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F63" w:rsidRDefault="00511969">
      <w:pPr>
        <w:rPr>
          <w:ins w:id="1" w:author="Claus" w:date="2018-12-19T20:08:00Z"/>
          <w:b/>
        </w:rPr>
        <w:pPrChange w:id="2" w:author="Claus" w:date="2018-12-19T18:38:00Z">
          <w:pPr>
            <w:pStyle w:val="Titel"/>
          </w:pPr>
        </w:pPrChange>
      </w:pPr>
      <w:del w:id="3" w:author="Claus" w:date="2018-12-19T20:43:00Z">
        <w:r w:rsidDel="00CD0742">
          <w:delText>Fog trælast (carport afd.)</w:delText>
        </w:r>
      </w:del>
    </w:p>
    <w:p w:rsidR="00CD0742" w:rsidRDefault="00CD0742" w:rsidP="00CD0742">
      <w:pPr>
        <w:rPr>
          <w:ins w:id="4" w:author="Claus" w:date="2018-12-19T20:46:00Z"/>
          <w:rFonts w:asciiTheme="majorHAnsi" w:hAnsiTheme="majorHAnsi"/>
          <w:b/>
          <w:color w:val="17365D" w:themeColor="text2" w:themeShade="BF"/>
          <w:sz w:val="72"/>
          <w:szCs w:val="72"/>
        </w:rPr>
        <w:pPrChange w:id="5" w:author="Claus" w:date="2018-12-19T20:44:00Z">
          <w:pPr>
            <w:pStyle w:val="Titel"/>
          </w:pPr>
        </w:pPrChange>
      </w:pPr>
    </w:p>
    <w:p w:rsidR="00CD0742" w:rsidRDefault="00CD0742" w:rsidP="00CD0742">
      <w:pPr>
        <w:rPr>
          <w:ins w:id="6" w:author="Claus" w:date="2018-12-19T20:47:00Z"/>
          <w:rFonts w:asciiTheme="majorHAnsi" w:hAnsiTheme="majorHAnsi"/>
          <w:b/>
          <w:color w:val="17365D" w:themeColor="text2" w:themeShade="BF"/>
          <w:sz w:val="72"/>
          <w:szCs w:val="72"/>
        </w:rPr>
        <w:pPrChange w:id="7" w:author="Claus" w:date="2018-12-19T20:44:00Z">
          <w:pPr>
            <w:pStyle w:val="Titel"/>
          </w:pPr>
        </w:pPrChange>
      </w:pPr>
    </w:p>
    <w:p w:rsidR="00CD0742" w:rsidRDefault="00CD0742" w:rsidP="00CD0742">
      <w:pPr>
        <w:rPr>
          <w:ins w:id="8" w:author="Claus" w:date="2018-12-19T20:46:00Z"/>
          <w:rFonts w:asciiTheme="majorHAnsi" w:hAnsiTheme="majorHAnsi"/>
          <w:b/>
          <w:color w:val="17365D" w:themeColor="text2" w:themeShade="BF"/>
          <w:sz w:val="72"/>
          <w:szCs w:val="72"/>
        </w:rPr>
        <w:pPrChange w:id="9" w:author="Claus" w:date="2018-12-19T20:44:00Z">
          <w:pPr>
            <w:pStyle w:val="Titel"/>
          </w:pPr>
        </w:pPrChange>
      </w:pPr>
    </w:p>
    <w:p w:rsidR="0007288B" w:rsidRPr="00CD0742" w:rsidRDefault="00CD0742" w:rsidP="00CD0742">
      <w:pPr>
        <w:jc w:val="center"/>
        <w:rPr>
          <w:ins w:id="10" w:author="Claus" w:date="2018-12-19T20:47:00Z"/>
          <w:rFonts w:ascii="Bahnschrift SemiBold" w:hAnsi="Bahnschrift SemiBold"/>
          <w:b/>
          <w:color w:val="17365D" w:themeColor="text2" w:themeShade="BF"/>
          <w:sz w:val="72"/>
          <w:szCs w:val="72"/>
          <w:rPrChange w:id="11" w:author="Claus" w:date="2018-12-19T20:48:00Z">
            <w:rPr>
              <w:ins w:id="12" w:author="Claus" w:date="2018-12-19T20:47:00Z"/>
              <w:b/>
              <w:sz w:val="72"/>
              <w:szCs w:val="72"/>
            </w:rPr>
          </w:rPrChange>
        </w:rPr>
        <w:pPrChange w:id="13" w:author="Claus" w:date="2018-12-19T20:46:00Z">
          <w:pPr>
            <w:pStyle w:val="Titel"/>
          </w:pPr>
        </w:pPrChange>
      </w:pPr>
      <w:ins w:id="14" w:author="Claus" w:date="2018-12-19T20:42:00Z">
        <w:r w:rsidRPr="00CD0742">
          <w:rPr>
            <w:rFonts w:ascii="Bahnschrift SemiBold" w:hAnsi="Bahnschrift SemiBold"/>
            <w:b/>
            <w:color w:val="17365D" w:themeColor="text2" w:themeShade="BF"/>
            <w:sz w:val="72"/>
            <w:szCs w:val="72"/>
            <w:rPrChange w:id="15" w:author="Claus" w:date="2018-12-19T20:48:00Z">
              <w:rPr>
                <w:b/>
              </w:rPr>
            </w:rPrChange>
          </w:rPr>
          <w:t>Fog tr</w:t>
        </w:r>
      </w:ins>
      <w:ins w:id="16" w:author="Claus" w:date="2018-12-19T20:43:00Z">
        <w:r w:rsidRPr="00CD0742">
          <w:rPr>
            <w:rFonts w:ascii="Bahnschrift SemiBold" w:hAnsi="Bahnschrift SemiBold"/>
            <w:b/>
            <w:color w:val="17365D" w:themeColor="text2" w:themeShade="BF"/>
            <w:sz w:val="72"/>
            <w:szCs w:val="72"/>
            <w:rPrChange w:id="17" w:author="Claus" w:date="2018-12-19T20:48:00Z">
              <w:rPr>
                <w:b/>
              </w:rPr>
            </w:rPrChange>
          </w:rPr>
          <w:t>ælast (carport afd.)</w:t>
        </w:r>
      </w:ins>
    </w:p>
    <w:p w:rsidR="00CD0742" w:rsidRDefault="00CD0742" w:rsidP="00CD0742">
      <w:pPr>
        <w:jc w:val="center"/>
        <w:rPr>
          <w:ins w:id="18" w:author="Claus" w:date="2018-12-19T20:47:00Z"/>
          <w:rFonts w:asciiTheme="majorHAnsi" w:hAnsiTheme="majorHAnsi"/>
          <w:b/>
          <w:color w:val="17365D" w:themeColor="text2" w:themeShade="BF"/>
          <w:sz w:val="72"/>
          <w:szCs w:val="72"/>
        </w:rPr>
        <w:pPrChange w:id="19" w:author="Claus" w:date="2018-12-19T20:46:00Z">
          <w:pPr>
            <w:pStyle w:val="Titel"/>
          </w:pPr>
        </w:pPrChange>
      </w:pPr>
    </w:p>
    <w:p w:rsidR="00CD0742" w:rsidRDefault="00CD0742" w:rsidP="00CD0742">
      <w:pPr>
        <w:jc w:val="center"/>
        <w:rPr>
          <w:ins w:id="20" w:author="Claus" w:date="2018-12-19T20:45:00Z"/>
          <w:rFonts w:asciiTheme="majorHAnsi" w:hAnsiTheme="majorHAnsi"/>
          <w:b/>
          <w:color w:val="17365D" w:themeColor="text2" w:themeShade="BF"/>
          <w:sz w:val="72"/>
          <w:szCs w:val="72"/>
        </w:rPr>
        <w:pPrChange w:id="21" w:author="Claus" w:date="2018-12-19T20:46:00Z">
          <w:pPr>
            <w:pStyle w:val="Titel"/>
          </w:pPr>
        </w:pPrChange>
      </w:pPr>
    </w:p>
    <w:p w:rsidR="00CD0742" w:rsidRDefault="00CD0742" w:rsidP="00CD0742">
      <w:pPr>
        <w:rPr>
          <w:ins w:id="22" w:author="Claus" w:date="2018-12-19T20:11:00Z"/>
          <w:b/>
        </w:rPr>
        <w:pPrChange w:id="23" w:author="Claus" w:date="2018-12-19T20:44:00Z">
          <w:pPr>
            <w:pStyle w:val="Titel"/>
          </w:pPr>
        </w:pPrChange>
      </w:pPr>
    </w:p>
    <w:p w:rsidR="0007288B" w:rsidRPr="00CD0742" w:rsidRDefault="003775B7">
      <w:pPr>
        <w:rPr>
          <w:ins w:id="24" w:author="Claus" w:date="2018-12-19T20:12:00Z"/>
          <w:rFonts w:ascii="Bahnschrift SemiBold" w:hAnsi="Bahnschrift SemiBold"/>
          <w:b/>
          <w:sz w:val="30"/>
          <w:szCs w:val="30"/>
          <w:rPrChange w:id="25" w:author="Claus" w:date="2018-12-19T20:48:00Z">
            <w:rPr>
              <w:ins w:id="26" w:author="Claus" w:date="2018-12-19T20:12:00Z"/>
              <w:b/>
            </w:rPr>
          </w:rPrChange>
        </w:rPr>
        <w:pPrChange w:id="27" w:author="Claus" w:date="2018-12-19T18:38:00Z">
          <w:pPr>
            <w:pStyle w:val="Titel"/>
          </w:pPr>
        </w:pPrChange>
      </w:pPr>
      <w:ins w:id="28" w:author="Claus" w:date="2018-12-19T20:12:00Z">
        <w:r w:rsidRPr="00CD0742">
          <w:rPr>
            <w:rFonts w:ascii="Bahnschrift SemiBold" w:hAnsi="Bahnschrift SemiBold"/>
            <w:b/>
            <w:sz w:val="30"/>
            <w:szCs w:val="30"/>
            <w:rPrChange w:id="29" w:author="Claus" w:date="2018-12-19T20:48:00Z">
              <w:rPr>
                <w:b/>
              </w:rPr>
            </w:rPrChange>
          </w:rPr>
          <w:t xml:space="preserve">Jesper Petersen </w:t>
        </w:r>
        <w:r w:rsidRPr="00CD0742">
          <w:rPr>
            <w:rFonts w:ascii="Bahnschrift SemiBold" w:hAnsi="Bahnschrift SemiBold"/>
            <w:b/>
            <w:sz w:val="30"/>
            <w:szCs w:val="30"/>
            <w:rPrChange w:id="30" w:author="Claus" w:date="2018-12-19T20:48:00Z">
              <w:rPr>
                <w:b/>
              </w:rPr>
            </w:rPrChange>
          </w:rPr>
          <w:fldChar w:fldCharType="begin"/>
        </w:r>
        <w:r w:rsidRPr="00CD0742">
          <w:rPr>
            <w:rFonts w:ascii="Bahnschrift SemiBold" w:hAnsi="Bahnschrift SemiBold"/>
            <w:b/>
            <w:sz w:val="30"/>
            <w:szCs w:val="30"/>
            <w:rPrChange w:id="31" w:author="Claus" w:date="2018-12-19T20:48:00Z">
              <w:rPr>
                <w:b/>
              </w:rPr>
            </w:rPrChange>
          </w:rPr>
          <w:instrText xml:space="preserve"> HYPERLINK "mailto:cph-jp284@cphbusiness.dk" </w:instrText>
        </w:r>
        <w:r w:rsidRPr="00CD0742">
          <w:rPr>
            <w:rFonts w:ascii="Bahnschrift SemiBold" w:hAnsi="Bahnschrift SemiBold"/>
            <w:b/>
            <w:sz w:val="30"/>
            <w:szCs w:val="30"/>
            <w:rPrChange w:id="32" w:author="Claus" w:date="2018-12-19T20:48:00Z">
              <w:rPr>
                <w:b/>
              </w:rPr>
            </w:rPrChange>
          </w:rPr>
          <w:fldChar w:fldCharType="separate"/>
        </w:r>
        <w:r w:rsidRPr="00CD0742">
          <w:rPr>
            <w:rStyle w:val="Hyperlink"/>
            <w:rFonts w:ascii="Bahnschrift SemiBold" w:hAnsi="Bahnschrift SemiBold"/>
            <w:b/>
            <w:sz w:val="30"/>
            <w:szCs w:val="30"/>
            <w:rPrChange w:id="33" w:author="Claus" w:date="2018-12-19T20:48:00Z">
              <w:rPr>
                <w:rStyle w:val="Hyperlink"/>
                <w:b/>
              </w:rPr>
            </w:rPrChange>
          </w:rPr>
          <w:t>cph-jp284@cphbusiness.dk</w:t>
        </w:r>
        <w:r w:rsidRPr="00CD0742">
          <w:rPr>
            <w:rFonts w:ascii="Bahnschrift SemiBold" w:hAnsi="Bahnschrift SemiBold"/>
            <w:b/>
            <w:sz w:val="30"/>
            <w:szCs w:val="30"/>
            <w:rPrChange w:id="34" w:author="Claus" w:date="2018-12-19T20:48:00Z">
              <w:rPr>
                <w:b/>
              </w:rPr>
            </w:rPrChange>
          </w:rPr>
          <w:fldChar w:fldCharType="end"/>
        </w:r>
      </w:ins>
    </w:p>
    <w:p w:rsidR="003775B7" w:rsidRPr="004B5B92" w:rsidRDefault="003775B7">
      <w:pPr>
        <w:rPr>
          <w:ins w:id="35" w:author="Claus" w:date="2018-12-19T20:12:00Z"/>
          <w:rFonts w:ascii="Bahnschrift SemiBold" w:hAnsi="Bahnschrift SemiBold"/>
          <w:b/>
          <w:sz w:val="30"/>
          <w:szCs w:val="30"/>
          <w:lang w:val="en-US"/>
          <w:rPrChange w:id="36" w:author="Claus" w:date="2018-12-19T20:59:00Z">
            <w:rPr>
              <w:ins w:id="37" w:author="Claus" w:date="2018-12-19T20:12:00Z"/>
              <w:b/>
            </w:rPr>
          </w:rPrChange>
        </w:rPr>
        <w:pPrChange w:id="38" w:author="Claus" w:date="2018-12-19T18:38:00Z">
          <w:pPr>
            <w:pStyle w:val="Titel"/>
          </w:pPr>
        </w:pPrChange>
      </w:pPr>
      <w:ins w:id="39" w:author="Claus" w:date="2018-12-19T20:12:00Z">
        <w:r w:rsidRPr="004B5B92">
          <w:rPr>
            <w:rFonts w:ascii="Bahnschrift SemiBold" w:hAnsi="Bahnschrift SemiBold"/>
            <w:b/>
            <w:sz w:val="30"/>
            <w:szCs w:val="30"/>
            <w:lang w:val="en-US"/>
            <w:rPrChange w:id="40" w:author="Claus" w:date="2018-12-19T20:59:00Z">
              <w:rPr>
                <w:b/>
              </w:rPr>
            </w:rPrChange>
          </w:rPr>
          <w:t xml:space="preserve">Claus Kramath </w:t>
        </w:r>
      </w:ins>
      <w:ins w:id="41" w:author="Claus" w:date="2018-12-19T20:13:00Z">
        <w:r w:rsidRPr="00CD0742">
          <w:rPr>
            <w:rFonts w:ascii="Bahnschrift SemiBold" w:hAnsi="Bahnschrift SemiBold"/>
            <w:b/>
            <w:sz w:val="30"/>
            <w:szCs w:val="30"/>
            <w:rPrChange w:id="42" w:author="Claus" w:date="2018-12-19T20:48:00Z">
              <w:rPr>
                <w:b/>
              </w:rPr>
            </w:rPrChange>
          </w:rPr>
          <w:fldChar w:fldCharType="begin"/>
        </w:r>
        <w:r w:rsidRPr="004B5B92">
          <w:rPr>
            <w:rFonts w:ascii="Bahnschrift SemiBold" w:hAnsi="Bahnschrift SemiBold"/>
            <w:b/>
            <w:sz w:val="30"/>
            <w:szCs w:val="30"/>
            <w:lang w:val="en-US"/>
            <w:rPrChange w:id="43" w:author="Claus" w:date="2018-12-19T20:59:00Z">
              <w:rPr>
                <w:b/>
              </w:rPr>
            </w:rPrChange>
          </w:rPr>
          <w:instrText xml:space="preserve"> HYPERLINK "mailto:</w:instrText>
        </w:r>
      </w:ins>
      <w:ins w:id="44" w:author="Claus" w:date="2018-12-19T20:12:00Z">
        <w:r w:rsidRPr="004B5B92">
          <w:rPr>
            <w:rFonts w:ascii="Bahnschrift SemiBold" w:hAnsi="Bahnschrift SemiBold"/>
            <w:b/>
            <w:sz w:val="30"/>
            <w:szCs w:val="30"/>
            <w:lang w:val="en-US"/>
            <w:rPrChange w:id="45" w:author="Claus" w:date="2018-12-19T20:59:00Z">
              <w:rPr>
                <w:b/>
              </w:rPr>
            </w:rPrChange>
          </w:rPr>
          <w:instrText>cph-ck83@cphbusiness.dk</w:instrText>
        </w:r>
      </w:ins>
      <w:ins w:id="46" w:author="Claus" w:date="2018-12-19T20:13:00Z">
        <w:r w:rsidRPr="004B5B92">
          <w:rPr>
            <w:rFonts w:ascii="Bahnschrift SemiBold" w:hAnsi="Bahnschrift SemiBold"/>
            <w:b/>
            <w:sz w:val="30"/>
            <w:szCs w:val="30"/>
            <w:lang w:val="en-US"/>
            <w:rPrChange w:id="47" w:author="Claus" w:date="2018-12-19T20:59:00Z">
              <w:rPr>
                <w:b/>
              </w:rPr>
            </w:rPrChange>
          </w:rPr>
          <w:instrText xml:space="preserve">" </w:instrText>
        </w:r>
        <w:r w:rsidRPr="00CD0742">
          <w:rPr>
            <w:rFonts w:ascii="Bahnschrift SemiBold" w:hAnsi="Bahnschrift SemiBold"/>
            <w:b/>
            <w:sz w:val="30"/>
            <w:szCs w:val="30"/>
            <w:rPrChange w:id="48" w:author="Claus" w:date="2018-12-19T20:48:00Z">
              <w:rPr>
                <w:b/>
              </w:rPr>
            </w:rPrChange>
          </w:rPr>
          <w:fldChar w:fldCharType="separate"/>
        </w:r>
      </w:ins>
      <w:ins w:id="49" w:author="Claus" w:date="2018-12-19T20:12:00Z">
        <w:r w:rsidRPr="004B5B92">
          <w:rPr>
            <w:rStyle w:val="Hyperlink"/>
            <w:rFonts w:ascii="Bahnschrift SemiBold" w:hAnsi="Bahnschrift SemiBold"/>
            <w:b/>
            <w:sz w:val="30"/>
            <w:szCs w:val="30"/>
            <w:lang w:val="en-US"/>
            <w:rPrChange w:id="50" w:author="Claus" w:date="2018-12-19T20:59:00Z">
              <w:rPr>
                <w:rStyle w:val="Hyperlink"/>
                <w:b/>
              </w:rPr>
            </w:rPrChange>
          </w:rPr>
          <w:t>cph-ck83@cphbusiness.dk</w:t>
        </w:r>
      </w:ins>
      <w:ins w:id="51" w:author="Claus" w:date="2018-12-19T20:13:00Z">
        <w:r w:rsidRPr="00CD0742">
          <w:rPr>
            <w:rFonts w:ascii="Bahnschrift SemiBold" w:hAnsi="Bahnschrift SemiBold"/>
            <w:b/>
            <w:sz w:val="30"/>
            <w:szCs w:val="30"/>
            <w:rPrChange w:id="52" w:author="Claus" w:date="2018-12-19T20:48:00Z">
              <w:rPr>
                <w:b/>
              </w:rPr>
            </w:rPrChange>
          </w:rPr>
          <w:fldChar w:fldCharType="end"/>
        </w:r>
      </w:ins>
    </w:p>
    <w:p w:rsidR="00CD0742" w:rsidRPr="004B5B92" w:rsidRDefault="00CD0742">
      <w:pPr>
        <w:rPr>
          <w:ins w:id="53" w:author="Claus" w:date="2018-12-19T20:46:00Z"/>
          <w:rFonts w:ascii="Bahnschrift SemiBold" w:hAnsi="Bahnschrift SemiBold"/>
          <w:b/>
          <w:lang w:val="en-US"/>
          <w:rPrChange w:id="54" w:author="Claus" w:date="2018-12-19T20:59:00Z">
            <w:rPr>
              <w:ins w:id="55" w:author="Claus" w:date="2018-12-19T20:46:00Z"/>
              <w:b/>
              <w:lang w:val="en-US"/>
            </w:rPr>
          </w:rPrChange>
        </w:rPr>
        <w:pPrChange w:id="56" w:author="Claus" w:date="2018-12-19T18:38:00Z">
          <w:pPr>
            <w:pStyle w:val="Titel"/>
          </w:pPr>
        </w:pPrChange>
      </w:pPr>
    </w:p>
    <w:p w:rsidR="003775B7" w:rsidRPr="00CD0742" w:rsidRDefault="003775B7">
      <w:pPr>
        <w:rPr>
          <w:ins w:id="57" w:author="Claus" w:date="2018-12-19T20:13:00Z"/>
          <w:rFonts w:ascii="Bahnschrift SemiBold" w:hAnsi="Bahnschrift SemiBold"/>
          <w:b/>
          <w:sz w:val="30"/>
          <w:szCs w:val="30"/>
          <w:lang w:val="en-US"/>
          <w:rPrChange w:id="58" w:author="Claus" w:date="2018-12-19T20:52:00Z">
            <w:rPr>
              <w:ins w:id="59" w:author="Claus" w:date="2018-12-19T20:13:00Z"/>
              <w:b/>
              <w:lang w:val="en-US"/>
            </w:rPr>
          </w:rPrChange>
        </w:rPr>
        <w:pPrChange w:id="60" w:author="Claus" w:date="2018-12-19T18:38:00Z">
          <w:pPr>
            <w:pStyle w:val="Titel"/>
          </w:pPr>
        </w:pPrChange>
      </w:pPr>
      <w:ins w:id="61" w:author="Claus" w:date="2018-12-19T20:13:00Z">
        <w:r w:rsidRPr="00CD0742">
          <w:rPr>
            <w:rFonts w:ascii="Bahnschrift SemiBold" w:hAnsi="Bahnschrift SemiBold"/>
            <w:b/>
            <w:sz w:val="30"/>
            <w:szCs w:val="30"/>
            <w:lang w:val="en-US"/>
            <w:rPrChange w:id="62" w:author="Claus" w:date="2018-12-19T20:52:00Z">
              <w:rPr>
                <w:b/>
              </w:rPr>
            </w:rPrChange>
          </w:rPr>
          <w:t xml:space="preserve">Github repo: </w:t>
        </w:r>
        <w:r w:rsidRPr="00CD0742">
          <w:rPr>
            <w:rFonts w:ascii="Bahnschrift SemiBold" w:hAnsi="Bahnschrift SemiBold"/>
            <w:b/>
            <w:sz w:val="30"/>
            <w:szCs w:val="30"/>
            <w:lang w:val="en-US"/>
            <w:rPrChange w:id="63" w:author="Claus" w:date="2018-12-19T20:48:00Z">
              <w:rPr>
                <w:b/>
                <w:lang w:val="en-US"/>
              </w:rPr>
            </w:rPrChange>
          </w:rPr>
          <w:fldChar w:fldCharType="begin"/>
        </w:r>
        <w:r w:rsidRPr="00CD0742">
          <w:rPr>
            <w:rFonts w:ascii="Bahnschrift SemiBold" w:hAnsi="Bahnschrift SemiBold"/>
            <w:b/>
            <w:sz w:val="30"/>
            <w:szCs w:val="30"/>
            <w:lang w:val="en-US"/>
            <w:rPrChange w:id="64" w:author="Claus" w:date="2018-12-19T20:52:00Z">
              <w:rPr>
                <w:b/>
                <w:lang w:val="en-US"/>
              </w:rPr>
            </w:rPrChange>
          </w:rPr>
          <w:instrText xml:space="preserve"> HYPERLINK "https://github.com/CK2800/Fog" </w:instrText>
        </w:r>
        <w:r w:rsidRPr="00CD0742">
          <w:rPr>
            <w:rFonts w:ascii="Bahnschrift SemiBold" w:hAnsi="Bahnschrift SemiBold"/>
            <w:b/>
            <w:sz w:val="30"/>
            <w:szCs w:val="30"/>
            <w:lang w:val="en-US"/>
            <w:rPrChange w:id="65" w:author="Claus" w:date="2018-12-19T20:48:00Z">
              <w:rPr>
                <w:b/>
                <w:lang w:val="en-US"/>
              </w:rPr>
            </w:rPrChange>
          </w:rPr>
          <w:fldChar w:fldCharType="separate"/>
        </w:r>
        <w:r w:rsidRPr="00CD0742">
          <w:rPr>
            <w:rStyle w:val="Hyperlink"/>
            <w:rFonts w:ascii="Bahnschrift SemiBold" w:hAnsi="Bahnschrift SemiBold"/>
            <w:b/>
            <w:sz w:val="30"/>
            <w:szCs w:val="30"/>
            <w:lang w:val="en-US"/>
            <w:rPrChange w:id="66" w:author="Claus" w:date="2018-12-19T20:52:00Z">
              <w:rPr>
                <w:b/>
              </w:rPr>
            </w:rPrChange>
          </w:rPr>
          <w:t>https://github.com/CK2800/Fog</w:t>
        </w:r>
        <w:r w:rsidRPr="00CD0742">
          <w:rPr>
            <w:rFonts w:ascii="Bahnschrift SemiBold" w:hAnsi="Bahnschrift SemiBold"/>
            <w:b/>
            <w:sz w:val="30"/>
            <w:szCs w:val="30"/>
            <w:lang w:val="en-US"/>
            <w:rPrChange w:id="67" w:author="Claus" w:date="2018-12-19T20:48:00Z">
              <w:rPr>
                <w:b/>
                <w:lang w:val="en-US"/>
              </w:rPr>
            </w:rPrChange>
          </w:rPr>
          <w:fldChar w:fldCharType="end"/>
        </w:r>
        <w:r w:rsidRPr="00CD0742">
          <w:rPr>
            <w:rFonts w:ascii="Bahnschrift SemiBold" w:hAnsi="Bahnschrift SemiBold"/>
            <w:b/>
            <w:sz w:val="30"/>
            <w:szCs w:val="30"/>
            <w:lang w:val="en-US"/>
            <w:rPrChange w:id="68" w:author="Claus" w:date="2018-12-19T20:52:00Z">
              <w:rPr>
                <w:b/>
                <w:lang w:val="en-US"/>
              </w:rPr>
            </w:rPrChange>
          </w:rPr>
          <w:t xml:space="preserve"> </w:t>
        </w:r>
      </w:ins>
    </w:p>
    <w:p w:rsidR="00CD0742" w:rsidRPr="00CD0742" w:rsidRDefault="00CD0742">
      <w:pPr>
        <w:rPr>
          <w:ins w:id="69" w:author="Claus" w:date="2018-12-19T20:47:00Z"/>
          <w:b/>
          <w:lang w:val="en-US"/>
          <w:rPrChange w:id="70" w:author="Claus" w:date="2018-12-19T20:52:00Z">
            <w:rPr>
              <w:ins w:id="71" w:author="Claus" w:date="2018-12-19T20:47:00Z"/>
              <w:b/>
            </w:rPr>
          </w:rPrChange>
        </w:rPr>
        <w:pPrChange w:id="72" w:author="Claus" w:date="2018-12-19T18:38:00Z">
          <w:pPr>
            <w:pStyle w:val="Titel"/>
          </w:pPr>
        </w:pPrChange>
      </w:pPr>
    </w:p>
    <w:p w:rsidR="00CD0742" w:rsidRPr="00CD0742" w:rsidRDefault="00CD0742">
      <w:pPr>
        <w:rPr>
          <w:ins w:id="73" w:author="Claus" w:date="2018-12-19T20:47:00Z"/>
          <w:b/>
          <w:lang w:val="en-US"/>
          <w:rPrChange w:id="74" w:author="Claus" w:date="2018-12-19T20:52:00Z">
            <w:rPr>
              <w:ins w:id="75" w:author="Claus" w:date="2018-12-19T20:47:00Z"/>
              <w:b/>
            </w:rPr>
          </w:rPrChange>
        </w:rPr>
        <w:pPrChange w:id="76" w:author="Claus" w:date="2018-12-19T18:38:00Z">
          <w:pPr>
            <w:pStyle w:val="Titel"/>
          </w:pPr>
        </w:pPrChange>
      </w:pPr>
    </w:p>
    <w:p w:rsidR="00CD0742" w:rsidRPr="00CD0742" w:rsidRDefault="004D79AE">
      <w:pPr>
        <w:rPr>
          <w:ins w:id="77" w:author="Claus" w:date="2018-12-19T20:46:00Z"/>
          <w:rPrChange w:id="78" w:author="Claus" w:date="2018-12-19T20:49:00Z">
            <w:rPr>
              <w:ins w:id="79" w:author="Claus" w:date="2018-12-19T20:46:00Z"/>
              <w:b/>
              <w:lang w:val="en-US"/>
            </w:rPr>
          </w:rPrChange>
        </w:rPr>
      </w:pPr>
      <w:ins w:id="80" w:author="Claus" w:date="2018-12-19T20:13:00Z">
        <w:r w:rsidRPr="00CD0742">
          <w:rPr>
            <w:rPrChange w:id="81" w:author="Claus" w:date="2018-12-19T20:49:00Z">
              <w:rPr>
                <w:b/>
                <w:lang w:val="en-US"/>
              </w:rPr>
            </w:rPrChange>
          </w:rPr>
          <w:t xml:space="preserve">Udarbejdet </w:t>
        </w:r>
      </w:ins>
      <w:ins w:id="82" w:author="Claus" w:date="2018-12-19T20:14:00Z">
        <w:r w:rsidRPr="00CD0742">
          <w:rPr>
            <w:rPrChange w:id="83" w:author="Claus" w:date="2018-12-19T20:49:00Z">
              <w:rPr>
                <w:b/>
                <w:lang w:val="en-US"/>
              </w:rPr>
            </w:rPrChange>
          </w:rPr>
          <w:t>12.11.2018 – 19.12.2018</w:t>
        </w:r>
      </w:ins>
      <w:ins w:id="84" w:author="Claus" w:date="2018-12-19T20:46:00Z">
        <w:r w:rsidR="00CD0742" w:rsidRPr="00CD0742">
          <w:rPr>
            <w:rPrChange w:id="85" w:author="Claus" w:date="2018-12-19T20:49:00Z">
              <w:rPr>
                <w:b/>
                <w:lang w:val="en-US"/>
              </w:rPr>
            </w:rPrChange>
          </w:rPr>
          <w:br w:type="page"/>
        </w:r>
      </w:ins>
    </w:p>
    <w:customXmlInsRangeStart w:id="86" w:author="Claus" w:date="2018-12-19T20:52:00Z"/>
    <w:sdt>
      <w:sdtPr>
        <w:id w:val="42223348"/>
        <w:docPartObj>
          <w:docPartGallery w:val="Table of Contents"/>
          <w:docPartUnique/>
        </w:docPartObj>
      </w:sdtPr>
      <w:sdtEndPr>
        <w:rPr>
          <w:rFonts w:asciiTheme="minorHAnsi" w:eastAsia="MS Mincho" w:hAnsiTheme="minorHAnsi" w:cstheme="minorBidi"/>
          <w:b w:val="0"/>
          <w:bCs w:val="0"/>
          <w:color w:val="auto"/>
          <w:sz w:val="22"/>
          <w:szCs w:val="22"/>
        </w:rPr>
      </w:sdtEndPr>
      <w:sdtContent>
        <w:customXmlInsRangeEnd w:id="86"/>
        <w:p w:rsidR="00CD0742" w:rsidRDefault="00CD0742">
          <w:pPr>
            <w:pStyle w:val="Overskrift"/>
            <w:rPr>
              <w:ins w:id="87" w:author="Claus" w:date="2018-12-19T20:52:00Z"/>
            </w:rPr>
          </w:pPr>
          <w:ins w:id="88" w:author="Claus" w:date="2018-12-19T20:52:00Z">
            <w:r>
              <w:t>Indholdsfortegnelse</w:t>
            </w:r>
          </w:ins>
        </w:p>
        <w:p w:rsidR="00F249A6" w:rsidRDefault="00CD0742">
          <w:pPr>
            <w:pStyle w:val="Indholdsfortegnelse1"/>
            <w:tabs>
              <w:tab w:val="left" w:pos="440"/>
              <w:tab w:val="right" w:leader="dot" w:pos="9742"/>
            </w:tabs>
            <w:rPr>
              <w:ins w:id="89" w:author="Claus" w:date="2018-12-19T21:32:00Z"/>
              <w:rFonts w:eastAsiaTheme="minorEastAsia"/>
              <w:noProof/>
              <w:lang w:eastAsia="da-DK"/>
            </w:rPr>
          </w:pPr>
          <w:ins w:id="90" w:author="Claus" w:date="2018-12-19T20:52:00Z">
            <w:r>
              <w:fldChar w:fldCharType="begin"/>
            </w:r>
            <w:r>
              <w:instrText xml:space="preserve"> TOC \o "1-3" \h \z \u </w:instrText>
            </w:r>
            <w:r>
              <w:fldChar w:fldCharType="separate"/>
            </w:r>
          </w:ins>
          <w:ins w:id="91" w:author="Claus" w:date="2018-12-19T21:32:00Z">
            <w:r w:rsidR="00F249A6" w:rsidRPr="005E21FF">
              <w:rPr>
                <w:rStyle w:val="Hyperlink"/>
                <w:noProof/>
              </w:rPr>
              <w:fldChar w:fldCharType="begin"/>
            </w:r>
            <w:r w:rsidR="00F249A6" w:rsidRPr="005E21FF">
              <w:rPr>
                <w:rStyle w:val="Hyperlink"/>
                <w:noProof/>
              </w:rPr>
              <w:instrText xml:space="preserve"> </w:instrText>
            </w:r>
            <w:r w:rsidR="00F249A6">
              <w:rPr>
                <w:noProof/>
              </w:rPr>
              <w:instrText>HYPERLINK \l "_Toc533018463"</w:instrText>
            </w:r>
            <w:r w:rsidR="00F249A6" w:rsidRPr="005E21FF">
              <w:rPr>
                <w:rStyle w:val="Hyperlink"/>
                <w:noProof/>
              </w:rPr>
              <w:instrText xml:space="preserve"> </w:instrText>
            </w:r>
            <w:r w:rsidR="00F249A6" w:rsidRPr="005E21FF">
              <w:rPr>
                <w:rStyle w:val="Hyperlink"/>
                <w:noProof/>
              </w:rPr>
            </w:r>
            <w:r w:rsidR="00F249A6" w:rsidRPr="005E21FF">
              <w:rPr>
                <w:rStyle w:val="Hyperlink"/>
                <w:noProof/>
              </w:rPr>
              <w:fldChar w:fldCharType="separate"/>
            </w:r>
            <w:r w:rsidR="00F249A6" w:rsidRPr="005E21FF">
              <w:rPr>
                <w:rStyle w:val="Hyperlink"/>
                <w:noProof/>
              </w:rPr>
              <w:t>1</w:t>
            </w:r>
            <w:r w:rsidR="00F249A6">
              <w:rPr>
                <w:rFonts w:eastAsiaTheme="minorEastAsia"/>
                <w:noProof/>
                <w:lang w:eastAsia="da-DK"/>
              </w:rPr>
              <w:tab/>
            </w:r>
            <w:r w:rsidR="00F249A6" w:rsidRPr="005E21FF">
              <w:rPr>
                <w:rStyle w:val="Hyperlink"/>
                <w:noProof/>
              </w:rPr>
              <w:t>Indledning</w:t>
            </w:r>
            <w:r w:rsidR="00F249A6">
              <w:rPr>
                <w:noProof/>
                <w:webHidden/>
              </w:rPr>
              <w:tab/>
            </w:r>
            <w:r w:rsidR="00F249A6">
              <w:rPr>
                <w:noProof/>
                <w:webHidden/>
              </w:rPr>
              <w:fldChar w:fldCharType="begin"/>
            </w:r>
            <w:r w:rsidR="00F249A6">
              <w:rPr>
                <w:noProof/>
                <w:webHidden/>
              </w:rPr>
              <w:instrText xml:space="preserve"> PAGEREF _Toc533018463 \h </w:instrText>
            </w:r>
            <w:r w:rsidR="00F249A6">
              <w:rPr>
                <w:noProof/>
                <w:webHidden/>
              </w:rPr>
            </w:r>
          </w:ins>
          <w:r w:rsidR="00F249A6">
            <w:rPr>
              <w:noProof/>
              <w:webHidden/>
            </w:rPr>
            <w:fldChar w:fldCharType="separate"/>
          </w:r>
          <w:ins w:id="92" w:author="Claus" w:date="2018-12-19T21:32:00Z">
            <w:r w:rsidR="00F249A6">
              <w:rPr>
                <w:noProof/>
                <w:webHidden/>
              </w:rPr>
              <w:t>5</w:t>
            </w:r>
            <w:r w:rsidR="00F249A6">
              <w:rPr>
                <w:noProof/>
                <w:webHidden/>
              </w:rPr>
              <w:fldChar w:fldCharType="end"/>
            </w:r>
            <w:r w:rsidR="00F249A6" w:rsidRPr="005E21FF">
              <w:rPr>
                <w:rStyle w:val="Hyperlink"/>
                <w:noProof/>
              </w:rPr>
              <w:fldChar w:fldCharType="end"/>
            </w:r>
          </w:ins>
        </w:p>
        <w:p w:rsidR="00F249A6" w:rsidRDefault="00F249A6">
          <w:pPr>
            <w:pStyle w:val="Indholdsfortegnelse2"/>
            <w:tabs>
              <w:tab w:val="left" w:pos="880"/>
              <w:tab w:val="right" w:leader="dot" w:pos="9742"/>
            </w:tabs>
            <w:rPr>
              <w:ins w:id="93" w:author="Claus" w:date="2018-12-19T21:32:00Z"/>
              <w:rFonts w:eastAsiaTheme="minorEastAsia"/>
              <w:noProof/>
              <w:lang w:eastAsia="da-DK"/>
            </w:rPr>
          </w:pPr>
          <w:ins w:id="94"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"_Toc533018464"</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1.1</w:t>
            </w:r>
            <w:r>
              <w:rPr>
                <w:rFonts w:eastAsiaTheme="minorEastAsia"/>
                <w:noProof/>
                <w:lang w:eastAsia="da-DK"/>
              </w:rPr>
              <w:tab/>
            </w:r>
            <w:r w:rsidRPr="005E21FF">
              <w:rPr>
                <w:rStyle w:val="Hyperlink"/>
                <w:noProof/>
              </w:rPr>
              <w:t>Baggrund</w:t>
            </w:r>
            <w:r>
              <w:rPr>
                <w:noProof/>
                <w:webHidden/>
              </w:rPr>
              <w:tab/>
            </w:r>
            <w:r>
              <w:rPr>
                <w:noProof/>
                <w:webHidden/>
              </w:rPr>
              <w:fldChar w:fldCharType="begin"/>
            </w:r>
            <w:r>
              <w:rPr>
                <w:noProof/>
                <w:webHidden/>
              </w:rPr>
              <w:instrText xml:space="preserve"> PAGEREF _Toc533018464 \h </w:instrText>
            </w:r>
            <w:r>
              <w:rPr>
                <w:noProof/>
                <w:webHidden/>
              </w:rPr>
            </w:r>
          </w:ins>
          <w:r>
            <w:rPr>
              <w:noProof/>
              <w:webHidden/>
            </w:rPr>
            <w:fldChar w:fldCharType="separate"/>
          </w:r>
          <w:ins w:id="95" w:author="Claus" w:date="2018-12-19T21:32:00Z">
            <w:r>
              <w:rPr>
                <w:noProof/>
                <w:webHidden/>
              </w:rPr>
              <w:t>5</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96" w:author="Claus" w:date="2018-12-19T21:32:00Z"/>
              <w:rFonts w:eastAsiaTheme="minorEastAsia"/>
              <w:noProof/>
              <w:lang w:eastAsia="da-DK"/>
            </w:rPr>
          </w:pPr>
          <w:ins w:id="97"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"_Toc533018465"</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2</w:t>
            </w:r>
            <w:r>
              <w:rPr>
                <w:rFonts w:eastAsiaTheme="minorEastAsia"/>
                <w:noProof/>
                <w:lang w:eastAsia="da-DK"/>
              </w:rPr>
              <w:tab/>
            </w:r>
            <w:r w:rsidRPr="005E21FF">
              <w:rPr>
                <w:rStyle w:val="Hyperlink"/>
                <w:noProof/>
              </w:rPr>
              <w:t>Interessentanalyse</w:t>
            </w:r>
            <w:r>
              <w:rPr>
                <w:noProof/>
                <w:webHidden/>
              </w:rPr>
              <w:tab/>
            </w:r>
            <w:r>
              <w:rPr>
                <w:noProof/>
                <w:webHidden/>
              </w:rPr>
              <w:fldChar w:fldCharType="begin"/>
            </w:r>
            <w:r>
              <w:rPr>
                <w:noProof/>
                <w:webHidden/>
              </w:rPr>
              <w:instrText xml:space="preserve"> PAGEREF _Toc533018465 \h </w:instrText>
            </w:r>
            <w:r>
              <w:rPr>
                <w:noProof/>
                <w:webHidden/>
              </w:rPr>
            </w:r>
          </w:ins>
          <w:r>
            <w:rPr>
              <w:noProof/>
              <w:webHidden/>
            </w:rPr>
            <w:fldChar w:fldCharType="separate"/>
          </w:r>
          <w:ins w:id="98" w:author="Claus" w:date="2018-12-19T21:32:00Z">
            <w:r>
              <w:rPr>
                <w:noProof/>
                <w:webHidden/>
              </w:rPr>
              <w:t>6</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99" w:author="Claus" w:date="2018-12-19T21:32:00Z"/>
              <w:rFonts w:eastAsiaTheme="minorEastAsia"/>
              <w:noProof/>
              <w:lang w:eastAsia="da-DK"/>
            </w:rPr>
          </w:pPr>
          <w:ins w:id="100"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"_Toc533018466"</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3</w:t>
            </w:r>
            <w:r>
              <w:rPr>
                <w:rFonts w:eastAsiaTheme="minorEastAsia"/>
                <w:noProof/>
                <w:lang w:eastAsia="da-DK"/>
              </w:rPr>
              <w:tab/>
            </w:r>
            <w:r w:rsidRPr="005E21FF">
              <w:rPr>
                <w:rStyle w:val="Hyperlink"/>
                <w:noProof/>
              </w:rPr>
              <w:t>SWOT-analyser</w:t>
            </w:r>
            <w:r>
              <w:rPr>
                <w:noProof/>
                <w:webHidden/>
              </w:rPr>
              <w:tab/>
            </w:r>
            <w:r>
              <w:rPr>
                <w:noProof/>
                <w:webHidden/>
              </w:rPr>
              <w:fldChar w:fldCharType="begin"/>
            </w:r>
            <w:r>
              <w:rPr>
                <w:noProof/>
                <w:webHidden/>
              </w:rPr>
              <w:instrText xml:space="preserve"> PAGEREF _Toc533018466 \h </w:instrText>
            </w:r>
            <w:r>
              <w:rPr>
                <w:noProof/>
                <w:webHidden/>
              </w:rPr>
            </w:r>
          </w:ins>
          <w:r>
            <w:rPr>
              <w:noProof/>
              <w:webHidden/>
            </w:rPr>
            <w:fldChar w:fldCharType="separate"/>
          </w:r>
          <w:ins w:id="101" w:author="Claus" w:date="2018-12-19T21:32:00Z">
            <w:r>
              <w:rPr>
                <w:noProof/>
                <w:webHidden/>
              </w:rPr>
              <w:t>7</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102" w:author="Claus" w:date="2018-12-19T21:32:00Z"/>
              <w:rFonts w:eastAsiaTheme="minorEastAsia"/>
              <w:noProof/>
              <w:lang w:eastAsia="da-DK"/>
            </w:rPr>
          </w:pPr>
          <w:ins w:id="103"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"_Toc533018467"</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w:t>
            </w:r>
            <w:r>
              <w:rPr>
                <w:rFonts w:eastAsiaTheme="minorEastAsia"/>
                <w:noProof/>
                <w:lang w:eastAsia="da-DK"/>
              </w:rPr>
              <w:tab/>
            </w:r>
            <w:r w:rsidRPr="005E21FF">
              <w:rPr>
                <w:rStyle w:val="Hyperlink"/>
                <w:noProof/>
              </w:rPr>
              <w:t>Formål</w:t>
            </w:r>
            <w:r>
              <w:rPr>
                <w:noProof/>
                <w:webHidden/>
              </w:rPr>
              <w:tab/>
            </w:r>
            <w:r>
              <w:rPr>
                <w:noProof/>
                <w:webHidden/>
              </w:rPr>
              <w:fldChar w:fldCharType="begin"/>
            </w:r>
            <w:r>
              <w:rPr>
                <w:noProof/>
                <w:webHidden/>
              </w:rPr>
              <w:instrText xml:space="preserve"> PAGEREF _Toc533018467 \h </w:instrText>
            </w:r>
            <w:r>
              <w:rPr>
                <w:noProof/>
                <w:webHidden/>
              </w:rPr>
            </w:r>
          </w:ins>
          <w:r>
            <w:rPr>
              <w:noProof/>
              <w:webHidden/>
            </w:rPr>
            <w:fldChar w:fldCharType="separate"/>
          </w:r>
          <w:ins w:id="104" w:author="Claus" w:date="2018-12-19T21:32:00Z">
            <w:r>
              <w:rPr>
                <w:noProof/>
                <w:webHidden/>
              </w:rPr>
              <w:t>8</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105" w:author="Claus" w:date="2018-12-19T21:32:00Z"/>
              <w:rFonts w:eastAsiaTheme="minorEastAsia"/>
              <w:noProof/>
              <w:lang w:eastAsia="da-DK"/>
            </w:rPr>
          </w:pPr>
          <w:ins w:id="106"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"_Toc533018468"</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5</w:t>
            </w:r>
            <w:r>
              <w:rPr>
                <w:rFonts w:eastAsiaTheme="minorEastAsia"/>
                <w:noProof/>
                <w:lang w:eastAsia="da-DK"/>
              </w:rPr>
              <w:tab/>
            </w:r>
            <w:r w:rsidRPr="005E21FF">
              <w:rPr>
                <w:rStyle w:val="Hyperlink"/>
                <w:noProof/>
              </w:rPr>
              <w:t>Mål</w:t>
            </w:r>
            <w:r>
              <w:rPr>
                <w:noProof/>
                <w:webHidden/>
              </w:rPr>
              <w:tab/>
            </w:r>
            <w:r>
              <w:rPr>
                <w:noProof/>
                <w:webHidden/>
              </w:rPr>
              <w:fldChar w:fldCharType="begin"/>
            </w:r>
            <w:r>
              <w:rPr>
                <w:noProof/>
                <w:webHidden/>
              </w:rPr>
              <w:instrText xml:space="preserve"> PAGEREF _Toc533018468 \h </w:instrText>
            </w:r>
            <w:r>
              <w:rPr>
                <w:noProof/>
                <w:webHidden/>
              </w:rPr>
            </w:r>
          </w:ins>
          <w:r>
            <w:rPr>
              <w:noProof/>
              <w:webHidden/>
            </w:rPr>
            <w:fldChar w:fldCharType="separate"/>
          </w:r>
          <w:ins w:id="107" w:author="Claus" w:date="2018-12-19T21:32:00Z">
            <w:r>
              <w:rPr>
                <w:noProof/>
                <w:webHidden/>
              </w:rPr>
              <w:t>8</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108" w:author="Claus" w:date="2018-12-19T21:32:00Z"/>
              <w:rFonts w:eastAsiaTheme="minorEastAsia"/>
              <w:noProof/>
              <w:lang w:eastAsia="da-DK"/>
            </w:rPr>
          </w:pPr>
          <w:ins w:id="109"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"_Toc533018470"</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6</w:t>
            </w:r>
            <w:r>
              <w:rPr>
                <w:rFonts w:eastAsiaTheme="minorEastAsia"/>
                <w:noProof/>
                <w:lang w:eastAsia="da-DK"/>
              </w:rPr>
              <w:tab/>
            </w:r>
            <w:r w:rsidRPr="005E21FF">
              <w:rPr>
                <w:rStyle w:val="Hyperlink"/>
                <w:noProof/>
              </w:rPr>
              <w:t>Teknologivalg</w:t>
            </w:r>
            <w:r>
              <w:rPr>
                <w:noProof/>
                <w:webHidden/>
              </w:rPr>
              <w:tab/>
            </w:r>
            <w:r>
              <w:rPr>
                <w:noProof/>
                <w:webHidden/>
              </w:rPr>
              <w:fldChar w:fldCharType="begin"/>
            </w:r>
            <w:r>
              <w:rPr>
                <w:noProof/>
                <w:webHidden/>
              </w:rPr>
              <w:instrText xml:space="preserve"> PAGEREF _Toc533018470 \h </w:instrText>
            </w:r>
            <w:r>
              <w:rPr>
                <w:noProof/>
                <w:webHidden/>
              </w:rPr>
            </w:r>
          </w:ins>
          <w:r>
            <w:rPr>
              <w:noProof/>
              <w:webHidden/>
            </w:rPr>
            <w:fldChar w:fldCharType="separate"/>
          </w:r>
          <w:ins w:id="110" w:author="Claus" w:date="2018-12-19T21:32:00Z">
            <w:r>
              <w:rPr>
                <w:noProof/>
                <w:webHidden/>
              </w:rPr>
              <w:t>9</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111" w:author="Claus" w:date="2018-12-19T21:32:00Z"/>
              <w:rFonts w:eastAsiaTheme="minorEastAsia"/>
              <w:noProof/>
              <w:lang w:eastAsia="da-DK"/>
            </w:rPr>
          </w:pPr>
          <w:ins w:id="112"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"_Toc533018472"</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7</w:t>
            </w:r>
            <w:r>
              <w:rPr>
                <w:rFonts w:eastAsiaTheme="minorEastAsia"/>
                <w:noProof/>
                <w:lang w:eastAsia="da-DK"/>
              </w:rPr>
              <w:tab/>
            </w:r>
            <w:r w:rsidRPr="005E21FF">
              <w:rPr>
                <w:rStyle w:val="Hyperlink"/>
                <w:noProof/>
              </w:rPr>
              <w:t>Krav</w:t>
            </w:r>
            <w:r>
              <w:rPr>
                <w:noProof/>
                <w:webHidden/>
              </w:rPr>
              <w:tab/>
            </w:r>
            <w:r>
              <w:rPr>
                <w:noProof/>
                <w:webHidden/>
              </w:rPr>
              <w:fldChar w:fldCharType="begin"/>
            </w:r>
            <w:r>
              <w:rPr>
                <w:noProof/>
                <w:webHidden/>
              </w:rPr>
              <w:instrText xml:space="preserve"> PAGEREF _Toc533018472 \h </w:instrText>
            </w:r>
            <w:r>
              <w:rPr>
                <w:noProof/>
                <w:webHidden/>
              </w:rPr>
            </w:r>
          </w:ins>
          <w:r>
            <w:rPr>
              <w:noProof/>
              <w:webHidden/>
            </w:rPr>
            <w:fldChar w:fldCharType="separate"/>
          </w:r>
          <w:ins w:id="113" w:author="Claus" w:date="2018-12-19T21:32:00Z">
            <w:r>
              <w:rPr>
                <w:noProof/>
                <w:webHidden/>
              </w:rPr>
              <w:t>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14" w:author="Claus" w:date="2018-12-19T21:32:00Z"/>
              <w:rFonts w:eastAsiaTheme="minorEastAsia"/>
              <w:noProof/>
              <w:lang w:eastAsia="da-DK"/>
            </w:rPr>
          </w:pPr>
          <w:ins w:id="115"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"_Toc533018473"</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7.1</w:t>
            </w:r>
            <w:r>
              <w:rPr>
                <w:rFonts w:eastAsiaTheme="minorEastAsia"/>
                <w:noProof/>
                <w:lang w:eastAsia="da-DK"/>
              </w:rPr>
              <w:tab/>
            </w:r>
            <w:r w:rsidRPr="005E21FF">
              <w:rPr>
                <w:rStyle w:val="Hyperlink"/>
                <w:noProof/>
              </w:rPr>
              <w:t>Funktionelle krav</w:t>
            </w:r>
            <w:r>
              <w:rPr>
                <w:noProof/>
                <w:webHidden/>
              </w:rPr>
              <w:tab/>
            </w:r>
            <w:r>
              <w:rPr>
                <w:noProof/>
                <w:webHidden/>
              </w:rPr>
              <w:fldChar w:fldCharType="begin"/>
            </w:r>
            <w:r>
              <w:rPr>
                <w:noProof/>
                <w:webHidden/>
              </w:rPr>
              <w:instrText xml:space="preserve"> PAGEREF _Toc533018473 \h </w:instrText>
            </w:r>
            <w:r>
              <w:rPr>
                <w:noProof/>
                <w:webHidden/>
              </w:rPr>
            </w:r>
          </w:ins>
          <w:r>
            <w:rPr>
              <w:noProof/>
              <w:webHidden/>
            </w:rPr>
            <w:fldChar w:fldCharType="separate"/>
          </w:r>
          <w:ins w:id="116" w:author="Claus" w:date="2018-12-19T21:32:00Z">
            <w:r>
              <w:rPr>
                <w:noProof/>
                <w:webHidden/>
              </w:rPr>
              <w:t>9</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117" w:author="Claus" w:date="2018-12-19T21:32:00Z"/>
              <w:rFonts w:eastAsiaTheme="minorEastAsia"/>
              <w:noProof/>
              <w:lang w:eastAsia="da-DK"/>
            </w:rPr>
          </w:pPr>
          <w:ins w:id="118"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"_Toc533018474"</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8</w:t>
            </w:r>
            <w:r>
              <w:rPr>
                <w:rFonts w:eastAsiaTheme="minorEastAsia"/>
                <w:noProof/>
                <w:lang w:eastAsia="da-DK"/>
              </w:rPr>
              <w:tab/>
            </w:r>
            <w:r w:rsidRPr="005E21FF">
              <w:rPr>
                <w:rStyle w:val="Hyperlink"/>
                <w:noProof/>
              </w:rPr>
              <w:t>Domænemodel og ER diagram</w:t>
            </w:r>
            <w:r>
              <w:rPr>
                <w:noProof/>
                <w:webHidden/>
              </w:rPr>
              <w:tab/>
            </w:r>
            <w:r>
              <w:rPr>
                <w:noProof/>
                <w:webHidden/>
              </w:rPr>
              <w:fldChar w:fldCharType="begin"/>
            </w:r>
            <w:r>
              <w:rPr>
                <w:noProof/>
                <w:webHidden/>
              </w:rPr>
              <w:instrText xml:space="preserve"> PAGEREF _Toc533018474 \h </w:instrText>
            </w:r>
            <w:r>
              <w:rPr>
                <w:noProof/>
                <w:webHidden/>
              </w:rPr>
            </w:r>
          </w:ins>
          <w:r>
            <w:rPr>
              <w:noProof/>
              <w:webHidden/>
            </w:rPr>
            <w:fldChar w:fldCharType="separate"/>
          </w:r>
          <w:ins w:id="119" w:author="Claus" w:date="2018-12-19T21:32:00Z">
            <w:r>
              <w:rPr>
                <w:noProof/>
                <w:webHidden/>
              </w:rPr>
              <w:t>15</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20" w:author="Claus" w:date="2018-12-19T21:32:00Z"/>
              <w:rFonts w:eastAsiaTheme="minorEastAsia"/>
              <w:noProof/>
              <w:lang w:eastAsia="da-DK"/>
            </w:rPr>
          </w:pPr>
          <w:ins w:id="121"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"_Toc533018475"</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8.1</w:t>
            </w:r>
            <w:r>
              <w:rPr>
                <w:rFonts w:eastAsiaTheme="minorEastAsia"/>
                <w:noProof/>
                <w:lang w:eastAsia="da-DK"/>
              </w:rPr>
              <w:tab/>
            </w:r>
            <w:r w:rsidRPr="005E21FF">
              <w:rPr>
                <w:rStyle w:val="Hyperlink"/>
                <w:noProof/>
              </w:rPr>
              <w:t>Tabellerne.</w:t>
            </w:r>
            <w:r>
              <w:rPr>
                <w:noProof/>
                <w:webHidden/>
              </w:rPr>
              <w:tab/>
            </w:r>
            <w:r>
              <w:rPr>
                <w:noProof/>
                <w:webHidden/>
              </w:rPr>
              <w:fldChar w:fldCharType="begin"/>
            </w:r>
            <w:r>
              <w:rPr>
                <w:noProof/>
                <w:webHidden/>
              </w:rPr>
              <w:instrText xml:space="preserve"> PAGEREF _Toc533018475 \h </w:instrText>
            </w:r>
            <w:r>
              <w:rPr>
                <w:noProof/>
                <w:webHidden/>
              </w:rPr>
            </w:r>
          </w:ins>
          <w:r>
            <w:rPr>
              <w:noProof/>
              <w:webHidden/>
            </w:rPr>
            <w:fldChar w:fldCharType="separate"/>
          </w:r>
          <w:ins w:id="122" w:author="Claus" w:date="2018-12-19T21:32:00Z">
            <w:r>
              <w:rPr>
                <w:noProof/>
                <w:webHidden/>
              </w:rPr>
              <w:t>18</w:t>
            </w:r>
            <w:r>
              <w:rPr>
                <w:noProof/>
                <w:webHidden/>
              </w:rPr>
              <w:fldChar w:fldCharType="end"/>
            </w:r>
            <w:r w:rsidRPr="005E21FF">
              <w:rPr>
                <w:rStyle w:val="Hyperlink"/>
                <w:noProof/>
              </w:rPr>
              <w:fldChar w:fldCharType="end"/>
            </w:r>
          </w:ins>
        </w:p>
        <w:p w:rsidR="00F249A6" w:rsidRDefault="00F249A6">
          <w:pPr>
            <w:pStyle w:val="Indholdsfortegnelse3"/>
            <w:tabs>
              <w:tab w:val="left" w:pos="1320"/>
              <w:tab w:val="right" w:leader="dot" w:pos="9742"/>
            </w:tabs>
            <w:rPr>
              <w:ins w:id="123" w:author="Claus" w:date="2018-12-19T21:32:00Z"/>
              <w:rFonts w:eastAsiaTheme="minorEastAsia"/>
              <w:noProof/>
              <w:lang w:eastAsia="da-DK"/>
            </w:rPr>
          </w:pPr>
          <w:ins w:id="124"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"_Toc533018476"</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8.1.1</w:t>
            </w:r>
            <w:r>
              <w:rPr>
                <w:rFonts w:eastAsiaTheme="minorEastAsia"/>
                <w:noProof/>
                <w:lang w:eastAsia="da-DK"/>
              </w:rPr>
              <w:tab/>
            </w:r>
            <w:r w:rsidRPr="005E21FF">
              <w:rPr>
                <w:rStyle w:val="Hyperlink"/>
                <w:noProof/>
              </w:rPr>
              <w:t>Begrænsninger.</w:t>
            </w:r>
            <w:r>
              <w:rPr>
                <w:noProof/>
                <w:webHidden/>
              </w:rPr>
              <w:tab/>
            </w:r>
            <w:r>
              <w:rPr>
                <w:noProof/>
                <w:webHidden/>
              </w:rPr>
              <w:fldChar w:fldCharType="begin"/>
            </w:r>
            <w:r>
              <w:rPr>
                <w:noProof/>
                <w:webHidden/>
              </w:rPr>
              <w:instrText xml:space="preserve"> PAGEREF _Toc533018476 \h </w:instrText>
            </w:r>
            <w:r>
              <w:rPr>
                <w:noProof/>
                <w:webHidden/>
              </w:rPr>
            </w:r>
          </w:ins>
          <w:r>
            <w:rPr>
              <w:noProof/>
              <w:webHidden/>
            </w:rPr>
            <w:fldChar w:fldCharType="separate"/>
          </w:r>
          <w:ins w:id="125" w:author="Claus" w:date="2018-12-19T21:32:00Z">
            <w:r>
              <w:rPr>
                <w:noProof/>
                <w:webHidden/>
              </w:rPr>
              <w:t>19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26" w:author="Claus" w:date="2018-12-19T21:32:00Z"/>
              <w:rFonts w:eastAsiaTheme="minorEastAsia"/>
              <w:noProof/>
              <w:lang w:eastAsia="da-DK"/>
            </w:rPr>
          </w:pPr>
          <w:ins w:id="127"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"_Toc533018477"</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8.2</w:t>
            </w:r>
            <w:r>
              <w:rPr>
                <w:rFonts w:eastAsiaTheme="minorEastAsia"/>
                <w:noProof/>
                <w:lang w:eastAsia="da-DK"/>
              </w:rPr>
              <w:tab/>
            </w:r>
            <w:r w:rsidRPr="005E21FF">
              <w:rPr>
                <w:rStyle w:val="Hyperlink"/>
                <w:noProof/>
              </w:rPr>
              <w:t>Videre optimering.</w:t>
            </w:r>
            <w:r>
              <w:rPr>
                <w:noProof/>
                <w:webHidden/>
              </w:rPr>
              <w:tab/>
            </w:r>
            <w:r>
              <w:rPr>
                <w:noProof/>
                <w:webHidden/>
              </w:rPr>
              <w:fldChar w:fldCharType="begin"/>
            </w:r>
            <w:r>
              <w:rPr>
                <w:noProof/>
                <w:webHidden/>
              </w:rPr>
              <w:instrText xml:space="preserve"> PAGEREF _Toc533018477 \h </w:instrText>
            </w:r>
            <w:r>
              <w:rPr>
                <w:noProof/>
                <w:webHidden/>
              </w:rPr>
            </w:r>
          </w:ins>
          <w:r>
            <w:rPr>
              <w:noProof/>
              <w:webHidden/>
            </w:rPr>
            <w:fldChar w:fldCharType="separate"/>
          </w:r>
          <w:ins w:id="128" w:author="Claus" w:date="2018-12-19T21:32:00Z">
            <w:r>
              <w:rPr>
                <w:noProof/>
                <w:webHidden/>
              </w:rPr>
              <w:t>21</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129" w:author="Claus" w:date="2018-12-19T21:32:00Z"/>
              <w:rFonts w:eastAsiaTheme="minorEastAsia"/>
              <w:noProof/>
              <w:lang w:eastAsia="da-DK"/>
            </w:rPr>
          </w:pPr>
          <w:ins w:id="130"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"_Toc533018478"</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9</w:t>
            </w:r>
            <w:r>
              <w:rPr>
                <w:rFonts w:eastAsiaTheme="minorEastAsia"/>
                <w:noProof/>
                <w:lang w:eastAsia="da-DK"/>
              </w:rPr>
              <w:tab/>
            </w:r>
            <w:r w:rsidRPr="005E21FF">
              <w:rPr>
                <w:rStyle w:val="Hyperlink"/>
                <w:noProof/>
              </w:rPr>
              <w:t>Navigationsdiagram</w:t>
            </w:r>
            <w:r>
              <w:rPr>
                <w:noProof/>
                <w:webHidden/>
              </w:rPr>
              <w:tab/>
            </w:r>
            <w:r>
              <w:rPr>
                <w:noProof/>
                <w:webHidden/>
              </w:rPr>
              <w:fldChar w:fldCharType="begin"/>
            </w:r>
            <w:r>
              <w:rPr>
                <w:noProof/>
                <w:webHidden/>
              </w:rPr>
              <w:instrText xml:space="preserve"> PAGEREF _Toc533018478 \h </w:instrText>
            </w:r>
            <w:r>
              <w:rPr>
                <w:noProof/>
                <w:webHidden/>
              </w:rPr>
            </w:r>
          </w:ins>
          <w:r>
            <w:rPr>
              <w:noProof/>
              <w:webHidden/>
            </w:rPr>
            <w:fldChar w:fldCharType="separate"/>
          </w:r>
          <w:ins w:id="131" w:author="Claus" w:date="2018-12-19T21:32:00Z">
            <w:r>
              <w:rPr>
                <w:noProof/>
                <w:webHidden/>
              </w:rPr>
              <w:t>21</w:t>
            </w:r>
            <w:r>
              <w:rPr>
                <w:noProof/>
                <w:webHidden/>
              </w:rPr>
              <w:fldChar w:fldCharType="end"/>
            </w:r>
            <w:r w:rsidRPr="005E21FF">
              <w:rPr>
                <w:rStyle w:val="Hyperlink"/>
                <w:noProof/>
              </w:rPr>
              <w:fldChar w:fldCharType="end"/>
            </w:r>
          </w:ins>
        </w:p>
        <w:p w:rsidR="00F249A6" w:rsidRDefault="00F249A6">
          <w:pPr>
            <w:pStyle w:val="Indholdsfortegnelse1"/>
            <w:tabs>
              <w:tab w:val="left" w:pos="660"/>
              <w:tab w:val="right" w:leader="dot" w:pos="9742"/>
            </w:tabs>
            <w:rPr>
              <w:ins w:id="132" w:author="Claus" w:date="2018-12-19T21:32:00Z"/>
              <w:rFonts w:eastAsiaTheme="minorEastAsia"/>
              <w:noProof/>
              <w:lang w:eastAsia="da-DK"/>
            </w:rPr>
          </w:pPr>
          <w:ins w:id="133"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"_Toc533018479"</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10</w:t>
            </w:r>
            <w:r>
              <w:rPr>
                <w:rFonts w:eastAsiaTheme="minorEastAsia"/>
                <w:noProof/>
                <w:lang w:eastAsia="da-DK"/>
              </w:rPr>
              <w:tab/>
            </w:r>
            <w:r w:rsidRPr="005E21FF">
              <w:rPr>
                <w:rStyle w:val="Hyperlink"/>
                <w:noProof/>
              </w:rPr>
              <w:t>Sekvensdiagrammer</w:t>
            </w:r>
            <w:r>
              <w:rPr>
                <w:noProof/>
                <w:webHidden/>
              </w:rPr>
              <w:tab/>
            </w:r>
            <w:r>
              <w:rPr>
                <w:noProof/>
                <w:webHidden/>
              </w:rPr>
              <w:fldChar w:fldCharType="begin"/>
            </w:r>
            <w:r>
              <w:rPr>
                <w:noProof/>
                <w:webHidden/>
              </w:rPr>
              <w:instrText xml:space="preserve"> PAGEREF _Toc533018479 \h </w:instrText>
            </w:r>
            <w:r>
              <w:rPr>
                <w:noProof/>
                <w:webHidden/>
              </w:rPr>
            </w:r>
          </w:ins>
          <w:r>
            <w:rPr>
              <w:noProof/>
              <w:webHidden/>
            </w:rPr>
            <w:fldChar w:fldCharType="separate"/>
          </w:r>
          <w:ins w:id="134" w:author="Claus" w:date="2018-12-19T21:32:00Z">
            <w:r>
              <w:rPr>
                <w:noProof/>
                <w:webHidden/>
              </w:rPr>
              <w:t>23</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35" w:author="Claus" w:date="2018-12-19T21:32:00Z"/>
              <w:rFonts w:eastAsiaTheme="minorEastAsia"/>
              <w:noProof/>
              <w:lang w:eastAsia="da-DK"/>
            </w:rPr>
          </w:pPr>
          <w:ins w:id="136"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"_Toc533018480"</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10.1</w:t>
            </w:r>
            <w:r>
              <w:rPr>
                <w:rFonts w:eastAsiaTheme="minorEastAsia"/>
                <w:noProof/>
                <w:lang w:eastAsia="da-DK"/>
              </w:rPr>
              <w:tab/>
            </w:r>
            <w:r w:rsidRPr="005E21FF">
              <w:rPr>
                <w:rStyle w:val="Hyperlink"/>
                <w:noProof/>
              </w:rPr>
              <w:t>Beregning af stykliste.</w:t>
            </w:r>
            <w:r>
              <w:rPr>
                <w:noProof/>
                <w:webHidden/>
              </w:rPr>
              <w:tab/>
            </w:r>
            <w:r>
              <w:rPr>
                <w:noProof/>
                <w:webHidden/>
              </w:rPr>
              <w:fldChar w:fldCharType="begin"/>
            </w:r>
            <w:r>
              <w:rPr>
                <w:noProof/>
                <w:webHidden/>
              </w:rPr>
              <w:instrText xml:space="preserve"> PAGEREF _Toc533018480 \h </w:instrText>
            </w:r>
            <w:r>
              <w:rPr>
                <w:noProof/>
                <w:webHidden/>
              </w:rPr>
            </w:r>
          </w:ins>
          <w:r>
            <w:rPr>
              <w:noProof/>
              <w:webHidden/>
            </w:rPr>
            <w:fldChar w:fldCharType="separate"/>
          </w:r>
          <w:ins w:id="137" w:author="Claus" w:date="2018-12-19T21:32:00Z">
            <w:r>
              <w:rPr>
                <w:noProof/>
                <w:webHidden/>
              </w:rPr>
              <w:t>23</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38" w:author="Claus" w:date="2018-12-19T21:32:00Z"/>
              <w:rFonts w:eastAsiaTheme="minorEastAsia"/>
              <w:noProof/>
              <w:lang w:eastAsia="da-DK"/>
            </w:rPr>
          </w:pPr>
          <w:ins w:id="139"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"_Toc533018481"</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10.2</w:t>
            </w:r>
            <w:r>
              <w:rPr>
                <w:rFonts w:eastAsiaTheme="minorEastAsia"/>
                <w:noProof/>
                <w:lang w:eastAsia="da-DK"/>
              </w:rPr>
              <w:tab/>
            </w:r>
            <w:r w:rsidRPr="005E21FF">
              <w:rPr>
                <w:rStyle w:val="Hyperlink"/>
                <w:noProof/>
              </w:rPr>
              <w:t>Opdatering af carportforespørgsel.</w:t>
            </w:r>
            <w:r>
              <w:rPr>
                <w:noProof/>
                <w:webHidden/>
              </w:rPr>
              <w:tab/>
            </w:r>
            <w:r>
              <w:rPr>
                <w:noProof/>
                <w:webHidden/>
              </w:rPr>
              <w:fldChar w:fldCharType="begin"/>
            </w:r>
            <w:r>
              <w:rPr>
                <w:noProof/>
                <w:webHidden/>
              </w:rPr>
              <w:instrText xml:space="preserve"> PAGEREF _Toc533018481 \h </w:instrText>
            </w:r>
            <w:r>
              <w:rPr>
                <w:noProof/>
                <w:webHidden/>
              </w:rPr>
            </w:r>
          </w:ins>
          <w:r>
            <w:rPr>
              <w:noProof/>
              <w:webHidden/>
            </w:rPr>
            <w:fldChar w:fldCharType="separate"/>
          </w:r>
          <w:ins w:id="140" w:author="Claus" w:date="2018-12-19T21:32:00Z">
            <w:r>
              <w:rPr>
                <w:noProof/>
                <w:webHidden/>
              </w:rPr>
              <w:t>24</w:t>
            </w:r>
            <w:r>
              <w:rPr>
                <w:noProof/>
                <w:webHidden/>
              </w:rPr>
              <w:fldChar w:fldCharType="end"/>
            </w:r>
            <w:r w:rsidRPr="005E21FF">
              <w:rPr>
                <w:rStyle w:val="Hyperlink"/>
                <w:noProof/>
              </w:rPr>
              <w:fldChar w:fldCharType="end"/>
            </w:r>
          </w:ins>
        </w:p>
        <w:p w:rsidR="00F249A6" w:rsidRDefault="00F249A6">
          <w:pPr>
            <w:pStyle w:val="Indholdsfortegnelse1"/>
            <w:tabs>
              <w:tab w:val="left" w:pos="660"/>
              <w:tab w:val="right" w:leader="dot" w:pos="9742"/>
            </w:tabs>
            <w:rPr>
              <w:ins w:id="141" w:author="Claus" w:date="2018-12-19T21:32:00Z"/>
              <w:rFonts w:eastAsiaTheme="minorEastAsia"/>
              <w:noProof/>
              <w:lang w:eastAsia="da-DK"/>
            </w:rPr>
          </w:pPr>
          <w:ins w:id="142"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"_Toc533018482"</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11</w:t>
            </w:r>
            <w:r>
              <w:rPr>
                <w:rFonts w:eastAsiaTheme="minorEastAsia"/>
                <w:noProof/>
                <w:lang w:eastAsia="da-DK"/>
              </w:rPr>
              <w:tab/>
            </w:r>
            <w:r w:rsidRPr="005E21FF">
              <w:rPr>
                <w:rStyle w:val="Hyperlink"/>
                <w:noProof/>
              </w:rPr>
              <w:t>Arkitektur</w:t>
            </w:r>
            <w:r>
              <w:rPr>
                <w:noProof/>
                <w:webHidden/>
              </w:rPr>
              <w:tab/>
            </w:r>
            <w:r>
              <w:rPr>
                <w:noProof/>
                <w:webHidden/>
              </w:rPr>
              <w:fldChar w:fldCharType="begin"/>
            </w:r>
            <w:r>
              <w:rPr>
                <w:noProof/>
                <w:webHidden/>
              </w:rPr>
              <w:instrText xml:space="preserve"> PAGEREF _Toc533018482 \h </w:instrText>
            </w:r>
            <w:r>
              <w:rPr>
                <w:noProof/>
                <w:webHidden/>
              </w:rPr>
            </w:r>
          </w:ins>
          <w:r>
            <w:rPr>
              <w:noProof/>
              <w:webHidden/>
            </w:rPr>
            <w:fldChar w:fldCharType="separate"/>
          </w:r>
          <w:ins w:id="143" w:author="Claus" w:date="2018-12-19T21:32:00Z">
            <w:r>
              <w:rPr>
                <w:noProof/>
                <w:webHidden/>
              </w:rPr>
              <w:t>25</w:t>
            </w:r>
            <w:r>
              <w:rPr>
                <w:noProof/>
                <w:webHidden/>
              </w:rPr>
              <w:fldChar w:fldCharType="end"/>
            </w:r>
            <w:r w:rsidRPr="005E21FF">
              <w:rPr>
                <w:rStyle w:val="Hyperlink"/>
                <w:noProof/>
              </w:rPr>
              <w:fldChar w:fldCharType="end"/>
            </w:r>
          </w:ins>
        </w:p>
        <w:p w:rsidR="00F249A6" w:rsidRDefault="00F249A6">
          <w:pPr>
            <w:pStyle w:val="Indholdsfortegnelse1"/>
            <w:tabs>
              <w:tab w:val="left" w:pos="660"/>
              <w:tab w:val="right" w:leader="dot" w:pos="9742"/>
            </w:tabs>
            <w:rPr>
              <w:ins w:id="144" w:author="Claus" w:date="2018-12-19T21:32:00Z"/>
              <w:rFonts w:eastAsiaTheme="minorEastAsia"/>
              <w:noProof/>
              <w:lang w:eastAsia="da-DK"/>
            </w:rPr>
          </w:pPr>
          <w:ins w:id="145"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"_Toc533018483"</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12</w:t>
            </w:r>
            <w:r>
              <w:rPr>
                <w:rFonts w:eastAsiaTheme="minorEastAsia"/>
                <w:noProof/>
                <w:lang w:eastAsia="da-DK"/>
              </w:rPr>
              <w:tab/>
            </w:r>
            <w:r w:rsidRPr="005E21FF">
              <w:rPr>
                <w:rStyle w:val="Hyperlink"/>
                <w:noProof/>
              </w:rPr>
              <w:t>Særlige forhold</w:t>
            </w:r>
            <w:r>
              <w:rPr>
                <w:noProof/>
                <w:webHidden/>
              </w:rPr>
              <w:tab/>
            </w:r>
            <w:r>
              <w:rPr>
                <w:noProof/>
                <w:webHidden/>
              </w:rPr>
              <w:fldChar w:fldCharType="begin"/>
            </w:r>
            <w:r>
              <w:rPr>
                <w:noProof/>
                <w:webHidden/>
              </w:rPr>
              <w:instrText xml:space="preserve"> PAGEREF _Toc533018483 \h </w:instrText>
            </w:r>
            <w:r>
              <w:rPr>
                <w:noProof/>
                <w:webHidden/>
              </w:rPr>
            </w:r>
          </w:ins>
          <w:r>
            <w:rPr>
              <w:noProof/>
              <w:webHidden/>
            </w:rPr>
            <w:fldChar w:fldCharType="separate"/>
          </w:r>
          <w:ins w:id="146" w:author="Claus" w:date="2018-12-19T21:32:00Z">
            <w:r>
              <w:rPr>
                <w:noProof/>
                <w:webHidden/>
              </w:rPr>
              <w:t>25</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47" w:author="Claus" w:date="2018-12-19T21:32:00Z"/>
              <w:rFonts w:eastAsiaTheme="minorEastAsia"/>
              <w:noProof/>
              <w:lang w:eastAsia="da-DK"/>
            </w:rPr>
          </w:pPr>
          <w:ins w:id="148"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"_Toc533018484"</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12.1</w:t>
            </w:r>
            <w:r>
              <w:rPr>
                <w:rFonts w:eastAsiaTheme="minorEastAsia"/>
                <w:noProof/>
                <w:lang w:eastAsia="da-DK"/>
              </w:rPr>
              <w:tab/>
            </w:r>
            <w:r w:rsidRPr="005E21FF">
              <w:rPr>
                <w:rStyle w:val="Hyperlink"/>
                <w:noProof/>
              </w:rPr>
              <w:t>Fejlhåndtering.</w:t>
            </w:r>
            <w:r>
              <w:rPr>
                <w:noProof/>
                <w:webHidden/>
              </w:rPr>
              <w:tab/>
            </w:r>
            <w:r>
              <w:rPr>
                <w:noProof/>
                <w:webHidden/>
              </w:rPr>
              <w:fldChar w:fldCharType="begin"/>
            </w:r>
            <w:r>
              <w:rPr>
                <w:noProof/>
                <w:webHidden/>
              </w:rPr>
              <w:instrText xml:space="preserve"> PAGEREF _Toc533018484 \h </w:instrText>
            </w:r>
            <w:r>
              <w:rPr>
                <w:noProof/>
                <w:webHidden/>
              </w:rPr>
            </w:r>
          </w:ins>
          <w:r>
            <w:rPr>
              <w:noProof/>
              <w:webHidden/>
            </w:rPr>
            <w:fldChar w:fldCharType="separate"/>
          </w:r>
          <w:ins w:id="149" w:author="Claus" w:date="2018-12-19T21:32:00Z">
            <w:r>
              <w:rPr>
                <w:noProof/>
                <w:webHidden/>
              </w:rPr>
              <w:t>25</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50" w:author="Claus" w:date="2018-12-19T21:32:00Z"/>
              <w:rFonts w:eastAsiaTheme="minorEastAsia"/>
              <w:noProof/>
              <w:lang w:eastAsia="da-DK"/>
            </w:rPr>
          </w:pPr>
          <w:ins w:id="151"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"_Toc533018485"</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12.2</w:t>
            </w:r>
            <w:r>
              <w:rPr>
                <w:rFonts w:eastAsiaTheme="minorEastAsia"/>
                <w:noProof/>
                <w:lang w:eastAsia="da-DK"/>
              </w:rPr>
              <w:tab/>
            </w:r>
            <w:r w:rsidRPr="005E21FF">
              <w:rPr>
                <w:rStyle w:val="Hyperlink"/>
                <w:noProof/>
              </w:rPr>
              <w:t>Validering af bruger-input.</w:t>
            </w:r>
            <w:r>
              <w:rPr>
                <w:noProof/>
                <w:webHidden/>
              </w:rPr>
              <w:tab/>
            </w:r>
            <w:r>
              <w:rPr>
                <w:noProof/>
                <w:webHidden/>
              </w:rPr>
              <w:fldChar w:fldCharType="begin"/>
            </w:r>
            <w:r>
              <w:rPr>
                <w:noProof/>
                <w:webHidden/>
              </w:rPr>
              <w:instrText xml:space="preserve"> PAGEREF _Toc533018485 \h </w:instrText>
            </w:r>
            <w:r>
              <w:rPr>
                <w:noProof/>
                <w:webHidden/>
              </w:rPr>
            </w:r>
          </w:ins>
          <w:r>
            <w:rPr>
              <w:noProof/>
              <w:webHidden/>
            </w:rPr>
            <w:fldChar w:fldCharType="separate"/>
          </w:r>
          <w:ins w:id="152" w:author="Claus" w:date="2018-12-19T21:32:00Z">
            <w:r>
              <w:rPr>
                <w:noProof/>
                <w:webHidden/>
              </w:rPr>
              <w:t>26</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53" w:author="Claus" w:date="2018-12-19T21:32:00Z"/>
              <w:rFonts w:eastAsiaTheme="minorEastAsia"/>
              <w:noProof/>
              <w:lang w:eastAsia="da-DK"/>
            </w:rPr>
          </w:pPr>
          <w:ins w:id="154"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"_Toc533018486"</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12.3</w:t>
            </w:r>
            <w:r>
              <w:rPr>
                <w:rFonts w:eastAsiaTheme="minorEastAsia"/>
                <w:noProof/>
                <w:lang w:eastAsia="da-DK"/>
              </w:rPr>
              <w:tab/>
            </w:r>
            <w:r w:rsidRPr="005E21FF">
              <w:rPr>
                <w:rStyle w:val="Hyperlink"/>
                <w:noProof/>
              </w:rPr>
              <w:t>Sessionsdata.</w:t>
            </w:r>
            <w:r>
              <w:rPr>
                <w:noProof/>
                <w:webHidden/>
              </w:rPr>
              <w:tab/>
            </w:r>
            <w:r>
              <w:rPr>
                <w:noProof/>
                <w:webHidden/>
              </w:rPr>
              <w:fldChar w:fldCharType="begin"/>
            </w:r>
            <w:r>
              <w:rPr>
                <w:noProof/>
                <w:webHidden/>
              </w:rPr>
              <w:instrText xml:space="preserve"> PAGEREF _Toc533018486 \h </w:instrText>
            </w:r>
            <w:r>
              <w:rPr>
                <w:noProof/>
                <w:webHidden/>
              </w:rPr>
            </w:r>
          </w:ins>
          <w:r>
            <w:rPr>
              <w:noProof/>
              <w:webHidden/>
            </w:rPr>
            <w:fldChar w:fldCharType="separate"/>
          </w:r>
          <w:ins w:id="155" w:author="Claus" w:date="2018-12-19T21:32:00Z">
            <w:r>
              <w:rPr>
                <w:noProof/>
                <w:webHidden/>
              </w:rPr>
              <w:t>26</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56" w:author="Claus" w:date="2018-12-19T21:32:00Z"/>
              <w:rFonts w:eastAsiaTheme="minorEastAsia"/>
              <w:noProof/>
              <w:lang w:eastAsia="da-DK"/>
            </w:rPr>
          </w:pPr>
          <w:ins w:id="157"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"_Toc533018487"</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12.4</w:t>
            </w:r>
            <w:r>
              <w:rPr>
                <w:rFonts w:eastAsiaTheme="minorEastAsia"/>
                <w:noProof/>
                <w:lang w:eastAsia="da-DK"/>
              </w:rPr>
              <w:tab/>
            </w:r>
            <w:r w:rsidRPr="005E21FF">
              <w:rPr>
                <w:rStyle w:val="Hyperlink"/>
                <w:noProof/>
              </w:rPr>
              <w:t>Sikkerhed.</w:t>
            </w:r>
            <w:r>
              <w:rPr>
                <w:noProof/>
                <w:webHidden/>
              </w:rPr>
              <w:tab/>
            </w:r>
            <w:r>
              <w:rPr>
                <w:noProof/>
                <w:webHidden/>
              </w:rPr>
              <w:fldChar w:fldCharType="begin"/>
            </w:r>
            <w:r>
              <w:rPr>
                <w:noProof/>
                <w:webHidden/>
              </w:rPr>
              <w:instrText xml:space="preserve"> PAGEREF _Toc533018487 \h </w:instrText>
            </w:r>
            <w:r>
              <w:rPr>
                <w:noProof/>
                <w:webHidden/>
              </w:rPr>
            </w:r>
          </w:ins>
          <w:r>
            <w:rPr>
              <w:noProof/>
              <w:webHidden/>
            </w:rPr>
            <w:fldChar w:fldCharType="separate"/>
          </w:r>
          <w:ins w:id="158" w:author="Claus" w:date="2018-12-19T21:32:00Z">
            <w:r>
              <w:rPr>
                <w:noProof/>
                <w:webHidden/>
              </w:rPr>
              <w:t>26</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59" w:author="Claus" w:date="2018-12-19T21:32:00Z"/>
              <w:rFonts w:eastAsiaTheme="minorEastAsia"/>
              <w:noProof/>
              <w:lang w:eastAsia="da-DK"/>
            </w:rPr>
          </w:pPr>
          <w:ins w:id="160"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"_Toc533018488"</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12.5</w:t>
            </w:r>
            <w:r>
              <w:rPr>
                <w:rFonts w:eastAsiaTheme="minorEastAsia"/>
                <w:noProof/>
                <w:lang w:eastAsia="da-DK"/>
              </w:rPr>
              <w:tab/>
            </w:r>
            <w:r w:rsidRPr="005E21FF">
              <w:rPr>
                <w:rStyle w:val="Hyperlink"/>
                <w:noProof/>
              </w:rPr>
              <w:t>Brugertyper.</w:t>
            </w:r>
            <w:r>
              <w:rPr>
                <w:noProof/>
                <w:webHidden/>
              </w:rPr>
              <w:tab/>
            </w:r>
            <w:r>
              <w:rPr>
                <w:noProof/>
                <w:webHidden/>
              </w:rPr>
              <w:fldChar w:fldCharType="begin"/>
            </w:r>
            <w:r>
              <w:rPr>
                <w:noProof/>
                <w:webHidden/>
              </w:rPr>
              <w:instrText xml:space="preserve"> PAGEREF _Toc533018488 \h </w:instrText>
            </w:r>
            <w:r>
              <w:rPr>
                <w:noProof/>
                <w:webHidden/>
              </w:rPr>
            </w:r>
          </w:ins>
          <w:r>
            <w:rPr>
              <w:noProof/>
              <w:webHidden/>
            </w:rPr>
            <w:fldChar w:fldCharType="separate"/>
          </w:r>
          <w:ins w:id="161" w:author="Claus" w:date="2018-12-19T21:32:00Z">
            <w:r>
              <w:rPr>
                <w:noProof/>
                <w:webHidden/>
              </w:rPr>
              <w:t>26</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62" w:author="Claus" w:date="2018-12-19T21:32:00Z"/>
              <w:rFonts w:eastAsiaTheme="minorEastAsia"/>
              <w:noProof/>
              <w:lang w:eastAsia="da-DK"/>
            </w:rPr>
          </w:pPr>
          <w:ins w:id="163"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"_Toc533018489"</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12.6</w:t>
            </w:r>
            <w:r>
              <w:rPr>
                <w:rFonts w:eastAsiaTheme="minorEastAsia"/>
                <w:noProof/>
                <w:lang w:eastAsia="da-DK"/>
              </w:rPr>
              <w:tab/>
            </w:r>
            <w:r w:rsidRPr="005E21FF">
              <w:rPr>
                <w:rStyle w:val="Hyperlink"/>
                <w:noProof/>
              </w:rPr>
              <w:t>Brugertyper i databasen.</w:t>
            </w:r>
            <w:r>
              <w:rPr>
                <w:noProof/>
                <w:webHidden/>
              </w:rPr>
              <w:tab/>
            </w:r>
            <w:r>
              <w:rPr>
                <w:noProof/>
                <w:webHidden/>
              </w:rPr>
              <w:fldChar w:fldCharType="begin"/>
            </w:r>
            <w:r>
              <w:rPr>
                <w:noProof/>
                <w:webHidden/>
              </w:rPr>
              <w:instrText xml:space="preserve"> PAGEREF _Toc533018489 \h </w:instrText>
            </w:r>
            <w:r>
              <w:rPr>
                <w:noProof/>
                <w:webHidden/>
              </w:rPr>
            </w:r>
          </w:ins>
          <w:r>
            <w:rPr>
              <w:noProof/>
              <w:webHidden/>
            </w:rPr>
            <w:fldChar w:fldCharType="separate"/>
          </w:r>
          <w:ins w:id="164" w:author="Claus" w:date="2018-12-19T21:32:00Z">
            <w:r>
              <w:rPr>
                <w:noProof/>
                <w:webHidden/>
              </w:rPr>
              <w:t>27</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65" w:author="Claus" w:date="2018-12-19T21:32:00Z"/>
              <w:rFonts w:eastAsiaTheme="minorEastAsia"/>
              <w:noProof/>
              <w:lang w:eastAsia="da-DK"/>
            </w:rPr>
          </w:pPr>
          <w:ins w:id="166"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"_Toc533018490"</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12.7</w:t>
            </w:r>
            <w:r>
              <w:rPr>
                <w:rFonts w:eastAsiaTheme="minorEastAsia"/>
                <w:noProof/>
                <w:lang w:eastAsia="da-DK"/>
              </w:rPr>
              <w:tab/>
            </w:r>
            <w:r w:rsidRPr="005E21FF">
              <w:rPr>
                <w:rStyle w:val="Hyperlink"/>
                <w:noProof/>
              </w:rPr>
              <w:t>Databaseforbindelse.</w:t>
            </w:r>
            <w:r>
              <w:rPr>
                <w:noProof/>
                <w:webHidden/>
              </w:rPr>
              <w:tab/>
            </w:r>
            <w:r>
              <w:rPr>
                <w:noProof/>
                <w:webHidden/>
              </w:rPr>
              <w:fldChar w:fldCharType="begin"/>
            </w:r>
            <w:r>
              <w:rPr>
                <w:noProof/>
                <w:webHidden/>
              </w:rPr>
              <w:instrText xml:space="preserve"> PAGEREF _Toc533018490 \h </w:instrText>
            </w:r>
            <w:r>
              <w:rPr>
                <w:noProof/>
                <w:webHidden/>
              </w:rPr>
            </w:r>
          </w:ins>
          <w:r>
            <w:rPr>
              <w:noProof/>
              <w:webHidden/>
            </w:rPr>
            <w:fldChar w:fldCharType="separate"/>
          </w:r>
          <w:ins w:id="167" w:author="Claus" w:date="2018-12-19T21:32:00Z">
            <w:r>
              <w:rPr>
                <w:noProof/>
                <w:webHidden/>
              </w:rPr>
              <w:t>27</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68" w:author="Claus" w:date="2018-12-19T21:32:00Z"/>
              <w:rFonts w:eastAsiaTheme="minorEastAsia"/>
              <w:noProof/>
              <w:lang w:eastAsia="da-DK"/>
            </w:rPr>
          </w:pPr>
          <w:ins w:id="169"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"_Toc533018491"</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12.8</w:t>
            </w:r>
            <w:r>
              <w:rPr>
                <w:rFonts w:eastAsiaTheme="minorEastAsia"/>
                <w:noProof/>
                <w:lang w:eastAsia="da-DK"/>
              </w:rPr>
              <w:tab/>
            </w:r>
            <w:r w:rsidRPr="005E21FF">
              <w:rPr>
                <w:rStyle w:val="Hyperlink"/>
                <w:noProof/>
              </w:rPr>
              <w:t>Dokumentation.</w:t>
            </w:r>
            <w:r>
              <w:rPr>
                <w:noProof/>
                <w:webHidden/>
              </w:rPr>
              <w:tab/>
            </w:r>
            <w:r>
              <w:rPr>
                <w:noProof/>
                <w:webHidden/>
              </w:rPr>
              <w:fldChar w:fldCharType="begin"/>
            </w:r>
            <w:r>
              <w:rPr>
                <w:noProof/>
                <w:webHidden/>
              </w:rPr>
              <w:instrText xml:space="preserve"> PAGEREF _Toc533018491 \h </w:instrText>
            </w:r>
            <w:r>
              <w:rPr>
                <w:noProof/>
                <w:webHidden/>
              </w:rPr>
            </w:r>
          </w:ins>
          <w:r>
            <w:rPr>
              <w:noProof/>
              <w:webHidden/>
            </w:rPr>
            <w:fldChar w:fldCharType="separate"/>
          </w:r>
          <w:ins w:id="170" w:author="Claus" w:date="2018-12-19T21:32:00Z">
            <w:r>
              <w:rPr>
                <w:noProof/>
                <w:webHidden/>
              </w:rPr>
              <w:t>27</w:t>
            </w:r>
            <w:r>
              <w:rPr>
                <w:noProof/>
                <w:webHidden/>
              </w:rPr>
              <w:fldChar w:fldCharType="end"/>
            </w:r>
            <w:r w:rsidRPr="005E21FF">
              <w:rPr>
                <w:rStyle w:val="Hyperlink"/>
                <w:noProof/>
              </w:rPr>
              <w:fldChar w:fldCharType="end"/>
            </w:r>
          </w:ins>
        </w:p>
        <w:p w:rsidR="00F249A6" w:rsidRDefault="00F249A6">
          <w:pPr>
            <w:pStyle w:val="Indholdsfortegnelse1"/>
            <w:tabs>
              <w:tab w:val="left" w:pos="660"/>
              <w:tab w:val="right" w:leader="dot" w:pos="9742"/>
            </w:tabs>
            <w:rPr>
              <w:ins w:id="171" w:author="Claus" w:date="2018-12-19T21:32:00Z"/>
              <w:rFonts w:eastAsiaTheme="minorEastAsia"/>
              <w:noProof/>
              <w:lang w:eastAsia="da-DK"/>
            </w:rPr>
          </w:pPr>
          <w:ins w:id="172"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"_Toc533018492"</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13</w:t>
            </w:r>
            <w:r>
              <w:rPr>
                <w:rFonts w:eastAsiaTheme="minorEastAsia"/>
                <w:noProof/>
                <w:lang w:eastAsia="da-DK"/>
              </w:rPr>
              <w:tab/>
            </w:r>
            <w:r w:rsidRPr="005E21FF">
              <w:rPr>
                <w:rStyle w:val="Hyperlink"/>
                <w:noProof/>
              </w:rPr>
              <w:t>Kodemæssige forbedringer.</w:t>
            </w:r>
            <w:r>
              <w:rPr>
                <w:noProof/>
                <w:webHidden/>
              </w:rPr>
              <w:tab/>
            </w:r>
            <w:r>
              <w:rPr>
                <w:noProof/>
                <w:webHidden/>
              </w:rPr>
              <w:fldChar w:fldCharType="begin"/>
            </w:r>
            <w:r>
              <w:rPr>
                <w:noProof/>
                <w:webHidden/>
              </w:rPr>
              <w:instrText xml:space="preserve"> PAGEREF _Toc533018492 \h </w:instrText>
            </w:r>
            <w:r>
              <w:rPr>
                <w:noProof/>
                <w:webHidden/>
              </w:rPr>
            </w:r>
          </w:ins>
          <w:r>
            <w:rPr>
              <w:noProof/>
              <w:webHidden/>
            </w:rPr>
            <w:fldChar w:fldCharType="separate"/>
          </w:r>
          <w:ins w:id="173" w:author="Claus" w:date="2018-12-19T21:32:00Z">
            <w:r>
              <w:rPr>
                <w:noProof/>
                <w:webHidden/>
              </w:rPr>
              <w:t>27</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74" w:author="Claus" w:date="2018-12-19T21:32:00Z"/>
              <w:rFonts w:eastAsiaTheme="minorEastAsia"/>
              <w:noProof/>
              <w:lang w:eastAsia="da-DK"/>
            </w:rPr>
          </w:pPr>
          <w:ins w:id="175"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"_Toc533018493"</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13.1</w:t>
            </w:r>
            <w:r>
              <w:rPr>
                <w:rFonts w:eastAsiaTheme="minorEastAsia"/>
                <w:noProof/>
                <w:lang w:eastAsia="da-DK"/>
              </w:rPr>
              <w:tab/>
            </w:r>
            <w:r w:rsidRPr="005E21FF">
              <w:rPr>
                <w:rStyle w:val="Hyperlink"/>
                <w:noProof/>
              </w:rPr>
              <w:t>Claus</w:t>
            </w:r>
            <w:r>
              <w:rPr>
                <w:noProof/>
                <w:webHidden/>
              </w:rPr>
              <w:tab/>
            </w:r>
            <w:r>
              <w:rPr>
                <w:noProof/>
                <w:webHidden/>
              </w:rPr>
              <w:fldChar w:fldCharType="begin"/>
            </w:r>
            <w:r>
              <w:rPr>
                <w:noProof/>
                <w:webHidden/>
              </w:rPr>
              <w:instrText xml:space="preserve"> PAGEREF _Toc533018493 \h </w:instrText>
            </w:r>
            <w:r>
              <w:rPr>
                <w:noProof/>
                <w:webHidden/>
              </w:rPr>
            </w:r>
          </w:ins>
          <w:r>
            <w:rPr>
              <w:noProof/>
              <w:webHidden/>
            </w:rPr>
            <w:fldChar w:fldCharType="separate"/>
          </w:r>
          <w:ins w:id="176" w:author="Claus" w:date="2018-12-19T21:32:00Z">
            <w:r>
              <w:rPr>
                <w:noProof/>
                <w:webHidden/>
              </w:rPr>
              <w:t>27</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77" w:author="Claus" w:date="2018-12-19T21:32:00Z"/>
              <w:rFonts w:eastAsiaTheme="minorEastAsia"/>
              <w:noProof/>
              <w:lang w:eastAsia="da-DK"/>
            </w:rPr>
          </w:pPr>
          <w:ins w:id="178"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"_Toc533018494"</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13.2</w:t>
            </w:r>
            <w:r>
              <w:rPr>
                <w:rFonts w:eastAsiaTheme="minorEastAsia"/>
                <w:noProof/>
                <w:lang w:eastAsia="da-DK"/>
              </w:rPr>
              <w:tab/>
            </w:r>
            <w:r w:rsidRPr="005E21FF">
              <w:rPr>
                <w:rStyle w:val="Hyperlink"/>
                <w:noProof/>
              </w:rPr>
              <w:t>Jesper</w:t>
            </w:r>
            <w:r>
              <w:rPr>
                <w:noProof/>
                <w:webHidden/>
              </w:rPr>
              <w:tab/>
            </w:r>
            <w:r>
              <w:rPr>
                <w:noProof/>
                <w:webHidden/>
              </w:rPr>
              <w:fldChar w:fldCharType="begin"/>
            </w:r>
            <w:r>
              <w:rPr>
                <w:noProof/>
                <w:webHidden/>
              </w:rPr>
              <w:instrText xml:space="preserve"> PAGEREF _Toc533018494 \h </w:instrText>
            </w:r>
            <w:r>
              <w:rPr>
                <w:noProof/>
                <w:webHidden/>
              </w:rPr>
            </w:r>
          </w:ins>
          <w:r>
            <w:rPr>
              <w:noProof/>
              <w:webHidden/>
            </w:rPr>
            <w:fldChar w:fldCharType="separate"/>
          </w:r>
          <w:ins w:id="179" w:author="Claus" w:date="2018-12-19T21:32:00Z">
            <w:r>
              <w:rPr>
                <w:noProof/>
                <w:webHidden/>
              </w:rPr>
              <w:t>27</w:t>
            </w:r>
            <w:r>
              <w:rPr>
                <w:noProof/>
                <w:webHidden/>
              </w:rPr>
              <w:fldChar w:fldCharType="end"/>
            </w:r>
            <w:r w:rsidRPr="005E21FF">
              <w:rPr>
                <w:rStyle w:val="Hyperlink"/>
                <w:noProof/>
              </w:rPr>
              <w:fldChar w:fldCharType="end"/>
            </w:r>
          </w:ins>
        </w:p>
        <w:p w:rsidR="00F249A6" w:rsidRDefault="00F249A6">
          <w:pPr>
            <w:pStyle w:val="Indholdsfortegnelse1"/>
            <w:tabs>
              <w:tab w:val="left" w:pos="660"/>
              <w:tab w:val="right" w:leader="dot" w:pos="9742"/>
            </w:tabs>
            <w:rPr>
              <w:ins w:id="180" w:author="Claus" w:date="2018-12-19T21:32:00Z"/>
              <w:rFonts w:eastAsiaTheme="minorEastAsia"/>
              <w:noProof/>
              <w:lang w:eastAsia="da-DK"/>
            </w:rPr>
          </w:pPr>
          <w:ins w:id="181"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"_Toc533018495"</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w:t>
            </w:r>
            <w:r>
              <w:rPr>
                <w:rFonts w:eastAsiaTheme="minorEastAsia"/>
                <w:noProof/>
                <w:lang w:eastAsia="da-DK"/>
              </w:rPr>
              <w:tab/>
            </w:r>
            <w:r w:rsidRPr="005E21FF">
              <w:rPr>
                <w:rStyle w:val="Hyperlink"/>
                <w:noProof/>
              </w:rPr>
              <w:t>Udvalgte kodeeksempler</w:t>
            </w:r>
            <w:r>
              <w:rPr>
                <w:noProof/>
                <w:webHidden/>
              </w:rPr>
              <w:tab/>
            </w:r>
            <w:r>
              <w:rPr>
                <w:noProof/>
                <w:webHidden/>
              </w:rPr>
              <w:fldChar w:fldCharType="begin"/>
            </w:r>
            <w:r>
              <w:rPr>
                <w:noProof/>
                <w:webHidden/>
              </w:rPr>
              <w:instrText xml:space="preserve"> PAGEREF _Toc533018495 \h </w:instrText>
            </w:r>
            <w:r>
              <w:rPr>
                <w:noProof/>
                <w:webHidden/>
              </w:rPr>
            </w:r>
          </w:ins>
          <w:r>
            <w:rPr>
              <w:noProof/>
              <w:webHidden/>
            </w:rPr>
            <w:fldChar w:fldCharType="separate"/>
          </w:r>
          <w:ins w:id="182" w:author="Claus" w:date="2018-12-19T21:32:00Z">
            <w:r>
              <w:rPr>
                <w:noProof/>
                <w:webHidden/>
              </w:rPr>
              <w:t>29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83" w:author="Claus" w:date="2018-12-19T21:32:00Z"/>
              <w:rFonts w:eastAsiaTheme="minorEastAsia"/>
              <w:noProof/>
              <w:lang w:eastAsia="da-DK"/>
            </w:rPr>
          </w:pPr>
          <w:ins w:id="184"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"_Toc533018496"</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14.1</w:t>
            </w:r>
            <w:r>
              <w:rPr>
                <w:rFonts w:eastAsiaTheme="minorEastAsia"/>
                <w:noProof/>
                <w:lang w:eastAsia="da-DK"/>
              </w:rPr>
              <w:tab/>
            </w:r>
            <w:r w:rsidRPr="005E21FF">
              <w:rPr>
                <w:rStyle w:val="Hyperlink"/>
                <w:noProof/>
              </w:rPr>
              <w:t>Validering af brugerinput client-side.</w:t>
            </w:r>
            <w:r>
              <w:rPr>
                <w:noProof/>
                <w:webHidden/>
              </w:rPr>
              <w:tab/>
            </w:r>
            <w:r>
              <w:rPr>
                <w:noProof/>
                <w:webHidden/>
              </w:rPr>
              <w:fldChar w:fldCharType="begin"/>
            </w:r>
            <w:r>
              <w:rPr>
                <w:noProof/>
                <w:webHidden/>
              </w:rPr>
              <w:instrText xml:space="preserve"> PAGEREF _Toc533018496 \h </w:instrText>
            </w:r>
            <w:r>
              <w:rPr>
                <w:noProof/>
                <w:webHidden/>
              </w:rPr>
            </w:r>
          </w:ins>
          <w:r>
            <w:rPr>
              <w:noProof/>
              <w:webHidden/>
            </w:rPr>
            <w:fldChar w:fldCharType="separate"/>
          </w:r>
          <w:ins w:id="185" w:author="Claus" w:date="2018-12-19T21:32:00Z">
            <w:r>
              <w:rPr>
                <w:noProof/>
                <w:webHidden/>
              </w:rPr>
              <w:t>29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86" w:author="Claus" w:date="2018-12-19T21:32:00Z"/>
              <w:rFonts w:eastAsiaTheme="minorEastAsia"/>
              <w:noProof/>
              <w:lang w:eastAsia="da-DK"/>
            </w:rPr>
          </w:pPr>
          <w:ins w:id="187"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"_Toc533018497"</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14.2</w:t>
            </w:r>
            <w:r>
              <w:rPr>
                <w:rFonts w:eastAsiaTheme="minorEastAsia"/>
                <w:noProof/>
                <w:lang w:eastAsia="da-DK"/>
              </w:rPr>
              <w:tab/>
            </w:r>
            <w:r w:rsidRPr="005E21FF">
              <w:rPr>
                <w:rStyle w:val="Hyperlink"/>
                <w:noProof/>
              </w:rPr>
              <w:t>Sessionsdata.</w:t>
            </w:r>
            <w:r>
              <w:rPr>
                <w:noProof/>
                <w:webHidden/>
              </w:rPr>
              <w:tab/>
            </w:r>
            <w:r>
              <w:rPr>
                <w:noProof/>
                <w:webHidden/>
              </w:rPr>
              <w:fldChar w:fldCharType="begin"/>
            </w:r>
            <w:r>
              <w:rPr>
                <w:noProof/>
                <w:webHidden/>
              </w:rPr>
              <w:instrText xml:space="preserve"> PAGEREF _Toc533018497 \h </w:instrText>
            </w:r>
            <w:r>
              <w:rPr>
                <w:noProof/>
                <w:webHidden/>
              </w:rPr>
            </w:r>
          </w:ins>
          <w:r>
            <w:rPr>
              <w:noProof/>
              <w:webHidden/>
            </w:rPr>
            <w:fldChar w:fldCharType="separate"/>
          </w:r>
          <w:ins w:id="188" w:author="Claus" w:date="2018-12-19T21:32:00Z">
            <w:r>
              <w:rPr>
                <w:noProof/>
                <w:webHidden/>
              </w:rPr>
              <w:t>29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89" w:author="Claus" w:date="2018-12-19T21:32:00Z"/>
              <w:rFonts w:eastAsiaTheme="minorEastAsia"/>
              <w:noProof/>
              <w:lang w:eastAsia="da-DK"/>
            </w:rPr>
          </w:pPr>
          <w:ins w:id="190"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"_Toc533018498"</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14.3</w:t>
            </w:r>
            <w:r>
              <w:rPr>
                <w:rFonts w:eastAsiaTheme="minorEastAsia"/>
                <w:noProof/>
                <w:lang w:eastAsia="da-DK"/>
              </w:rPr>
              <w:tab/>
            </w:r>
            <w:r w:rsidRPr="005E21FF">
              <w:rPr>
                <w:rStyle w:val="Hyperlink"/>
                <w:noProof/>
              </w:rPr>
              <w:t>Nulstilling af kodeord.</w:t>
            </w:r>
            <w:r>
              <w:rPr>
                <w:noProof/>
                <w:webHidden/>
              </w:rPr>
              <w:tab/>
            </w:r>
            <w:r>
              <w:rPr>
                <w:noProof/>
                <w:webHidden/>
              </w:rPr>
              <w:fldChar w:fldCharType="begin"/>
            </w:r>
            <w:r>
              <w:rPr>
                <w:noProof/>
                <w:webHidden/>
              </w:rPr>
              <w:instrText xml:space="preserve"> PAGEREF _Toc533018498 \h </w:instrText>
            </w:r>
            <w:r>
              <w:rPr>
                <w:noProof/>
                <w:webHidden/>
              </w:rPr>
            </w:r>
          </w:ins>
          <w:r>
            <w:rPr>
              <w:noProof/>
              <w:webHidden/>
            </w:rPr>
            <w:fldChar w:fldCharType="separate"/>
          </w:r>
          <w:ins w:id="191" w:author="Claus" w:date="2018-12-19T21:32:00Z">
            <w:r>
              <w:rPr>
                <w:noProof/>
                <w:webHidden/>
              </w:rPr>
              <w:t>29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92" w:author="Claus" w:date="2018-12-19T21:32:00Z"/>
              <w:rFonts w:eastAsiaTheme="minorEastAsia"/>
              <w:noProof/>
              <w:lang w:eastAsia="da-DK"/>
            </w:rPr>
          </w:pPr>
          <w:ins w:id="193" w:author="Claus" w:date="2018-12-19T21:32:00Z">
            <w:r w:rsidRPr="005E21FF">
              <w:rPr>
                <w:rStyle w:val="Hyperlink"/>
                <w:noProof/>
              </w:rPr>
              <w:lastRenderedPageBreak/>
              <w:fldChar w:fldCharType="begin"/>
            </w:r>
            <w:r w:rsidRPr="005E21FF">
              <w:rPr>
                <w:rStyle w:val="Hyperlink"/>
                <w:noProof/>
              </w:rPr>
              <w:instrText xml:space="preserve"> </w:instrText>
            </w:r>
            <w:r>
              <w:rPr>
                <w:noProof/>
              </w:rPr>
              <w:instrText>HYPERLINK \l "_Toc533018499"</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14.4</w:t>
            </w:r>
            <w:r>
              <w:rPr>
                <w:rFonts w:eastAsiaTheme="minorEastAsia"/>
                <w:noProof/>
                <w:lang w:eastAsia="da-DK"/>
              </w:rPr>
              <w:tab/>
            </w:r>
            <w:r w:rsidRPr="005E21FF">
              <w:rPr>
                <w:rStyle w:val="Hyperlink"/>
                <w:noProof/>
              </w:rPr>
              <w:t>Lukning af ressourcer med try with ressources.</w:t>
            </w:r>
            <w:r>
              <w:rPr>
                <w:noProof/>
                <w:webHidden/>
              </w:rPr>
              <w:tab/>
            </w:r>
            <w:r>
              <w:rPr>
                <w:noProof/>
                <w:webHidden/>
              </w:rPr>
              <w:fldChar w:fldCharType="begin"/>
            </w:r>
            <w:r>
              <w:rPr>
                <w:noProof/>
                <w:webHidden/>
              </w:rPr>
              <w:instrText xml:space="preserve"> PAGEREF _Toc533018499 \h </w:instrText>
            </w:r>
            <w:r>
              <w:rPr>
                <w:noProof/>
                <w:webHidden/>
              </w:rPr>
            </w:r>
          </w:ins>
          <w:r>
            <w:rPr>
              <w:noProof/>
              <w:webHidden/>
            </w:rPr>
            <w:fldChar w:fldCharType="separate"/>
          </w:r>
          <w:ins w:id="194" w:author="Claus" w:date="2018-12-19T21:32:00Z">
            <w:r>
              <w:rPr>
                <w:noProof/>
                <w:webHidden/>
              </w:rPr>
              <w:t>29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95" w:author="Claus" w:date="2018-12-19T21:32:00Z"/>
              <w:rFonts w:eastAsiaTheme="minorEastAsia"/>
              <w:noProof/>
              <w:lang w:eastAsia="da-DK"/>
            </w:rPr>
          </w:pPr>
          <w:ins w:id="196"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"_Toc533018500"</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14.5</w:t>
            </w:r>
            <w:r>
              <w:rPr>
                <w:rFonts w:eastAsiaTheme="minorEastAsia"/>
                <w:noProof/>
                <w:lang w:eastAsia="da-DK"/>
              </w:rPr>
              <w:tab/>
            </w:r>
            <w:r w:rsidRPr="005E21FF">
              <w:rPr>
                <w:rStyle w:val="Hyperlink"/>
                <w:noProof/>
              </w:rPr>
              <w:t>Transaktion som opdaterer både skur og carport forespørgsel.</w:t>
            </w:r>
            <w:r>
              <w:rPr>
                <w:noProof/>
                <w:webHidden/>
              </w:rPr>
              <w:tab/>
            </w:r>
            <w:r>
              <w:rPr>
                <w:noProof/>
                <w:webHidden/>
              </w:rPr>
              <w:fldChar w:fldCharType="begin"/>
            </w:r>
            <w:r>
              <w:rPr>
                <w:noProof/>
                <w:webHidden/>
              </w:rPr>
              <w:instrText xml:space="preserve"> PAGEREF _Toc533018500 \h </w:instrText>
            </w:r>
            <w:r>
              <w:rPr>
                <w:noProof/>
                <w:webHidden/>
              </w:rPr>
            </w:r>
          </w:ins>
          <w:r>
            <w:rPr>
              <w:noProof/>
              <w:webHidden/>
            </w:rPr>
            <w:fldChar w:fldCharType="separate"/>
          </w:r>
          <w:ins w:id="197" w:author="Claus" w:date="2018-12-19T21:32:00Z">
            <w:r>
              <w:rPr>
                <w:noProof/>
                <w:webHidden/>
              </w:rPr>
              <w:t>31</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198" w:author="Claus" w:date="2018-12-19T21:32:00Z"/>
              <w:rFonts w:eastAsiaTheme="minorEastAsia"/>
              <w:noProof/>
              <w:lang w:eastAsia="da-DK"/>
            </w:rPr>
          </w:pPr>
          <w:ins w:id="199"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"_Toc533018501"</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14.6</w:t>
            </w:r>
            <w:r>
              <w:rPr>
                <w:rFonts w:eastAsiaTheme="minorEastAsia"/>
                <w:noProof/>
                <w:lang w:eastAsia="da-DK"/>
              </w:rPr>
              <w:tab/>
            </w:r>
            <w:r w:rsidRPr="005E21FF">
              <w:rPr>
                <w:rStyle w:val="Hyperlink"/>
                <w:noProof/>
              </w:rPr>
              <w:t>Materialer til beregning inddeles efter type i HashMap.</w:t>
            </w:r>
            <w:r>
              <w:rPr>
                <w:noProof/>
                <w:webHidden/>
              </w:rPr>
              <w:tab/>
            </w:r>
            <w:r>
              <w:rPr>
                <w:noProof/>
                <w:webHidden/>
              </w:rPr>
              <w:fldChar w:fldCharType="begin"/>
            </w:r>
            <w:r>
              <w:rPr>
                <w:noProof/>
                <w:webHidden/>
              </w:rPr>
              <w:instrText xml:space="preserve"> PAGEREF _Toc533018501 \h </w:instrText>
            </w:r>
            <w:r>
              <w:rPr>
                <w:noProof/>
                <w:webHidden/>
              </w:rPr>
            </w:r>
          </w:ins>
          <w:r>
            <w:rPr>
              <w:noProof/>
              <w:webHidden/>
            </w:rPr>
            <w:fldChar w:fldCharType="separate"/>
          </w:r>
          <w:ins w:id="200" w:author="Claus" w:date="2018-12-19T21:32:00Z">
            <w:r>
              <w:rPr>
                <w:noProof/>
                <w:webHidden/>
              </w:rPr>
              <w:t>31</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01" w:author="Claus" w:date="2018-12-19T21:32:00Z"/>
              <w:rFonts w:eastAsiaTheme="minorEastAsia"/>
              <w:noProof/>
              <w:lang w:eastAsia="da-DK"/>
            </w:rPr>
          </w:pPr>
          <w:ins w:id="202"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"_Toc533018502"</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14.7</w:t>
            </w:r>
            <w:r>
              <w:rPr>
                <w:rFonts w:eastAsiaTheme="minorEastAsia"/>
                <w:noProof/>
                <w:lang w:eastAsia="da-DK"/>
              </w:rPr>
              <w:tab/>
            </w:r>
            <w:r w:rsidRPr="005E21FF">
              <w:rPr>
                <w:rStyle w:val="Hyperlink"/>
                <w:noProof/>
              </w:rPr>
              <w:t>Ved beregninger promotes operander for at finde korrekt antal.</w:t>
            </w:r>
            <w:r>
              <w:rPr>
                <w:noProof/>
                <w:webHidden/>
              </w:rPr>
              <w:tab/>
            </w:r>
            <w:r>
              <w:rPr>
                <w:noProof/>
                <w:webHidden/>
              </w:rPr>
              <w:fldChar w:fldCharType="begin"/>
            </w:r>
            <w:r>
              <w:rPr>
                <w:noProof/>
                <w:webHidden/>
              </w:rPr>
              <w:instrText xml:space="preserve"> PAGEREF _Toc533018502 \h </w:instrText>
            </w:r>
            <w:r>
              <w:rPr>
                <w:noProof/>
                <w:webHidden/>
              </w:rPr>
            </w:r>
          </w:ins>
          <w:r>
            <w:rPr>
              <w:noProof/>
              <w:webHidden/>
            </w:rPr>
            <w:fldChar w:fldCharType="separate"/>
          </w:r>
          <w:ins w:id="203" w:author="Claus" w:date="2018-12-19T21:32:00Z">
            <w:r>
              <w:rPr>
                <w:noProof/>
                <w:webHidden/>
              </w:rPr>
              <w:t>32</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04" w:author="Claus" w:date="2018-12-19T21:32:00Z"/>
              <w:rFonts w:eastAsiaTheme="minorEastAsia"/>
              <w:noProof/>
              <w:lang w:eastAsia="da-DK"/>
            </w:rPr>
          </w:pPr>
          <w:ins w:id="205"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"_Toc533018503"</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14.8</w:t>
            </w:r>
            <w:r>
              <w:rPr>
                <w:rFonts w:eastAsiaTheme="minorEastAsia"/>
                <w:noProof/>
                <w:lang w:eastAsia="da-DK"/>
              </w:rPr>
              <w:tab/>
            </w:r>
            <w:r w:rsidRPr="005E21FF">
              <w:rPr>
                <w:rStyle w:val="Hyperlink"/>
                <w:noProof/>
              </w:rPr>
              <w:t>Dataforbindelse indlæses fra properties fil.</w:t>
            </w:r>
            <w:r>
              <w:rPr>
                <w:noProof/>
                <w:webHidden/>
              </w:rPr>
              <w:tab/>
            </w:r>
            <w:r>
              <w:rPr>
                <w:noProof/>
                <w:webHidden/>
              </w:rPr>
              <w:fldChar w:fldCharType="begin"/>
            </w:r>
            <w:r>
              <w:rPr>
                <w:noProof/>
                <w:webHidden/>
              </w:rPr>
              <w:instrText xml:space="preserve"> PAGEREF _Toc533018503 \h </w:instrText>
            </w:r>
            <w:r>
              <w:rPr>
                <w:noProof/>
                <w:webHidden/>
              </w:rPr>
            </w:r>
          </w:ins>
          <w:r>
            <w:rPr>
              <w:noProof/>
              <w:webHidden/>
            </w:rPr>
            <w:fldChar w:fldCharType="separate"/>
          </w:r>
          <w:ins w:id="206" w:author="Claus" w:date="2018-12-19T21:32:00Z">
            <w:r>
              <w:rPr>
                <w:noProof/>
                <w:webHidden/>
              </w:rPr>
              <w:t>32</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07" w:author="Claus" w:date="2018-12-19T21:32:00Z"/>
              <w:rFonts w:eastAsiaTheme="minorEastAsia"/>
              <w:noProof/>
              <w:lang w:eastAsia="da-DK"/>
            </w:rPr>
          </w:pPr>
          <w:ins w:id="208"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"_Toc533018504"</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14.9</w:t>
            </w:r>
            <w:r>
              <w:rPr>
                <w:rFonts w:eastAsiaTheme="minorEastAsia"/>
                <w:noProof/>
                <w:lang w:eastAsia="da-DK"/>
              </w:rPr>
              <w:tab/>
            </w:r>
            <w:r w:rsidRPr="005E21FF">
              <w:rPr>
                <w:rStyle w:val="Hyperlink"/>
                <w:noProof/>
              </w:rPr>
              <w:t>Beregning af materialer.</w:t>
            </w:r>
            <w:r>
              <w:rPr>
                <w:noProof/>
                <w:webHidden/>
              </w:rPr>
              <w:tab/>
            </w:r>
            <w:r>
              <w:rPr>
                <w:noProof/>
                <w:webHidden/>
              </w:rPr>
              <w:fldChar w:fldCharType="begin"/>
            </w:r>
            <w:r>
              <w:rPr>
                <w:noProof/>
                <w:webHidden/>
              </w:rPr>
              <w:instrText xml:space="preserve"> PAGEREF _Toc533018504 \h </w:instrText>
            </w:r>
            <w:r>
              <w:rPr>
                <w:noProof/>
                <w:webHidden/>
              </w:rPr>
            </w:r>
          </w:ins>
          <w:r>
            <w:rPr>
              <w:noProof/>
              <w:webHidden/>
            </w:rPr>
            <w:fldChar w:fldCharType="separate"/>
          </w:r>
          <w:ins w:id="209" w:author="Claus" w:date="2018-12-19T21:32:00Z">
            <w:r>
              <w:rPr>
                <w:noProof/>
                <w:webHidden/>
              </w:rPr>
              <w:t>33</w:t>
            </w:r>
            <w:r>
              <w:rPr>
                <w:noProof/>
                <w:webHidden/>
              </w:rPr>
              <w:fldChar w:fldCharType="end"/>
            </w:r>
            <w:r w:rsidRPr="005E21FF">
              <w:rPr>
                <w:rStyle w:val="Hyperlink"/>
                <w:noProof/>
              </w:rPr>
              <w:fldChar w:fldCharType="end"/>
            </w:r>
          </w:ins>
        </w:p>
        <w:p w:rsidR="00F249A6" w:rsidRDefault="00F249A6">
          <w:pPr>
            <w:pStyle w:val="Indholdsfortegnelse1"/>
            <w:tabs>
              <w:tab w:val="left" w:pos="660"/>
              <w:tab w:val="right" w:leader="dot" w:pos="9742"/>
            </w:tabs>
            <w:rPr>
              <w:ins w:id="210" w:author="Claus" w:date="2018-12-19T21:32:00Z"/>
              <w:rFonts w:eastAsiaTheme="minorEastAsia"/>
              <w:noProof/>
              <w:lang w:eastAsia="da-DK"/>
            </w:rPr>
          </w:pPr>
          <w:ins w:id="211"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"_Toc533018505"</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15</w:t>
            </w:r>
            <w:r>
              <w:rPr>
                <w:rFonts w:eastAsiaTheme="minorEastAsia"/>
                <w:noProof/>
                <w:lang w:eastAsia="da-DK"/>
              </w:rPr>
              <w:tab/>
            </w:r>
            <w:r w:rsidRPr="005E21FF">
              <w:rPr>
                <w:rStyle w:val="Hyperlink"/>
                <w:noProof/>
              </w:rPr>
              <w:t>Status på implementationen.</w:t>
            </w:r>
            <w:r>
              <w:rPr>
                <w:noProof/>
                <w:webHidden/>
              </w:rPr>
              <w:tab/>
            </w:r>
            <w:r>
              <w:rPr>
                <w:noProof/>
                <w:webHidden/>
              </w:rPr>
              <w:fldChar w:fldCharType="begin"/>
            </w:r>
            <w:r>
              <w:rPr>
                <w:noProof/>
                <w:webHidden/>
              </w:rPr>
              <w:instrText xml:space="preserve"> PAGEREF _Toc533018505 \h </w:instrText>
            </w:r>
            <w:r>
              <w:rPr>
                <w:noProof/>
                <w:webHidden/>
              </w:rPr>
            </w:r>
          </w:ins>
          <w:r>
            <w:rPr>
              <w:noProof/>
              <w:webHidden/>
            </w:rPr>
            <w:fldChar w:fldCharType="separate"/>
          </w:r>
          <w:ins w:id="212" w:author="Claus" w:date="2018-12-19T21:32:00Z">
            <w:r>
              <w:rPr>
                <w:noProof/>
                <w:webHidden/>
              </w:rPr>
              <w:t>34</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13" w:author="Claus" w:date="2018-12-19T21:32:00Z"/>
              <w:rFonts w:eastAsiaTheme="minorEastAsia"/>
              <w:noProof/>
              <w:lang w:eastAsia="da-DK"/>
            </w:rPr>
          </w:pPr>
          <w:ins w:id="214"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"_Toc533018506"</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15.1</w:t>
            </w:r>
            <w:r>
              <w:rPr>
                <w:rFonts w:eastAsiaTheme="minorEastAsia"/>
                <w:noProof/>
                <w:lang w:eastAsia="da-DK"/>
              </w:rPr>
              <w:tab/>
            </w:r>
            <w:r w:rsidRPr="005E21FF">
              <w:rPr>
                <w:rStyle w:val="Hyperlink"/>
                <w:noProof/>
              </w:rPr>
              <w:t>Funktionelle mangler.</w:t>
            </w:r>
            <w:r>
              <w:rPr>
                <w:noProof/>
                <w:webHidden/>
              </w:rPr>
              <w:tab/>
            </w:r>
            <w:r>
              <w:rPr>
                <w:noProof/>
                <w:webHidden/>
              </w:rPr>
              <w:fldChar w:fldCharType="begin"/>
            </w:r>
            <w:r>
              <w:rPr>
                <w:noProof/>
                <w:webHidden/>
              </w:rPr>
              <w:instrText xml:space="preserve"> PAGEREF _Toc533018506 \h </w:instrText>
            </w:r>
            <w:r>
              <w:rPr>
                <w:noProof/>
                <w:webHidden/>
              </w:rPr>
            </w:r>
          </w:ins>
          <w:r>
            <w:rPr>
              <w:noProof/>
              <w:webHidden/>
            </w:rPr>
            <w:fldChar w:fldCharType="separate"/>
          </w:r>
          <w:ins w:id="215" w:author="Claus" w:date="2018-12-19T21:32:00Z">
            <w:r>
              <w:rPr>
                <w:noProof/>
                <w:webHidden/>
              </w:rPr>
              <w:t>34</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16" w:author="Claus" w:date="2018-12-19T21:32:00Z"/>
              <w:rFonts w:eastAsiaTheme="minorEastAsia"/>
              <w:noProof/>
              <w:lang w:eastAsia="da-DK"/>
            </w:rPr>
          </w:pPr>
          <w:ins w:id="217"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"_Toc533018507"</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15.2</w:t>
            </w:r>
            <w:r>
              <w:rPr>
                <w:rFonts w:eastAsiaTheme="minorEastAsia"/>
                <w:noProof/>
                <w:lang w:eastAsia="da-DK"/>
              </w:rPr>
              <w:tab/>
            </w:r>
            <w:r w:rsidRPr="005E21FF">
              <w:rPr>
                <w:rStyle w:val="Hyperlink"/>
                <w:noProof/>
              </w:rPr>
              <w:t>Øvrige mangler.</w:t>
            </w:r>
            <w:r>
              <w:rPr>
                <w:noProof/>
                <w:webHidden/>
              </w:rPr>
              <w:tab/>
            </w:r>
            <w:r>
              <w:rPr>
                <w:noProof/>
                <w:webHidden/>
              </w:rPr>
              <w:fldChar w:fldCharType="begin"/>
            </w:r>
            <w:r>
              <w:rPr>
                <w:noProof/>
                <w:webHidden/>
              </w:rPr>
              <w:instrText xml:space="preserve"> PAGEREF _Toc533018507 \h </w:instrText>
            </w:r>
            <w:r>
              <w:rPr>
                <w:noProof/>
                <w:webHidden/>
              </w:rPr>
            </w:r>
          </w:ins>
          <w:r>
            <w:rPr>
              <w:noProof/>
              <w:webHidden/>
            </w:rPr>
            <w:fldChar w:fldCharType="separate"/>
          </w:r>
          <w:ins w:id="218" w:author="Claus" w:date="2018-12-19T21:32:00Z">
            <w:r>
              <w:rPr>
                <w:noProof/>
                <w:webHidden/>
              </w:rPr>
              <w:t>35</w:t>
            </w:r>
            <w:r>
              <w:rPr>
                <w:noProof/>
                <w:webHidden/>
              </w:rPr>
              <w:fldChar w:fldCharType="end"/>
            </w:r>
            <w:r w:rsidRPr="005E21FF">
              <w:rPr>
                <w:rStyle w:val="Hyperlink"/>
                <w:noProof/>
              </w:rPr>
              <w:fldChar w:fldCharType="end"/>
            </w:r>
          </w:ins>
        </w:p>
        <w:p w:rsidR="00F249A6" w:rsidRDefault="00F249A6">
          <w:pPr>
            <w:pStyle w:val="Indholdsfortegnelse1"/>
            <w:tabs>
              <w:tab w:val="left" w:pos="660"/>
              <w:tab w:val="right" w:leader="dot" w:pos="9742"/>
            </w:tabs>
            <w:rPr>
              <w:ins w:id="219" w:author="Claus" w:date="2018-12-19T21:32:00Z"/>
              <w:rFonts w:eastAsiaTheme="minorEastAsia"/>
              <w:noProof/>
              <w:lang w:eastAsia="da-DK"/>
            </w:rPr>
          </w:pPr>
          <w:ins w:id="220"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"_Toc533018508"</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16</w:t>
            </w:r>
            <w:r>
              <w:rPr>
                <w:rFonts w:eastAsiaTheme="minorEastAsia"/>
                <w:noProof/>
                <w:lang w:eastAsia="da-DK"/>
              </w:rPr>
              <w:tab/>
            </w:r>
            <w:r w:rsidRPr="005E21FF">
              <w:rPr>
                <w:rStyle w:val="Hyperlink"/>
                <w:noProof/>
              </w:rPr>
              <w:t>Tests</w:t>
            </w:r>
            <w:r>
              <w:rPr>
                <w:noProof/>
                <w:webHidden/>
              </w:rPr>
              <w:tab/>
            </w:r>
            <w:r>
              <w:rPr>
                <w:noProof/>
                <w:webHidden/>
              </w:rPr>
              <w:fldChar w:fldCharType="begin"/>
            </w:r>
            <w:r>
              <w:rPr>
                <w:noProof/>
                <w:webHidden/>
              </w:rPr>
              <w:instrText xml:space="preserve"> PAGEREF _Toc533018508 \h </w:instrText>
            </w:r>
            <w:r>
              <w:rPr>
                <w:noProof/>
                <w:webHidden/>
              </w:rPr>
            </w:r>
          </w:ins>
          <w:r>
            <w:rPr>
              <w:noProof/>
              <w:webHidden/>
            </w:rPr>
            <w:fldChar w:fldCharType="separate"/>
          </w:r>
          <w:ins w:id="221" w:author="Claus" w:date="2018-12-19T21:32:00Z">
            <w:r>
              <w:rPr>
                <w:noProof/>
                <w:webHidden/>
              </w:rPr>
              <w:t>36</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22" w:author="Claus" w:date="2018-12-19T21:32:00Z"/>
              <w:rFonts w:eastAsiaTheme="minorEastAsia"/>
              <w:noProof/>
              <w:lang w:eastAsia="da-DK"/>
            </w:rPr>
          </w:pPr>
          <w:ins w:id="223"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"_Toc533018509"</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16.1</w:t>
            </w:r>
            <w:r>
              <w:rPr>
                <w:rFonts w:eastAsiaTheme="minorEastAsia"/>
                <w:noProof/>
                <w:lang w:eastAsia="da-DK"/>
              </w:rPr>
              <w:tab/>
            </w:r>
            <w:r w:rsidRPr="005E21FF">
              <w:rPr>
                <w:rStyle w:val="Hyperlink"/>
                <w:noProof/>
              </w:rPr>
              <w:t>JaCoCo rapport for projektet.</w:t>
            </w:r>
            <w:r>
              <w:rPr>
                <w:noProof/>
                <w:webHidden/>
              </w:rPr>
              <w:tab/>
            </w:r>
            <w:r>
              <w:rPr>
                <w:noProof/>
                <w:webHidden/>
              </w:rPr>
              <w:fldChar w:fldCharType="begin"/>
            </w:r>
            <w:r>
              <w:rPr>
                <w:noProof/>
                <w:webHidden/>
              </w:rPr>
              <w:instrText xml:space="preserve"> PAGEREF _Toc533018509 \h </w:instrText>
            </w:r>
            <w:r>
              <w:rPr>
                <w:noProof/>
                <w:webHidden/>
              </w:rPr>
            </w:r>
          </w:ins>
          <w:r>
            <w:rPr>
              <w:noProof/>
              <w:webHidden/>
            </w:rPr>
            <w:fldChar w:fldCharType="separate"/>
          </w:r>
          <w:ins w:id="224" w:author="Claus" w:date="2018-12-19T21:32:00Z">
            <w:r>
              <w:rPr>
                <w:noProof/>
                <w:webHidden/>
              </w:rPr>
              <w:t>38</w:t>
            </w:r>
            <w:r>
              <w:rPr>
                <w:noProof/>
                <w:webHidden/>
              </w:rPr>
              <w:fldChar w:fldCharType="end"/>
            </w:r>
            <w:r w:rsidRPr="005E21FF">
              <w:rPr>
                <w:rStyle w:val="Hyperlink"/>
                <w:noProof/>
              </w:rPr>
              <w:fldChar w:fldCharType="end"/>
            </w:r>
          </w:ins>
        </w:p>
        <w:p w:rsidR="00F249A6" w:rsidRDefault="00F249A6">
          <w:pPr>
            <w:pStyle w:val="Indholdsfortegnelse1"/>
            <w:tabs>
              <w:tab w:val="left" w:pos="660"/>
              <w:tab w:val="right" w:leader="dot" w:pos="9742"/>
            </w:tabs>
            <w:rPr>
              <w:ins w:id="225" w:author="Claus" w:date="2018-12-19T21:32:00Z"/>
              <w:rFonts w:eastAsiaTheme="minorEastAsia"/>
              <w:noProof/>
              <w:lang w:eastAsia="da-DK"/>
            </w:rPr>
          </w:pPr>
          <w:ins w:id="226"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"_Toc533018647"</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17</w:t>
            </w:r>
            <w:r>
              <w:rPr>
                <w:rFonts w:eastAsiaTheme="minorEastAsia"/>
                <w:noProof/>
                <w:lang w:eastAsia="da-DK"/>
              </w:rPr>
              <w:tab/>
            </w:r>
            <w:r w:rsidRPr="005E21FF">
              <w:rPr>
                <w:rStyle w:val="Hyperlink"/>
                <w:noProof/>
              </w:rPr>
              <w:t>Scrum</w:t>
            </w:r>
            <w:r>
              <w:rPr>
                <w:noProof/>
                <w:webHidden/>
              </w:rPr>
              <w:tab/>
            </w:r>
            <w:r>
              <w:rPr>
                <w:noProof/>
                <w:webHidden/>
              </w:rPr>
              <w:fldChar w:fldCharType="begin"/>
            </w:r>
            <w:r>
              <w:rPr>
                <w:noProof/>
                <w:webHidden/>
              </w:rPr>
              <w:instrText xml:space="preserve"> PAGEREF _Toc533018647 \h </w:instrText>
            </w:r>
            <w:r>
              <w:rPr>
                <w:noProof/>
                <w:webHidden/>
              </w:rPr>
            </w:r>
          </w:ins>
          <w:r>
            <w:rPr>
              <w:noProof/>
              <w:webHidden/>
            </w:rPr>
            <w:fldChar w:fldCharType="separate"/>
          </w:r>
          <w:ins w:id="227" w:author="Claus" w:date="2018-12-19T21:32:00Z">
            <w:r>
              <w:rPr>
                <w:noProof/>
                <w:webHidden/>
              </w:rPr>
              <w:t>39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28" w:author="Claus" w:date="2018-12-19T21:32:00Z"/>
              <w:rFonts w:eastAsiaTheme="minorEastAsia"/>
              <w:noProof/>
              <w:lang w:eastAsia="da-DK"/>
            </w:rPr>
          </w:pPr>
          <w:ins w:id="229"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"_Toc533018648"</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17.1</w:t>
            </w:r>
            <w:r>
              <w:rPr>
                <w:rFonts w:eastAsiaTheme="minorEastAsia"/>
                <w:noProof/>
                <w:lang w:eastAsia="da-DK"/>
              </w:rPr>
              <w:tab/>
            </w:r>
            <w:r w:rsidRPr="005E21FF">
              <w:rPr>
                <w:rStyle w:val="Hyperlink"/>
                <w:noProof/>
              </w:rPr>
              <w:t>Arbejdsprocessen faktuelt</w:t>
            </w:r>
            <w:r>
              <w:rPr>
                <w:noProof/>
                <w:webHidden/>
              </w:rPr>
              <w:tab/>
            </w:r>
            <w:r>
              <w:rPr>
                <w:noProof/>
                <w:webHidden/>
              </w:rPr>
              <w:fldChar w:fldCharType="begin"/>
            </w:r>
            <w:r>
              <w:rPr>
                <w:noProof/>
                <w:webHidden/>
              </w:rPr>
              <w:instrText xml:space="preserve"> PAGEREF _Toc533018648 \h </w:instrText>
            </w:r>
            <w:r>
              <w:rPr>
                <w:noProof/>
                <w:webHidden/>
              </w:rPr>
            </w:r>
          </w:ins>
          <w:r>
            <w:rPr>
              <w:noProof/>
              <w:webHidden/>
            </w:rPr>
            <w:fldChar w:fldCharType="separate"/>
          </w:r>
          <w:ins w:id="230" w:author="Claus" w:date="2018-12-19T21:32:00Z">
            <w:r>
              <w:rPr>
                <w:noProof/>
                <w:webHidden/>
              </w:rPr>
              <w:t>39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31" w:author="Claus" w:date="2018-12-19T21:32:00Z"/>
              <w:rFonts w:eastAsiaTheme="minorEastAsia"/>
              <w:noProof/>
              <w:lang w:eastAsia="da-DK"/>
            </w:rPr>
          </w:pPr>
          <w:ins w:id="232"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"_Toc533018649"</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17.2</w:t>
            </w:r>
            <w:r>
              <w:rPr>
                <w:rFonts w:eastAsiaTheme="minorEastAsia"/>
                <w:noProof/>
                <w:lang w:eastAsia="da-DK"/>
              </w:rPr>
              <w:tab/>
            </w:r>
            <w:r w:rsidRPr="005E21FF">
              <w:rPr>
                <w:rStyle w:val="Hyperlink"/>
                <w:noProof/>
              </w:rPr>
              <w:t>Arbejdsprocessen reflekteret</w:t>
            </w:r>
            <w:r>
              <w:rPr>
                <w:noProof/>
                <w:webHidden/>
              </w:rPr>
              <w:tab/>
            </w:r>
            <w:r>
              <w:rPr>
                <w:noProof/>
                <w:webHidden/>
              </w:rPr>
              <w:fldChar w:fldCharType="begin"/>
            </w:r>
            <w:r>
              <w:rPr>
                <w:noProof/>
                <w:webHidden/>
              </w:rPr>
              <w:instrText xml:space="preserve"> PAGEREF _Toc533018649 \h </w:instrText>
            </w:r>
            <w:r>
              <w:rPr>
                <w:noProof/>
                <w:webHidden/>
              </w:rPr>
            </w:r>
          </w:ins>
          <w:r>
            <w:rPr>
              <w:noProof/>
              <w:webHidden/>
            </w:rPr>
            <w:fldChar w:fldCharType="separate"/>
          </w:r>
          <w:ins w:id="233" w:author="Claus" w:date="2018-12-19T21:32:00Z">
            <w:r>
              <w:rPr>
                <w:noProof/>
                <w:webHidden/>
              </w:rPr>
              <w:t>40</w:t>
            </w:r>
            <w:r>
              <w:rPr>
                <w:noProof/>
                <w:webHidden/>
              </w:rPr>
              <w:fldChar w:fldCharType="end"/>
            </w:r>
            <w:r w:rsidRPr="005E21FF">
              <w:rPr>
                <w:rStyle w:val="Hyperlink"/>
                <w:noProof/>
              </w:rPr>
              <w:fldChar w:fldCharType="end"/>
            </w:r>
          </w:ins>
        </w:p>
        <w:p w:rsidR="00F249A6" w:rsidRDefault="00F249A6">
          <w:pPr>
            <w:pStyle w:val="Indholdsfortegnelse1"/>
            <w:tabs>
              <w:tab w:val="right" w:leader="dot" w:pos="9742"/>
            </w:tabs>
            <w:rPr>
              <w:ins w:id="234" w:author="Claus" w:date="2018-12-19T21:32:00Z"/>
              <w:rFonts w:eastAsiaTheme="minorEastAsia"/>
              <w:noProof/>
              <w:lang w:eastAsia="da-DK"/>
            </w:rPr>
          </w:pPr>
          <w:ins w:id="235"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"_Toc533018650"</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Bilag</w:t>
            </w:r>
            <w:r>
              <w:rPr>
                <w:noProof/>
                <w:webHidden/>
              </w:rPr>
              <w:tab/>
            </w:r>
            <w:r>
              <w:rPr>
                <w:noProof/>
                <w:webHidden/>
              </w:rPr>
              <w:fldChar w:fldCharType="begin"/>
            </w:r>
            <w:r>
              <w:rPr>
                <w:noProof/>
                <w:webHidden/>
              </w:rPr>
              <w:instrText xml:space="preserve"> PAGEREF _Toc533018650 \h </w:instrText>
            </w:r>
            <w:r>
              <w:rPr>
                <w:noProof/>
                <w:webHidden/>
              </w:rPr>
            </w:r>
          </w:ins>
          <w:r>
            <w:rPr>
              <w:noProof/>
              <w:webHidden/>
            </w:rPr>
            <w:fldChar w:fldCharType="separate"/>
          </w:r>
          <w:ins w:id="236" w:author="Claus" w:date="2018-12-19T21:32:00Z">
            <w:r>
              <w:rPr>
                <w:noProof/>
                <w:webHidden/>
              </w:rPr>
              <w:t>42</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237" w:author="Claus" w:date="2018-12-19T21:32:00Z"/>
              <w:rFonts w:eastAsiaTheme="minorEastAsia"/>
              <w:noProof/>
              <w:lang w:eastAsia="da-DK"/>
            </w:rPr>
          </w:pPr>
          <w:ins w:id="238"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"_Toc533018651"</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1</w:t>
            </w:r>
            <w:r>
              <w:rPr>
                <w:rFonts w:eastAsiaTheme="minorEastAsia"/>
                <w:noProof/>
                <w:lang w:eastAsia="da-DK"/>
              </w:rPr>
              <w:tab/>
            </w:r>
            <w:r w:rsidRPr="005E21FF">
              <w:rPr>
                <w:rStyle w:val="Hyperlink"/>
                <w:noProof/>
              </w:rPr>
              <w:t>SCRUM user stories:</w:t>
            </w:r>
            <w:r>
              <w:rPr>
                <w:noProof/>
                <w:webHidden/>
              </w:rPr>
              <w:tab/>
            </w:r>
            <w:r>
              <w:rPr>
                <w:noProof/>
                <w:webHidden/>
              </w:rPr>
              <w:fldChar w:fldCharType="begin"/>
            </w:r>
            <w:r>
              <w:rPr>
                <w:noProof/>
                <w:webHidden/>
              </w:rPr>
              <w:instrText xml:space="preserve"> PAGEREF _Toc533018651 \h </w:instrText>
            </w:r>
            <w:r>
              <w:rPr>
                <w:noProof/>
                <w:webHidden/>
              </w:rPr>
            </w:r>
          </w:ins>
          <w:r>
            <w:rPr>
              <w:noProof/>
              <w:webHidden/>
            </w:rPr>
            <w:fldChar w:fldCharType="separate"/>
          </w:r>
          <w:ins w:id="239" w:author="Claus" w:date="2018-12-19T21:32:00Z">
            <w:r>
              <w:rPr>
                <w:noProof/>
                <w:webHidden/>
              </w:rPr>
              <w:t>42</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240" w:author="Claus" w:date="2018-12-19T21:32:00Z"/>
              <w:rFonts w:eastAsiaTheme="minorEastAsia"/>
              <w:noProof/>
              <w:lang w:eastAsia="da-DK"/>
            </w:rPr>
          </w:pPr>
          <w:ins w:id="241"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"_Toc533018652"</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lang w:val="en-US"/>
              </w:rPr>
              <w:t>2</w:t>
            </w:r>
            <w:r>
              <w:rPr>
                <w:rFonts w:eastAsiaTheme="minorEastAsia"/>
                <w:noProof/>
                <w:lang w:eastAsia="da-DK"/>
              </w:rPr>
              <w:tab/>
            </w:r>
            <w:r w:rsidRPr="005E21FF">
              <w:rPr>
                <w:rStyle w:val="Hyperlink"/>
                <w:noProof/>
                <w:lang w:val="en-US"/>
              </w:rPr>
              <w:t>Product Backlog</w:t>
            </w:r>
            <w:r>
              <w:rPr>
                <w:noProof/>
                <w:webHidden/>
              </w:rPr>
              <w:tab/>
            </w:r>
            <w:r>
              <w:rPr>
                <w:noProof/>
                <w:webHidden/>
              </w:rPr>
              <w:fldChar w:fldCharType="begin"/>
            </w:r>
            <w:r>
              <w:rPr>
                <w:noProof/>
                <w:webHidden/>
              </w:rPr>
              <w:instrText xml:space="preserve"> PAGEREF _Toc533018652 \h </w:instrText>
            </w:r>
            <w:r>
              <w:rPr>
                <w:noProof/>
                <w:webHidden/>
              </w:rPr>
            </w:r>
          </w:ins>
          <w:r>
            <w:rPr>
              <w:noProof/>
              <w:webHidden/>
            </w:rPr>
            <w:fldChar w:fldCharType="separate"/>
          </w:r>
          <w:ins w:id="242" w:author="Claus" w:date="2018-12-19T21:32:00Z">
            <w:r>
              <w:rPr>
                <w:noProof/>
                <w:webHidden/>
              </w:rPr>
              <w:t>43</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243" w:author="Claus" w:date="2018-12-19T21:32:00Z"/>
              <w:rFonts w:eastAsiaTheme="minorEastAsia"/>
              <w:noProof/>
              <w:lang w:eastAsia="da-DK"/>
            </w:rPr>
          </w:pPr>
          <w:ins w:id="244"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"_Toc533018653"</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lang w:val="en-US"/>
              </w:rPr>
              <w:t>3</w:t>
            </w:r>
            <w:r>
              <w:rPr>
                <w:rFonts w:eastAsiaTheme="minorEastAsia"/>
                <w:noProof/>
                <w:lang w:eastAsia="da-DK"/>
              </w:rPr>
              <w:tab/>
            </w:r>
            <w:r w:rsidRPr="005E21FF">
              <w:rPr>
                <w:rStyle w:val="Hyperlink"/>
                <w:noProof/>
                <w:lang w:val="en-US"/>
              </w:rPr>
              <w:t>Tidlig featureliste</w:t>
            </w:r>
            <w:r>
              <w:rPr>
                <w:noProof/>
                <w:webHidden/>
              </w:rPr>
              <w:tab/>
            </w:r>
            <w:r>
              <w:rPr>
                <w:noProof/>
                <w:webHidden/>
              </w:rPr>
              <w:fldChar w:fldCharType="begin"/>
            </w:r>
            <w:r>
              <w:rPr>
                <w:noProof/>
                <w:webHidden/>
              </w:rPr>
              <w:instrText xml:space="preserve"> PAGEREF _Toc533018653 \h </w:instrText>
            </w:r>
            <w:r>
              <w:rPr>
                <w:noProof/>
                <w:webHidden/>
              </w:rPr>
            </w:r>
          </w:ins>
          <w:r>
            <w:rPr>
              <w:noProof/>
              <w:webHidden/>
            </w:rPr>
            <w:fldChar w:fldCharType="separate"/>
          </w:r>
          <w:ins w:id="245" w:author="Claus" w:date="2018-12-19T21:32:00Z">
            <w:r>
              <w:rPr>
                <w:noProof/>
                <w:webHidden/>
              </w:rPr>
              <w:t>47</w:t>
            </w:r>
            <w:r>
              <w:rPr>
                <w:noProof/>
                <w:webHidden/>
              </w:rPr>
              <w:fldChar w:fldCharType="end"/>
            </w:r>
            <w:r w:rsidRPr="005E21FF">
              <w:rPr>
                <w:rStyle w:val="Hyperlink"/>
                <w:noProof/>
              </w:rPr>
              <w:fldChar w:fldCharType="end"/>
            </w:r>
          </w:ins>
        </w:p>
        <w:p w:rsidR="00F249A6" w:rsidRDefault="00F249A6">
          <w:pPr>
            <w:pStyle w:val="Indholdsfortegnelse1"/>
            <w:tabs>
              <w:tab w:val="left" w:pos="440"/>
              <w:tab w:val="right" w:leader="dot" w:pos="9742"/>
            </w:tabs>
            <w:rPr>
              <w:ins w:id="246" w:author="Claus" w:date="2018-12-19T21:32:00Z"/>
              <w:rFonts w:eastAsiaTheme="minorEastAsia"/>
              <w:noProof/>
              <w:lang w:eastAsia="da-DK"/>
            </w:rPr>
          </w:pPr>
          <w:ins w:id="247"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"_Toc533018680"</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lang w:val="en-US"/>
              </w:rPr>
              <w:t>4</w:t>
            </w:r>
            <w:r>
              <w:rPr>
                <w:rFonts w:eastAsiaTheme="minorEastAsia"/>
                <w:noProof/>
                <w:lang w:eastAsia="da-DK"/>
              </w:rPr>
              <w:tab/>
            </w:r>
            <w:r w:rsidRPr="005E21FF">
              <w:rPr>
                <w:rStyle w:val="Hyperlink"/>
                <w:noProof/>
                <w:lang w:val="en-US"/>
              </w:rPr>
              <w:t>Daily Scrum meetings outcome and decisions:</w:t>
            </w:r>
            <w:r>
              <w:rPr>
                <w:noProof/>
                <w:webHidden/>
              </w:rPr>
              <w:tab/>
            </w:r>
            <w:r>
              <w:rPr>
                <w:noProof/>
                <w:webHidden/>
              </w:rPr>
              <w:fldChar w:fldCharType="begin"/>
            </w:r>
            <w:r>
              <w:rPr>
                <w:noProof/>
                <w:webHidden/>
              </w:rPr>
              <w:instrText xml:space="preserve"> PAGEREF _Toc533018680 \h </w:instrText>
            </w:r>
            <w:r>
              <w:rPr>
                <w:noProof/>
                <w:webHidden/>
              </w:rPr>
            </w:r>
          </w:ins>
          <w:r>
            <w:rPr>
              <w:noProof/>
              <w:webHidden/>
            </w:rPr>
            <w:fldChar w:fldCharType="separate"/>
          </w:r>
          <w:ins w:id="248" w:author="Claus" w:date="2018-12-19T21:32:00Z">
            <w:r>
              <w:rPr>
                <w:noProof/>
                <w:webHidden/>
              </w:rPr>
              <w:t>47</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49" w:author="Claus" w:date="2018-12-19T21:32:00Z"/>
              <w:rFonts w:eastAsiaTheme="minorEastAsia"/>
              <w:noProof/>
              <w:lang w:eastAsia="da-DK"/>
            </w:rPr>
          </w:pPr>
          <w:ins w:id="250"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"_Toc533018681"</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w:t>
            </w:r>
            <w:r>
              <w:rPr>
                <w:rFonts w:eastAsiaTheme="minorEastAsia"/>
                <w:noProof/>
                <w:lang w:eastAsia="da-DK"/>
              </w:rPr>
              <w:tab/>
            </w:r>
            <w:r w:rsidRPr="005E21FF">
              <w:rPr>
                <w:rStyle w:val="Hyperlink"/>
                <w:noProof/>
              </w:rPr>
              <w:t>13-11-2018:</w:t>
            </w:r>
            <w:r>
              <w:rPr>
                <w:noProof/>
                <w:webHidden/>
              </w:rPr>
              <w:tab/>
            </w:r>
            <w:r>
              <w:rPr>
                <w:noProof/>
                <w:webHidden/>
              </w:rPr>
              <w:fldChar w:fldCharType="begin"/>
            </w:r>
            <w:r>
              <w:rPr>
                <w:noProof/>
                <w:webHidden/>
              </w:rPr>
              <w:instrText xml:space="preserve"> PAGEREF _Toc533018681 \h </w:instrText>
            </w:r>
            <w:r>
              <w:rPr>
                <w:noProof/>
                <w:webHidden/>
              </w:rPr>
            </w:r>
          </w:ins>
          <w:r>
            <w:rPr>
              <w:noProof/>
              <w:webHidden/>
            </w:rPr>
            <w:fldChar w:fldCharType="separate"/>
          </w:r>
          <w:ins w:id="251" w:author="Claus" w:date="2018-12-19T21:32:00Z">
            <w:r>
              <w:rPr>
                <w:noProof/>
                <w:webHidden/>
              </w:rPr>
              <w:t>47</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52" w:author="Claus" w:date="2018-12-19T21:32:00Z"/>
              <w:rFonts w:eastAsiaTheme="minorEastAsia"/>
              <w:noProof/>
              <w:lang w:eastAsia="da-DK"/>
            </w:rPr>
          </w:pPr>
          <w:ins w:id="253"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"_Toc533018682"</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4.2</w:t>
            </w:r>
            <w:r>
              <w:rPr>
                <w:rFonts w:eastAsiaTheme="minorEastAsia"/>
                <w:noProof/>
                <w:lang w:eastAsia="da-DK"/>
              </w:rPr>
              <w:tab/>
            </w:r>
            <w:r w:rsidRPr="005E21FF">
              <w:rPr>
                <w:rStyle w:val="Hyperlink"/>
                <w:noProof/>
              </w:rPr>
              <w:t>14-11-2018:</w:t>
            </w:r>
            <w:r>
              <w:rPr>
                <w:noProof/>
                <w:webHidden/>
              </w:rPr>
              <w:tab/>
            </w:r>
            <w:r>
              <w:rPr>
                <w:noProof/>
                <w:webHidden/>
              </w:rPr>
              <w:fldChar w:fldCharType="begin"/>
            </w:r>
            <w:r>
              <w:rPr>
                <w:noProof/>
                <w:webHidden/>
              </w:rPr>
              <w:instrText xml:space="preserve"> PAGEREF _Toc533018682 \h </w:instrText>
            </w:r>
            <w:r>
              <w:rPr>
                <w:noProof/>
                <w:webHidden/>
              </w:rPr>
            </w:r>
          </w:ins>
          <w:r>
            <w:rPr>
              <w:noProof/>
              <w:webHidden/>
            </w:rPr>
            <w:fldChar w:fldCharType="separate"/>
          </w:r>
          <w:ins w:id="254" w:author="Claus" w:date="2018-12-19T21:32:00Z">
            <w:r>
              <w:rPr>
                <w:noProof/>
                <w:webHidden/>
              </w:rPr>
              <w:t>48</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55" w:author="Claus" w:date="2018-12-19T21:32:00Z"/>
              <w:rFonts w:eastAsiaTheme="minorEastAsia"/>
              <w:noProof/>
              <w:lang w:eastAsia="da-DK"/>
            </w:rPr>
          </w:pPr>
          <w:ins w:id="256"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"_Toc533018683"</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4.3</w:t>
            </w:r>
            <w:r>
              <w:rPr>
                <w:rFonts w:eastAsiaTheme="minorEastAsia"/>
                <w:noProof/>
                <w:lang w:eastAsia="da-DK"/>
              </w:rPr>
              <w:tab/>
            </w:r>
            <w:r w:rsidRPr="005E21FF">
              <w:rPr>
                <w:rStyle w:val="Hyperlink"/>
                <w:noProof/>
              </w:rPr>
              <w:t>15-11-2018:</w:t>
            </w:r>
            <w:r>
              <w:rPr>
                <w:noProof/>
                <w:webHidden/>
              </w:rPr>
              <w:tab/>
            </w:r>
            <w:r>
              <w:rPr>
                <w:noProof/>
                <w:webHidden/>
              </w:rPr>
              <w:fldChar w:fldCharType="begin"/>
            </w:r>
            <w:r>
              <w:rPr>
                <w:noProof/>
                <w:webHidden/>
              </w:rPr>
              <w:instrText xml:space="preserve"> PAGEREF _Toc533018683 \h </w:instrText>
            </w:r>
            <w:r>
              <w:rPr>
                <w:noProof/>
                <w:webHidden/>
              </w:rPr>
            </w:r>
          </w:ins>
          <w:r>
            <w:rPr>
              <w:noProof/>
              <w:webHidden/>
            </w:rPr>
            <w:fldChar w:fldCharType="separate"/>
          </w:r>
          <w:ins w:id="257" w:author="Claus" w:date="2018-12-19T21:32:00Z">
            <w:r>
              <w:rPr>
                <w:noProof/>
                <w:webHidden/>
              </w:rPr>
              <w:t>48</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58" w:author="Claus" w:date="2018-12-19T21:32:00Z"/>
              <w:rFonts w:eastAsiaTheme="minorEastAsia"/>
              <w:noProof/>
              <w:lang w:eastAsia="da-DK"/>
            </w:rPr>
          </w:pPr>
          <w:ins w:id="259"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"_Toc533018684"</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4.4</w:t>
            </w:r>
            <w:r>
              <w:rPr>
                <w:rFonts w:eastAsiaTheme="minorEastAsia"/>
                <w:noProof/>
                <w:lang w:eastAsia="da-DK"/>
              </w:rPr>
              <w:tab/>
            </w:r>
            <w:r w:rsidRPr="005E21FF">
              <w:rPr>
                <w:rStyle w:val="Hyperlink"/>
                <w:noProof/>
              </w:rPr>
              <w:t>16-11-2018:</w:t>
            </w:r>
            <w:r>
              <w:rPr>
                <w:noProof/>
                <w:webHidden/>
              </w:rPr>
              <w:tab/>
            </w:r>
            <w:r>
              <w:rPr>
                <w:noProof/>
                <w:webHidden/>
              </w:rPr>
              <w:fldChar w:fldCharType="begin"/>
            </w:r>
            <w:r>
              <w:rPr>
                <w:noProof/>
                <w:webHidden/>
              </w:rPr>
              <w:instrText xml:space="preserve"> PAGEREF _Toc533018684 \h </w:instrText>
            </w:r>
            <w:r>
              <w:rPr>
                <w:noProof/>
                <w:webHidden/>
              </w:rPr>
            </w:r>
          </w:ins>
          <w:r>
            <w:rPr>
              <w:noProof/>
              <w:webHidden/>
            </w:rPr>
            <w:fldChar w:fldCharType="separate"/>
          </w:r>
          <w:ins w:id="260" w:author="Claus" w:date="2018-12-19T21:32:00Z">
            <w:r>
              <w:rPr>
                <w:noProof/>
                <w:webHidden/>
              </w:rPr>
              <w:t>48</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61" w:author="Claus" w:date="2018-12-19T21:32:00Z"/>
              <w:rFonts w:eastAsiaTheme="minorEastAsia"/>
              <w:noProof/>
              <w:lang w:eastAsia="da-DK"/>
            </w:rPr>
          </w:pPr>
          <w:ins w:id="262"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"_Toc533018685"</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4.5</w:t>
            </w:r>
            <w:r>
              <w:rPr>
                <w:rFonts w:eastAsiaTheme="minorEastAsia"/>
                <w:noProof/>
                <w:lang w:eastAsia="da-DK"/>
              </w:rPr>
              <w:tab/>
            </w:r>
            <w:r w:rsidRPr="005E21FF">
              <w:rPr>
                <w:rStyle w:val="Hyperlink"/>
                <w:noProof/>
              </w:rPr>
              <w:t>16-11-2018 Retrospective af uge 1:</w:t>
            </w:r>
            <w:r>
              <w:rPr>
                <w:noProof/>
                <w:webHidden/>
              </w:rPr>
              <w:tab/>
            </w:r>
            <w:r>
              <w:rPr>
                <w:noProof/>
                <w:webHidden/>
              </w:rPr>
              <w:fldChar w:fldCharType="begin"/>
            </w:r>
            <w:r>
              <w:rPr>
                <w:noProof/>
                <w:webHidden/>
              </w:rPr>
              <w:instrText xml:space="preserve"> PAGEREF _Toc533018685 \h </w:instrText>
            </w:r>
            <w:r>
              <w:rPr>
                <w:noProof/>
                <w:webHidden/>
              </w:rPr>
            </w:r>
          </w:ins>
          <w:r>
            <w:rPr>
              <w:noProof/>
              <w:webHidden/>
            </w:rPr>
            <w:fldChar w:fldCharType="separate"/>
          </w:r>
          <w:ins w:id="263" w:author="Claus" w:date="2018-12-19T21:32:00Z">
            <w:r>
              <w:rPr>
                <w:noProof/>
                <w:webHidden/>
              </w:rPr>
              <w:t>49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64" w:author="Claus" w:date="2018-12-19T21:32:00Z"/>
              <w:rFonts w:eastAsiaTheme="minorEastAsia"/>
              <w:noProof/>
              <w:lang w:eastAsia="da-DK"/>
            </w:rPr>
          </w:pPr>
          <w:ins w:id="265"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"_Toc533018686"</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4.6</w:t>
            </w:r>
            <w:r>
              <w:rPr>
                <w:rFonts w:eastAsiaTheme="minorEastAsia"/>
                <w:noProof/>
                <w:lang w:eastAsia="da-DK"/>
              </w:rPr>
              <w:tab/>
            </w:r>
            <w:r w:rsidRPr="005E21FF">
              <w:rPr>
                <w:rStyle w:val="Hyperlink"/>
                <w:noProof/>
              </w:rPr>
              <w:t>19-11-2018:</w:t>
            </w:r>
            <w:r>
              <w:rPr>
                <w:noProof/>
                <w:webHidden/>
              </w:rPr>
              <w:tab/>
            </w:r>
            <w:r>
              <w:rPr>
                <w:noProof/>
                <w:webHidden/>
              </w:rPr>
              <w:fldChar w:fldCharType="begin"/>
            </w:r>
            <w:r>
              <w:rPr>
                <w:noProof/>
                <w:webHidden/>
              </w:rPr>
              <w:instrText xml:space="preserve"> PAGEREF _Toc533018686 \h </w:instrText>
            </w:r>
            <w:r>
              <w:rPr>
                <w:noProof/>
                <w:webHidden/>
              </w:rPr>
            </w:r>
          </w:ins>
          <w:r>
            <w:rPr>
              <w:noProof/>
              <w:webHidden/>
            </w:rPr>
            <w:fldChar w:fldCharType="separate"/>
          </w:r>
          <w:ins w:id="266" w:author="Claus" w:date="2018-12-19T21:32:00Z">
            <w:r>
              <w:rPr>
                <w:noProof/>
                <w:webHidden/>
              </w:rPr>
              <w:t>49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67" w:author="Claus" w:date="2018-12-19T21:32:00Z"/>
              <w:rFonts w:eastAsiaTheme="minorEastAsia"/>
              <w:noProof/>
              <w:lang w:eastAsia="da-DK"/>
            </w:rPr>
          </w:pPr>
          <w:ins w:id="268"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"_Toc533018687"</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4.7</w:t>
            </w:r>
            <w:r>
              <w:rPr>
                <w:rFonts w:eastAsiaTheme="minorEastAsia"/>
                <w:noProof/>
                <w:lang w:eastAsia="da-DK"/>
              </w:rPr>
              <w:tab/>
            </w:r>
            <w:r w:rsidRPr="005E21FF">
              <w:rPr>
                <w:rStyle w:val="Hyperlink"/>
                <w:noProof/>
              </w:rPr>
              <w:t>20-11-2018:</w:t>
            </w:r>
            <w:r>
              <w:rPr>
                <w:noProof/>
                <w:webHidden/>
              </w:rPr>
              <w:tab/>
            </w:r>
            <w:r>
              <w:rPr>
                <w:noProof/>
                <w:webHidden/>
              </w:rPr>
              <w:fldChar w:fldCharType="begin"/>
            </w:r>
            <w:r>
              <w:rPr>
                <w:noProof/>
                <w:webHidden/>
              </w:rPr>
              <w:instrText xml:space="preserve"> PAGEREF _Toc533018687 \h </w:instrText>
            </w:r>
            <w:r>
              <w:rPr>
                <w:noProof/>
                <w:webHidden/>
              </w:rPr>
            </w:r>
          </w:ins>
          <w:r>
            <w:rPr>
              <w:noProof/>
              <w:webHidden/>
            </w:rPr>
            <w:fldChar w:fldCharType="separate"/>
          </w:r>
          <w:ins w:id="269" w:author="Claus" w:date="2018-12-19T21:32:00Z">
            <w:r>
              <w:rPr>
                <w:noProof/>
                <w:webHidden/>
              </w:rPr>
              <w:t>49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70" w:author="Claus" w:date="2018-12-19T21:32:00Z"/>
              <w:rFonts w:eastAsiaTheme="minorEastAsia"/>
              <w:noProof/>
              <w:lang w:eastAsia="da-DK"/>
            </w:rPr>
          </w:pPr>
          <w:ins w:id="271"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"_Toc533018688"</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4.8</w:t>
            </w:r>
            <w:r>
              <w:rPr>
                <w:rFonts w:eastAsiaTheme="minorEastAsia"/>
                <w:noProof/>
                <w:lang w:eastAsia="da-DK"/>
              </w:rPr>
              <w:tab/>
            </w:r>
            <w:r w:rsidRPr="005E21FF">
              <w:rPr>
                <w:rStyle w:val="Hyperlink"/>
                <w:noProof/>
              </w:rPr>
              <w:t>21-11-2018:</w:t>
            </w:r>
            <w:r>
              <w:rPr>
                <w:noProof/>
                <w:webHidden/>
              </w:rPr>
              <w:tab/>
            </w:r>
            <w:r>
              <w:rPr>
                <w:noProof/>
                <w:webHidden/>
              </w:rPr>
              <w:fldChar w:fldCharType="begin"/>
            </w:r>
            <w:r>
              <w:rPr>
                <w:noProof/>
                <w:webHidden/>
              </w:rPr>
              <w:instrText xml:space="preserve"> PAGEREF _Toc533018688 \h </w:instrText>
            </w:r>
            <w:r>
              <w:rPr>
                <w:noProof/>
                <w:webHidden/>
              </w:rPr>
            </w:r>
          </w:ins>
          <w:r>
            <w:rPr>
              <w:noProof/>
              <w:webHidden/>
            </w:rPr>
            <w:fldChar w:fldCharType="separate"/>
          </w:r>
          <w:ins w:id="272" w:author="Claus" w:date="2018-12-19T21:32:00Z">
            <w:r>
              <w:rPr>
                <w:noProof/>
                <w:webHidden/>
              </w:rPr>
              <w:t>49</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73" w:author="Claus" w:date="2018-12-19T21:32:00Z"/>
              <w:rFonts w:eastAsiaTheme="minorEastAsia"/>
              <w:noProof/>
              <w:lang w:eastAsia="da-DK"/>
            </w:rPr>
          </w:pPr>
          <w:ins w:id="274"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"_Toc533018689"</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4.9</w:t>
            </w:r>
            <w:r>
              <w:rPr>
                <w:rFonts w:eastAsiaTheme="minorEastAsia"/>
                <w:noProof/>
                <w:lang w:eastAsia="da-DK"/>
              </w:rPr>
              <w:tab/>
            </w:r>
            <w:r w:rsidRPr="005E21FF">
              <w:rPr>
                <w:rStyle w:val="Hyperlink"/>
                <w:noProof/>
              </w:rPr>
              <w:t>22-11-2018:</w:t>
            </w:r>
            <w:r>
              <w:rPr>
                <w:noProof/>
                <w:webHidden/>
              </w:rPr>
              <w:tab/>
            </w:r>
            <w:r>
              <w:rPr>
                <w:noProof/>
                <w:webHidden/>
              </w:rPr>
              <w:fldChar w:fldCharType="begin"/>
            </w:r>
            <w:r>
              <w:rPr>
                <w:noProof/>
                <w:webHidden/>
              </w:rPr>
              <w:instrText xml:space="preserve"> PAGEREF _Toc533018689 \h </w:instrText>
            </w:r>
            <w:r>
              <w:rPr>
                <w:noProof/>
                <w:webHidden/>
              </w:rPr>
            </w:r>
          </w:ins>
          <w:r>
            <w:rPr>
              <w:noProof/>
              <w:webHidden/>
            </w:rPr>
            <w:fldChar w:fldCharType="separate"/>
          </w:r>
          <w:ins w:id="275" w:author="Claus" w:date="2018-12-19T21:32:00Z">
            <w:r>
              <w:rPr>
                <w:noProof/>
                <w:webHidden/>
              </w:rPr>
              <w:t>50</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76" w:author="Claus" w:date="2018-12-19T21:32:00Z"/>
              <w:rFonts w:eastAsiaTheme="minorEastAsia"/>
              <w:noProof/>
              <w:lang w:eastAsia="da-DK"/>
            </w:rPr>
          </w:pPr>
          <w:ins w:id="277"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"_Toc533018690"</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4.10</w:t>
            </w:r>
            <w:r>
              <w:rPr>
                <w:rFonts w:eastAsiaTheme="minorEastAsia"/>
                <w:noProof/>
                <w:lang w:eastAsia="da-DK"/>
              </w:rPr>
              <w:tab/>
            </w:r>
            <w:r w:rsidRPr="005E21FF">
              <w:rPr>
                <w:rStyle w:val="Hyperlink"/>
                <w:noProof/>
              </w:rPr>
              <w:t>23-11-2018:</w:t>
            </w:r>
            <w:r>
              <w:rPr>
                <w:noProof/>
                <w:webHidden/>
              </w:rPr>
              <w:tab/>
            </w:r>
            <w:r>
              <w:rPr>
                <w:noProof/>
                <w:webHidden/>
              </w:rPr>
              <w:fldChar w:fldCharType="begin"/>
            </w:r>
            <w:r>
              <w:rPr>
                <w:noProof/>
                <w:webHidden/>
              </w:rPr>
              <w:instrText xml:space="preserve"> PAGEREF _Toc533018690 \h </w:instrText>
            </w:r>
            <w:r>
              <w:rPr>
                <w:noProof/>
                <w:webHidden/>
              </w:rPr>
            </w:r>
          </w:ins>
          <w:r>
            <w:rPr>
              <w:noProof/>
              <w:webHidden/>
            </w:rPr>
            <w:fldChar w:fldCharType="separate"/>
          </w:r>
          <w:ins w:id="278" w:author="Claus" w:date="2018-12-19T21:32:00Z">
            <w:r>
              <w:rPr>
                <w:noProof/>
                <w:webHidden/>
              </w:rPr>
              <w:t>50</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79" w:author="Claus" w:date="2018-12-19T21:32:00Z"/>
              <w:rFonts w:eastAsiaTheme="minorEastAsia"/>
              <w:noProof/>
              <w:lang w:eastAsia="da-DK"/>
            </w:rPr>
          </w:pPr>
          <w:ins w:id="280"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"_Toc533018691"</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4.11</w:t>
            </w:r>
            <w:r>
              <w:rPr>
                <w:rFonts w:eastAsiaTheme="minorEastAsia"/>
                <w:noProof/>
                <w:lang w:eastAsia="da-DK"/>
              </w:rPr>
              <w:tab/>
            </w:r>
            <w:r w:rsidRPr="005E21FF">
              <w:rPr>
                <w:rStyle w:val="Hyperlink"/>
                <w:noProof/>
              </w:rPr>
              <w:t>23-11-2018 Retrospective af uge 2:</w:t>
            </w:r>
            <w:r>
              <w:rPr>
                <w:noProof/>
                <w:webHidden/>
              </w:rPr>
              <w:tab/>
            </w:r>
            <w:r>
              <w:rPr>
                <w:noProof/>
                <w:webHidden/>
              </w:rPr>
              <w:fldChar w:fldCharType="begin"/>
            </w:r>
            <w:r>
              <w:rPr>
                <w:noProof/>
                <w:webHidden/>
              </w:rPr>
              <w:instrText xml:space="preserve"> PAGEREF _Toc533018691 \h </w:instrText>
            </w:r>
            <w:r>
              <w:rPr>
                <w:noProof/>
                <w:webHidden/>
              </w:rPr>
            </w:r>
          </w:ins>
          <w:r>
            <w:rPr>
              <w:noProof/>
              <w:webHidden/>
            </w:rPr>
            <w:fldChar w:fldCharType="separate"/>
          </w:r>
          <w:ins w:id="281" w:author="Claus" w:date="2018-12-19T21:32:00Z">
            <w:r>
              <w:rPr>
                <w:noProof/>
                <w:webHidden/>
              </w:rPr>
              <w:t>50</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82" w:author="Claus" w:date="2018-12-19T21:32:00Z"/>
              <w:rFonts w:eastAsiaTheme="minorEastAsia"/>
              <w:noProof/>
              <w:lang w:eastAsia="da-DK"/>
            </w:rPr>
          </w:pPr>
          <w:ins w:id="283"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"_Toc533018692"</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4.12</w:t>
            </w:r>
            <w:r>
              <w:rPr>
                <w:rFonts w:eastAsiaTheme="minorEastAsia"/>
                <w:noProof/>
                <w:lang w:eastAsia="da-DK"/>
              </w:rPr>
              <w:tab/>
            </w:r>
            <w:r w:rsidRPr="005E21FF">
              <w:rPr>
                <w:rStyle w:val="Hyperlink"/>
                <w:noProof/>
              </w:rPr>
              <w:t>26-11-2018:</w:t>
            </w:r>
            <w:r>
              <w:rPr>
                <w:noProof/>
                <w:webHidden/>
              </w:rPr>
              <w:tab/>
            </w:r>
            <w:r>
              <w:rPr>
                <w:noProof/>
                <w:webHidden/>
              </w:rPr>
              <w:fldChar w:fldCharType="begin"/>
            </w:r>
            <w:r>
              <w:rPr>
                <w:noProof/>
                <w:webHidden/>
              </w:rPr>
              <w:instrText xml:space="preserve"> PAGEREF _Toc533018692 \h </w:instrText>
            </w:r>
            <w:r>
              <w:rPr>
                <w:noProof/>
                <w:webHidden/>
              </w:rPr>
            </w:r>
          </w:ins>
          <w:r>
            <w:rPr>
              <w:noProof/>
              <w:webHidden/>
            </w:rPr>
            <w:fldChar w:fldCharType="separate"/>
          </w:r>
          <w:ins w:id="284" w:author="Claus" w:date="2018-12-19T21:32:00Z">
            <w:r>
              <w:rPr>
                <w:noProof/>
                <w:webHidden/>
              </w:rPr>
              <w:t>50</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85" w:author="Claus" w:date="2018-12-19T21:32:00Z"/>
              <w:rFonts w:eastAsiaTheme="minorEastAsia"/>
              <w:noProof/>
              <w:lang w:eastAsia="da-DK"/>
            </w:rPr>
          </w:pPr>
          <w:ins w:id="286"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"_Toc533018693"</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4.13</w:t>
            </w:r>
            <w:r>
              <w:rPr>
                <w:rFonts w:eastAsiaTheme="minorEastAsia"/>
                <w:noProof/>
                <w:lang w:eastAsia="da-DK"/>
              </w:rPr>
              <w:tab/>
            </w:r>
            <w:r w:rsidRPr="005E21FF">
              <w:rPr>
                <w:rStyle w:val="Hyperlink"/>
                <w:noProof/>
              </w:rPr>
              <w:t>27-11-2018:</w:t>
            </w:r>
            <w:r>
              <w:rPr>
                <w:noProof/>
                <w:webHidden/>
              </w:rPr>
              <w:tab/>
            </w:r>
            <w:r>
              <w:rPr>
                <w:noProof/>
                <w:webHidden/>
              </w:rPr>
              <w:fldChar w:fldCharType="begin"/>
            </w:r>
            <w:r>
              <w:rPr>
                <w:noProof/>
                <w:webHidden/>
              </w:rPr>
              <w:instrText xml:space="preserve"> PAGEREF _Toc533018693 \h </w:instrText>
            </w:r>
            <w:r>
              <w:rPr>
                <w:noProof/>
                <w:webHidden/>
              </w:rPr>
            </w:r>
          </w:ins>
          <w:r>
            <w:rPr>
              <w:noProof/>
              <w:webHidden/>
            </w:rPr>
            <w:fldChar w:fldCharType="separate"/>
          </w:r>
          <w:ins w:id="287" w:author="Claus" w:date="2018-12-19T21:32:00Z">
            <w:r>
              <w:rPr>
                <w:noProof/>
                <w:webHidden/>
              </w:rPr>
              <w:t>50</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88" w:author="Claus" w:date="2018-12-19T21:32:00Z"/>
              <w:rFonts w:eastAsiaTheme="minorEastAsia"/>
              <w:noProof/>
              <w:lang w:eastAsia="da-DK"/>
            </w:rPr>
          </w:pPr>
          <w:ins w:id="289"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"_Toc533018694"</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4.14</w:t>
            </w:r>
            <w:r>
              <w:rPr>
                <w:rFonts w:eastAsiaTheme="minorEastAsia"/>
                <w:noProof/>
                <w:lang w:eastAsia="da-DK"/>
              </w:rPr>
              <w:tab/>
            </w:r>
            <w:r w:rsidRPr="005E21FF">
              <w:rPr>
                <w:rStyle w:val="Hyperlink"/>
                <w:noProof/>
              </w:rPr>
              <w:t>28-11-2018:</w:t>
            </w:r>
            <w:r>
              <w:rPr>
                <w:noProof/>
                <w:webHidden/>
              </w:rPr>
              <w:tab/>
            </w:r>
            <w:r>
              <w:rPr>
                <w:noProof/>
                <w:webHidden/>
              </w:rPr>
              <w:fldChar w:fldCharType="begin"/>
            </w:r>
            <w:r>
              <w:rPr>
                <w:noProof/>
                <w:webHidden/>
              </w:rPr>
              <w:instrText xml:space="preserve"> PAGEREF _Toc533018694 \h </w:instrText>
            </w:r>
            <w:r>
              <w:rPr>
                <w:noProof/>
                <w:webHidden/>
              </w:rPr>
            </w:r>
          </w:ins>
          <w:r>
            <w:rPr>
              <w:noProof/>
              <w:webHidden/>
            </w:rPr>
            <w:fldChar w:fldCharType="separate"/>
          </w:r>
          <w:ins w:id="290" w:author="Claus" w:date="2018-12-19T21:32:00Z">
            <w:r>
              <w:rPr>
                <w:noProof/>
                <w:webHidden/>
              </w:rPr>
              <w:t>50</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91" w:author="Claus" w:date="2018-12-19T21:32:00Z"/>
              <w:rFonts w:eastAsiaTheme="minorEastAsia"/>
              <w:noProof/>
              <w:lang w:eastAsia="da-DK"/>
            </w:rPr>
          </w:pPr>
          <w:ins w:id="292"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"_Toc533018695"</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4.15</w:t>
            </w:r>
            <w:r>
              <w:rPr>
                <w:rFonts w:eastAsiaTheme="minorEastAsia"/>
                <w:noProof/>
                <w:lang w:eastAsia="da-DK"/>
              </w:rPr>
              <w:tab/>
            </w:r>
            <w:r w:rsidRPr="005E21FF">
              <w:rPr>
                <w:rStyle w:val="Hyperlink"/>
                <w:noProof/>
              </w:rPr>
              <w:t>29-11-2018:</w:t>
            </w:r>
            <w:r>
              <w:rPr>
                <w:noProof/>
                <w:webHidden/>
              </w:rPr>
              <w:tab/>
            </w:r>
            <w:r>
              <w:rPr>
                <w:noProof/>
                <w:webHidden/>
              </w:rPr>
              <w:fldChar w:fldCharType="begin"/>
            </w:r>
            <w:r>
              <w:rPr>
                <w:noProof/>
                <w:webHidden/>
              </w:rPr>
              <w:instrText xml:space="preserve"> PAGEREF _Toc533018695 \h </w:instrText>
            </w:r>
            <w:r>
              <w:rPr>
                <w:noProof/>
                <w:webHidden/>
              </w:rPr>
            </w:r>
          </w:ins>
          <w:r>
            <w:rPr>
              <w:noProof/>
              <w:webHidden/>
            </w:rPr>
            <w:fldChar w:fldCharType="separate"/>
          </w:r>
          <w:ins w:id="293" w:author="Claus" w:date="2018-12-19T21:32:00Z">
            <w:r>
              <w:rPr>
                <w:noProof/>
                <w:webHidden/>
              </w:rPr>
              <w:t>51</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94" w:author="Claus" w:date="2018-12-19T21:32:00Z"/>
              <w:rFonts w:eastAsiaTheme="minorEastAsia"/>
              <w:noProof/>
              <w:lang w:eastAsia="da-DK"/>
            </w:rPr>
          </w:pPr>
          <w:ins w:id="295"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"_Toc533018696"</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4.16</w:t>
            </w:r>
            <w:r>
              <w:rPr>
                <w:rFonts w:eastAsiaTheme="minorEastAsia"/>
                <w:noProof/>
                <w:lang w:eastAsia="da-DK"/>
              </w:rPr>
              <w:tab/>
            </w:r>
            <w:r w:rsidRPr="005E21FF">
              <w:rPr>
                <w:rStyle w:val="Hyperlink"/>
                <w:noProof/>
              </w:rPr>
              <w:t>30-11-2018:</w:t>
            </w:r>
            <w:r>
              <w:rPr>
                <w:noProof/>
                <w:webHidden/>
              </w:rPr>
              <w:tab/>
            </w:r>
            <w:r>
              <w:rPr>
                <w:noProof/>
                <w:webHidden/>
              </w:rPr>
              <w:fldChar w:fldCharType="begin"/>
            </w:r>
            <w:r>
              <w:rPr>
                <w:noProof/>
                <w:webHidden/>
              </w:rPr>
              <w:instrText xml:space="preserve"> PAGEREF _Toc533018696 \h </w:instrText>
            </w:r>
            <w:r>
              <w:rPr>
                <w:noProof/>
                <w:webHidden/>
              </w:rPr>
            </w:r>
          </w:ins>
          <w:r>
            <w:rPr>
              <w:noProof/>
              <w:webHidden/>
            </w:rPr>
            <w:fldChar w:fldCharType="separate"/>
          </w:r>
          <w:ins w:id="296" w:author="Claus" w:date="2018-12-19T21:32:00Z">
            <w:r>
              <w:rPr>
                <w:noProof/>
                <w:webHidden/>
              </w:rPr>
              <w:t>51</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297" w:author="Claus" w:date="2018-12-19T21:32:00Z"/>
              <w:rFonts w:eastAsiaTheme="minorEastAsia"/>
              <w:noProof/>
              <w:lang w:eastAsia="da-DK"/>
            </w:rPr>
          </w:pPr>
          <w:ins w:id="298" w:author="Claus" w:date="2018-12-19T21:32:00Z">
            <w:r w:rsidRPr="005E21FF">
              <w:rPr>
                <w:rStyle w:val="Hyperlink"/>
                <w:noProof/>
              </w:rPr>
              <w:lastRenderedPageBreak/>
              <w:fldChar w:fldCharType="begin"/>
            </w:r>
            <w:r w:rsidRPr="005E21FF">
              <w:rPr>
                <w:rStyle w:val="Hyperlink"/>
                <w:noProof/>
              </w:rPr>
              <w:instrText xml:space="preserve"> </w:instrText>
            </w:r>
            <w:r>
              <w:rPr>
                <w:noProof/>
              </w:rPr>
              <w:instrText>HYPERLINK \l "_Toc533018697"</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4.17</w:t>
            </w:r>
            <w:r>
              <w:rPr>
                <w:rFonts w:eastAsiaTheme="minorEastAsia"/>
                <w:noProof/>
                <w:lang w:eastAsia="da-DK"/>
              </w:rPr>
              <w:tab/>
            </w:r>
            <w:r w:rsidRPr="005E21FF">
              <w:rPr>
                <w:rStyle w:val="Hyperlink"/>
                <w:noProof/>
              </w:rPr>
              <w:t>30-11-2018 Retrospective af uge3:</w:t>
            </w:r>
            <w:r>
              <w:rPr>
                <w:noProof/>
                <w:webHidden/>
              </w:rPr>
              <w:tab/>
            </w:r>
            <w:r>
              <w:rPr>
                <w:noProof/>
                <w:webHidden/>
              </w:rPr>
              <w:fldChar w:fldCharType="begin"/>
            </w:r>
            <w:r>
              <w:rPr>
                <w:noProof/>
                <w:webHidden/>
              </w:rPr>
              <w:instrText xml:space="preserve"> PAGEREF _Toc533018697 \h </w:instrText>
            </w:r>
            <w:r>
              <w:rPr>
                <w:noProof/>
                <w:webHidden/>
              </w:rPr>
            </w:r>
          </w:ins>
          <w:r>
            <w:rPr>
              <w:noProof/>
              <w:webHidden/>
            </w:rPr>
            <w:fldChar w:fldCharType="separate"/>
          </w:r>
          <w:ins w:id="299" w:author="Claus" w:date="2018-12-19T21:32:00Z">
            <w:r>
              <w:rPr>
                <w:noProof/>
                <w:webHidden/>
              </w:rPr>
              <w:t>51</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00" w:author="Claus" w:date="2018-12-19T21:32:00Z"/>
              <w:rFonts w:eastAsiaTheme="minorEastAsia"/>
              <w:noProof/>
              <w:lang w:eastAsia="da-DK"/>
            </w:rPr>
          </w:pPr>
          <w:ins w:id="301"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"_Toc533018698"</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4.18</w:t>
            </w:r>
            <w:r>
              <w:rPr>
                <w:rFonts w:eastAsiaTheme="minorEastAsia"/>
                <w:noProof/>
                <w:lang w:eastAsia="da-DK"/>
              </w:rPr>
              <w:tab/>
            </w:r>
            <w:r w:rsidRPr="005E21FF">
              <w:rPr>
                <w:rStyle w:val="Hyperlink"/>
                <w:noProof/>
              </w:rPr>
              <w:t>3-12-2018:</w:t>
            </w:r>
            <w:r>
              <w:rPr>
                <w:noProof/>
                <w:webHidden/>
              </w:rPr>
              <w:tab/>
            </w:r>
            <w:r>
              <w:rPr>
                <w:noProof/>
                <w:webHidden/>
              </w:rPr>
              <w:fldChar w:fldCharType="begin"/>
            </w:r>
            <w:r>
              <w:rPr>
                <w:noProof/>
                <w:webHidden/>
              </w:rPr>
              <w:instrText xml:space="preserve"> PAGEREF _Toc533018698 \h </w:instrText>
            </w:r>
            <w:r>
              <w:rPr>
                <w:noProof/>
                <w:webHidden/>
              </w:rPr>
            </w:r>
          </w:ins>
          <w:r>
            <w:rPr>
              <w:noProof/>
              <w:webHidden/>
            </w:rPr>
            <w:fldChar w:fldCharType="separate"/>
          </w:r>
          <w:ins w:id="302" w:author="Claus" w:date="2018-12-19T21:32:00Z">
            <w:r>
              <w:rPr>
                <w:noProof/>
                <w:webHidden/>
              </w:rPr>
              <w:t>51</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03" w:author="Claus" w:date="2018-12-19T21:32:00Z"/>
              <w:rFonts w:eastAsiaTheme="minorEastAsia"/>
              <w:noProof/>
              <w:lang w:eastAsia="da-DK"/>
            </w:rPr>
          </w:pPr>
          <w:ins w:id="304"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"_Toc533018699"</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4.19</w:t>
            </w:r>
            <w:r>
              <w:rPr>
                <w:rFonts w:eastAsiaTheme="minorEastAsia"/>
                <w:noProof/>
                <w:lang w:eastAsia="da-DK"/>
              </w:rPr>
              <w:tab/>
            </w:r>
            <w:r w:rsidRPr="005E21FF">
              <w:rPr>
                <w:rStyle w:val="Hyperlink"/>
                <w:noProof/>
              </w:rPr>
              <w:t>4-12-2018:</w:t>
            </w:r>
            <w:r>
              <w:rPr>
                <w:noProof/>
                <w:webHidden/>
              </w:rPr>
              <w:tab/>
            </w:r>
            <w:r>
              <w:rPr>
                <w:noProof/>
                <w:webHidden/>
              </w:rPr>
              <w:fldChar w:fldCharType="begin"/>
            </w:r>
            <w:r>
              <w:rPr>
                <w:noProof/>
                <w:webHidden/>
              </w:rPr>
              <w:instrText xml:space="preserve"> PAGEREF _Toc533018699 \h </w:instrText>
            </w:r>
            <w:r>
              <w:rPr>
                <w:noProof/>
                <w:webHidden/>
              </w:rPr>
            </w:r>
          </w:ins>
          <w:r>
            <w:rPr>
              <w:noProof/>
              <w:webHidden/>
            </w:rPr>
            <w:fldChar w:fldCharType="separate"/>
          </w:r>
          <w:ins w:id="305" w:author="Claus" w:date="2018-12-19T21:32:00Z">
            <w:r>
              <w:rPr>
                <w:noProof/>
                <w:webHidden/>
              </w:rPr>
              <w:t>51</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06" w:author="Claus" w:date="2018-12-19T21:32:00Z"/>
              <w:rFonts w:eastAsiaTheme="minorEastAsia"/>
              <w:noProof/>
              <w:lang w:eastAsia="da-DK"/>
            </w:rPr>
          </w:pPr>
          <w:ins w:id="307"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"_Toc533018700"</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4.20</w:t>
            </w:r>
            <w:r>
              <w:rPr>
                <w:rFonts w:eastAsiaTheme="minorEastAsia"/>
                <w:noProof/>
                <w:lang w:eastAsia="da-DK"/>
              </w:rPr>
              <w:tab/>
            </w:r>
            <w:r w:rsidRPr="005E21FF">
              <w:rPr>
                <w:rStyle w:val="Hyperlink"/>
                <w:noProof/>
              </w:rPr>
              <w:t>5-12-2018:</w:t>
            </w:r>
            <w:r>
              <w:rPr>
                <w:noProof/>
                <w:webHidden/>
              </w:rPr>
              <w:tab/>
            </w:r>
            <w:r>
              <w:rPr>
                <w:noProof/>
                <w:webHidden/>
              </w:rPr>
              <w:fldChar w:fldCharType="begin"/>
            </w:r>
            <w:r>
              <w:rPr>
                <w:noProof/>
                <w:webHidden/>
              </w:rPr>
              <w:instrText xml:space="preserve"> PAGEREF _Toc533018700 \h </w:instrText>
            </w:r>
            <w:r>
              <w:rPr>
                <w:noProof/>
                <w:webHidden/>
              </w:rPr>
            </w:r>
          </w:ins>
          <w:r>
            <w:rPr>
              <w:noProof/>
              <w:webHidden/>
            </w:rPr>
            <w:fldChar w:fldCharType="separate"/>
          </w:r>
          <w:ins w:id="308" w:author="Claus" w:date="2018-12-19T21:32:00Z">
            <w:r>
              <w:rPr>
                <w:noProof/>
                <w:webHidden/>
              </w:rPr>
              <w:t>51</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09" w:author="Claus" w:date="2018-12-19T21:32:00Z"/>
              <w:rFonts w:eastAsiaTheme="minorEastAsia"/>
              <w:noProof/>
              <w:lang w:eastAsia="da-DK"/>
            </w:rPr>
          </w:pPr>
          <w:ins w:id="310"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"_Toc533018701"</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4.21</w:t>
            </w:r>
            <w:r>
              <w:rPr>
                <w:rFonts w:eastAsiaTheme="minorEastAsia"/>
                <w:noProof/>
                <w:lang w:eastAsia="da-DK"/>
              </w:rPr>
              <w:tab/>
            </w:r>
            <w:r w:rsidRPr="005E21FF">
              <w:rPr>
                <w:rStyle w:val="Hyperlink"/>
                <w:noProof/>
              </w:rPr>
              <w:t>6-12-2018:</w:t>
            </w:r>
            <w:r>
              <w:rPr>
                <w:noProof/>
                <w:webHidden/>
              </w:rPr>
              <w:tab/>
            </w:r>
            <w:r>
              <w:rPr>
                <w:noProof/>
                <w:webHidden/>
              </w:rPr>
              <w:fldChar w:fldCharType="begin"/>
            </w:r>
            <w:r>
              <w:rPr>
                <w:noProof/>
                <w:webHidden/>
              </w:rPr>
              <w:instrText xml:space="preserve"> PAGEREF _Toc533018701 \h </w:instrText>
            </w:r>
            <w:r>
              <w:rPr>
                <w:noProof/>
                <w:webHidden/>
              </w:rPr>
            </w:r>
          </w:ins>
          <w:r>
            <w:rPr>
              <w:noProof/>
              <w:webHidden/>
            </w:rPr>
            <w:fldChar w:fldCharType="separate"/>
          </w:r>
          <w:ins w:id="311" w:author="Claus" w:date="2018-12-19T21:32:00Z">
            <w:r>
              <w:rPr>
                <w:noProof/>
                <w:webHidden/>
              </w:rPr>
              <w:t>51</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12" w:author="Claus" w:date="2018-12-19T21:32:00Z"/>
              <w:rFonts w:eastAsiaTheme="minorEastAsia"/>
              <w:noProof/>
              <w:lang w:eastAsia="da-DK"/>
            </w:rPr>
          </w:pPr>
          <w:ins w:id="313"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"_Toc533018702"</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4.22</w:t>
            </w:r>
            <w:r>
              <w:rPr>
                <w:rFonts w:eastAsiaTheme="minorEastAsia"/>
                <w:noProof/>
                <w:lang w:eastAsia="da-DK"/>
              </w:rPr>
              <w:tab/>
            </w:r>
            <w:r w:rsidRPr="005E21FF">
              <w:rPr>
                <w:rStyle w:val="Hyperlink"/>
                <w:noProof/>
              </w:rPr>
              <w:t>7-12-2018:</w:t>
            </w:r>
            <w:r>
              <w:rPr>
                <w:noProof/>
                <w:webHidden/>
              </w:rPr>
              <w:tab/>
            </w:r>
            <w:r>
              <w:rPr>
                <w:noProof/>
                <w:webHidden/>
              </w:rPr>
              <w:fldChar w:fldCharType="begin"/>
            </w:r>
            <w:r>
              <w:rPr>
                <w:noProof/>
                <w:webHidden/>
              </w:rPr>
              <w:instrText xml:space="preserve"> PAGEREF _Toc533018702 \h </w:instrText>
            </w:r>
            <w:r>
              <w:rPr>
                <w:noProof/>
                <w:webHidden/>
              </w:rPr>
            </w:r>
          </w:ins>
          <w:r>
            <w:rPr>
              <w:noProof/>
              <w:webHidden/>
            </w:rPr>
            <w:fldChar w:fldCharType="separate"/>
          </w:r>
          <w:ins w:id="314" w:author="Claus" w:date="2018-12-19T21:32:00Z">
            <w:r>
              <w:rPr>
                <w:noProof/>
                <w:webHidden/>
              </w:rPr>
              <w:t>52</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15" w:author="Claus" w:date="2018-12-19T21:32:00Z"/>
              <w:rFonts w:eastAsiaTheme="minorEastAsia"/>
              <w:noProof/>
              <w:lang w:eastAsia="da-DK"/>
            </w:rPr>
          </w:pPr>
          <w:ins w:id="316"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"_Toc533018703"</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4.23</w:t>
            </w:r>
            <w:r>
              <w:rPr>
                <w:rFonts w:eastAsiaTheme="minorEastAsia"/>
                <w:noProof/>
                <w:lang w:eastAsia="da-DK"/>
              </w:rPr>
              <w:tab/>
            </w:r>
            <w:r w:rsidRPr="005E21FF">
              <w:rPr>
                <w:rStyle w:val="Hyperlink"/>
                <w:noProof/>
              </w:rPr>
              <w:t>7-12-2018 Retrospective af uge 4:</w:t>
            </w:r>
            <w:r>
              <w:rPr>
                <w:noProof/>
                <w:webHidden/>
              </w:rPr>
              <w:tab/>
            </w:r>
            <w:r>
              <w:rPr>
                <w:noProof/>
                <w:webHidden/>
              </w:rPr>
              <w:fldChar w:fldCharType="begin"/>
            </w:r>
            <w:r>
              <w:rPr>
                <w:noProof/>
                <w:webHidden/>
              </w:rPr>
              <w:instrText xml:space="preserve"> PAGEREF _Toc533018703 \h </w:instrText>
            </w:r>
            <w:r>
              <w:rPr>
                <w:noProof/>
                <w:webHidden/>
              </w:rPr>
            </w:r>
          </w:ins>
          <w:r>
            <w:rPr>
              <w:noProof/>
              <w:webHidden/>
            </w:rPr>
            <w:fldChar w:fldCharType="separate"/>
          </w:r>
          <w:ins w:id="317" w:author="Claus" w:date="2018-12-19T21:32:00Z">
            <w:r>
              <w:rPr>
                <w:noProof/>
                <w:webHidden/>
              </w:rPr>
              <w:t>52</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18" w:author="Claus" w:date="2018-12-19T21:32:00Z"/>
              <w:rFonts w:eastAsiaTheme="minorEastAsia"/>
              <w:noProof/>
              <w:lang w:eastAsia="da-DK"/>
            </w:rPr>
          </w:pPr>
          <w:ins w:id="319"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"_Toc533018704"</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4.24</w:t>
            </w:r>
            <w:r>
              <w:rPr>
                <w:rFonts w:eastAsiaTheme="minorEastAsia"/>
                <w:noProof/>
                <w:lang w:eastAsia="da-DK"/>
              </w:rPr>
              <w:tab/>
            </w:r>
            <w:r w:rsidRPr="005E21FF">
              <w:rPr>
                <w:rStyle w:val="Hyperlink"/>
                <w:noProof/>
              </w:rPr>
              <w:t>10-12-2018:</w:t>
            </w:r>
            <w:r>
              <w:rPr>
                <w:noProof/>
                <w:webHidden/>
              </w:rPr>
              <w:tab/>
            </w:r>
            <w:r>
              <w:rPr>
                <w:noProof/>
                <w:webHidden/>
              </w:rPr>
              <w:fldChar w:fldCharType="begin"/>
            </w:r>
            <w:r>
              <w:rPr>
                <w:noProof/>
                <w:webHidden/>
              </w:rPr>
              <w:instrText xml:space="preserve"> PAGEREF _Toc533018704 \h </w:instrText>
            </w:r>
            <w:r>
              <w:rPr>
                <w:noProof/>
                <w:webHidden/>
              </w:rPr>
            </w:r>
          </w:ins>
          <w:r>
            <w:rPr>
              <w:noProof/>
              <w:webHidden/>
            </w:rPr>
            <w:fldChar w:fldCharType="separate"/>
          </w:r>
          <w:ins w:id="320" w:author="Claus" w:date="2018-12-19T21:32:00Z">
            <w:r>
              <w:rPr>
                <w:noProof/>
                <w:webHidden/>
              </w:rPr>
              <w:t>52</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21" w:author="Claus" w:date="2018-12-19T21:32:00Z"/>
              <w:rFonts w:eastAsiaTheme="minorEastAsia"/>
              <w:noProof/>
              <w:lang w:eastAsia="da-DK"/>
            </w:rPr>
          </w:pPr>
          <w:ins w:id="322"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"_Toc533018705"</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4.25</w:t>
            </w:r>
            <w:r>
              <w:rPr>
                <w:rFonts w:eastAsiaTheme="minorEastAsia"/>
                <w:noProof/>
                <w:lang w:eastAsia="da-DK"/>
              </w:rPr>
              <w:tab/>
            </w:r>
            <w:r w:rsidRPr="005E21FF">
              <w:rPr>
                <w:rStyle w:val="Hyperlink"/>
                <w:noProof/>
              </w:rPr>
              <w:t>11-12-2018:</w:t>
            </w:r>
            <w:r>
              <w:rPr>
                <w:noProof/>
                <w:webHidden/>
              </w:rPr>
              <w:tab/>
            </w:r>
            <w:r>
              <w:rPr>
                <w:noProof/>
                <w:webHidden/>
              </w:rPr>
              <w:fldChar w:fldCharType="begin"/>
            </w:r>
            <w:r>
              <w:rPr>
                <w:noProof/>
                <w:webHidden/>
              </w:rPr>
              <w:instrText xml:space="preserve"> PAGEREF _Toc533018705 \h </w:instrText>
            </w:r>
            <w:r>
              <w:rPr>
                <w:noProof/>
                <w:webHidden/>
              </w:rPr>
            </w:r>
          </w:ins>
          <w:r>
            <w:rPr>
              <w:noProof/>
              <w:webHidden/>
            </w:rPr>
            <w:fldChar w:fldCharType="separate"/>
          </w:r>
          <w:ins w:id="323" w:author="Claus" w:date="2018-12-19T21:32:00Z">
            <w:r>
              <w:rPr>
                <w:noProof/>
                <w:webHidden/>
              </w:rPr>
              <w:t>52</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24" w:author="Claus" w:date="2018-12-19T21:32:00Z"/>
              <w:rFonts w:eastAsiaTheme="minorEastAsia"/>
              <w:noProof/>
              <w:lang w:eastAsia="da-DK"/>
            </w:rPr>
          </w:pPr>
          <w:ins w:id="325"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"_Toc533018706"</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4.26</w:t>
            </w:r>
            <w:r>
              <w:rPr>
                <w:rFonts w:eastAsiaTheme="minorEastAsia"/>
                <w:noProof/>
                <w:lang w:eastAsia="da-DK"/>
              </w:rPr>
              <w:tab/>
            </w:r>
            <w:r w:rsidRPr="005E21FF">
              <w:rPr>
                <w:rStyle w:val="Hyperlink"/>
                <w:noProof/>
              </w:rPr>
              <w:t>12-12-2018:</w:t>
            </w:r>
            <w:r>
              <w:rPr>
                <w:noProof/>
                <w:webHidden/>
              </w:rPr>
              <w:tab/>
            </w:r>
            <w:r>
              <w:rPr>
                <w:noProof/>
                <w:webHidden/>
              </w:rPr>
              <w:fldChar w:fldCharType="begin"/>
            </w:r>
            <w:r>
              <w:rPr>
                <w:noProof/>
                <w:webHidden/>
              </w:rPr>
              <w:instrText xml:space="preserve"> PAGEREF _Toc533018706 \h </w:instrText>
            </w:r>
            <w:r>
              <w:rPr>
                <w:noProof/>
                <w:webHidden/>
              </w:rPr>
            </w:r>
          </w:ins>
          <w:r>
            <w:rPr>
              <w:noProof/>
              <w:webHidden/>
            </w:rPr>
            <w:fldChar w:fldCharType="separate"/>
          </w:r>
          <w:ins w:id="326" w:author="Claus" w:date="2018-12-19T21:32:00Z">
            <w:r>
              <w:rPr>
                <w:noProof/>
                <w:webHidden/>
              </w:rPr>
              <w:t>52</w:t>
            </w:r>
            <w:r>
              <w:rPr>
                <w:noProof/>
                <w:webHidden/>
              </w:rPr>
              <w:fldChar w:fldCharType="end"/>
            </w:r>
            <w:r w:rsidRPr="005E21FF">
              <w:rPr>
                <w:rStyle w:val="Hyperlink"/>
                <w:noProof/>
              </w:rPr>
              <w:fldChar w:fldCharType="end"/>
            </w:r>
          </w:ins>
        </w:p>
        <w:p w:rsidR="00F249A6" w:rsidRDefault="00F249A6">
          <w:pPr>
            <w:pStyle w:val="Indholdsfortegnelse2"/>
            <w:tabs>
              <w:tab w:val="left" w:pos="880"/>
              <w:tab w:val="right" w:leader="dot" w:pos="9742"/>
            </w:tabs>
            <w:rPr>
              <w:ins w:id="327" w:author="Claus" w:date="2018-12-19T21:32:00Z"/>
              <w:rFonts w:eastAsiaTheme="minorEastAsia"/>
              <w:noProof/>
              <w:lang w:eastAsia="da-DK"/>
            </w:rPr>
          </w:pPr>
          <w:ins w:id="328" w:author="Claus" w:date="2018-12-19T21:32:00Z">
            <w:r w:rsidRPr="005E21FF">
              <w:rPr>
                <w:rStyle w:val="Hyperlink"/>
                <w:noProof/>
              </w:rPr>
              <w:fldChar w:fldCharType="begin"/>
            </w:r>
            <w:r w:rsidRPr="005E21FF">
              <w:rPr>
                <w:rStyle w:val="Hyperlink"/>
                <w:noProof/>
              </w:rPr>
              <w:instrText xml:space="preserve"> </w:instrText>
            </w:r>
            <w:r>
              <w:rPr>
                <w:noProof/>
              </w:rPr>
              <w:instrText>HYPERLINK \l "_Toc533018707"</w:instrText>
            </w:r>
            <w:r w:rsidRPr="005E21FF">
              <w:rPr>
                <w:rStyle w:val="Hyperlink"/>
                <w:noProof/>
              </w:rPr>
              <w:instrText xml:space="preserve"> </w:instrText>
            </w:r>
            <w:r w:rsidRPr="005E21FF">
              <w:rPr>
                <w:rStyle w:val="Hyperlink"/>
                <w:noProof/>
              </w:rPr>
            </w:r>
            <w:r w:rsidRPr="005E21FF">
              <w:rPr>
                <w:rStyle w:val="Hyperlink"/>
                <w:noProof/>
              </w:rPr>
              <w:fldChar w:fldCharType="separate"/>
            </w:r>
            <w:r w:rsidRPr="005E21FF">
              <w:rPr>
                <w:rStyle w:val="Hyperlink"/>
                <w:noProof/>
              </w:rPr>
              <w:t>4.27</w:t>
            </w:r>
            <w:r>
              <w:rPr>
                <w:rFonts w:eastAsiaTheme="minorEastAsia"/>
                <w:noProof/>
                <w:lang w:eastAsia="da-DK"/>
              </w:rPr>
              <w:tab/>
            </w:r>
            <w:r w:rsidRPr="005E21FF">
              <w:rPr>
                <w:rStyle w:val="Hyperlink"/>
                <w:noProof/>
              </w:rPr>
              <w:t>13-12-2018:</w:t>
            </w:r>
            <w:r>
              <w:rPr>
                <w:noProof/>
                <w:webHidden/>
              </w:rPr>
              <w:tab/>
            </w:r>
            <w:r>
              <w:rPr>
                <w:noProof/>
                <w:webHidden/>
              </w:rPr>
              <w:fldChar w:fldCharType="begin"/>
            </w:r>
            <w:r>
              <w:rPr>
                <w:noProof/>
                <w:webHidden/>
              </w:rPr>
              <w:instrText xml:space="preserve"> PAGEREF _Toc533018707 \h </w:instrText>
            </w:r>
            <w:r>
              <w:rPr>
                <w:noProof/>
                <w:webHidden/>
              </w:rPr>
            </w:r>
          </w:ins>
          <w:r>
            <w:rPr>
              <w:noProof/>
              <w:webHidden/>
            </w:rPr>
            <w:fldChar w:fldCharType="separate"/>
          </w:r>
          <w:ins w:id="329" w:author="Claus" w:date="2018-12-19T21:32:00Z">
            <w:r>
              <w:rPr>
                <w:noProof/>
                <w:webHidden/>
              </w:rPr>
              <w:t>52</w:t>
            </w:r>
            <w:r>
              <w:rPr>
                <w:noProof/>
                <w:webHidden/>
              </w:rPr>
              <w:fldChar w:fldCharType="end"/>
            </w:r>
            <w:r w:rsidRPr="005E21FF">
              <w:rPr>
                <w:rStyle w:val="Hyperlink"/>
                <w:noProof/>
              </w:rPr>
              <w:fldChar w:fldCharType="end"/>
            </w:r>
          </w:ins>
        </w:p>
        <w:p w:rsidR="00CD0742" w:rsidDel="004B5B92" w:rsidRDefault="00CD0742">
          <w:pPr>
            <w:pStyle w:val="Indholdsfortegnelse1"/>
            <w:tabs>
              <w:tab w:val="left" w:pos="440"/>
              <w:tab w:val="right" w:leader="dot" w:pos="9742"/>
            </w:tabs>
            <w:rPr>
              <w:del w:id="330" w:author="Claus" w:date="2018-12-19T20:59:00Z"/>
              <w:noProof/>
            </w:rPr>
          </w:pPr>
          <w:del w:id="331" w:author="Claus" w:date="2018-12-19T20:59:00Z">
            <w:r w:rsidRPr="004B5B92" w:rsidDel="004B5B92">
              <w:rPr>
                <w:rStyle w:val="Hyperlink"/>
                <w:noProof/>
              </w:rPr>
              <w:delText>1</w:delText>
            </w:r>
            <w:r w:rsidDel="004B5B92">
              <w:rPr>
                <w:noProof/>
              </w:rPr>
              <w:tab/>
            </w:r>
            <w:r w:rsidRPr="004B5B92" w:rsidDel="004B5B92">
              <w:rPr>
                <w:rStyle w:val="Hyperlink"/>
                <w:noProof/>
              </w:rPr>
              <w:delText>Indledning</w:delText>
            </w:r>
            <w:r w:rsidDel="004B5B92">
              <w:rPr>
                <w:noProof/>
                <w:webHidden/>
              </w:rPr>
              <w:tab/>
              <w:delText>3</w:delText>
            </w:r>
          </w:del>
        </w:p>
        <w:p w:rsidR="00CD0742" w:rsidDel="004B5B92" w:rsidRDefault="00CD0742">
          <w:pPr>
            <w:pStyle w:val="Indholdsfortegnelse2"/>
            <w:tabs>
              <w:tab w:val="left" w:pos="880"/>
              <w:tab w:val="right" w:leader="dot" w:pos="9742"/>
            </w:tabs>
            <w:rPr>
              <w:del w:id="332" w:author="Claus" w:date="2018-12-19T20:59:00Z"/>
              <w:noProof/>
            </w:rPr>
          </w:pPr>
          <w:del w:id="333" w:author="Claus" w:date="2018-12-19T20:59:00Z">
            <w:r w:rsidRPr="004B5B92" w:rsidDel="004B5B92">
              <w:rPr>
                <w:rStyle w:val="Hyperlink"/>
                <w:noProof/>
              </w:rPr>
              <w:delText>1.1</w:delText>
            </w:r>
            <w:r w:rsidDel="004B5B92">
              <w:rPr>
                <w:noProof/>
              </w:rPr>
              <w:tab/>
            </w:r>
            <w:r w:rsidRPr="004B5B92" w:rsidDel="004B5B92">
              <w:rPr>
                <w:rStyle w:val="Hyperlink"/>
                <w:noProof/>
              </w:rPr>
              <w:delText>Baggrund</w:delText>
            </w:r>
            <w:r w:rsidDel="004B5B92">
              <w:rPr>
                <w:noProof/>
                <w:webHidden/>
              </w:rPr>
              <w:tab/>
              <w:delText>3</w:delText>
            </w:r>
          </w:del>
        </w:p>
        <w:p w:rsidR="00CD0742" w:rsidDel="004B5B92" w:rsidRDefault="00CD0742">
          <w:pPr>
            <w:pStyle w:val="Indholdsfortegnelse1"/>
            <w:tabs>
              <w:tab w:val="left" w:pos="440"/>
              <w:tab w:val="right" w:leader="dot" w:pos="9742"/>
            </w:tabs>
            <w:rPr>
              <w:del w:id="334" w:author="Claus" w:date="2018-12-19T20:59:00Z"/>
              <w:noProof/>
            </w:rPr>
          </w:pPr>
          <w:del w:id="335" w:author="Claus" w:date="2018-12-19T20:59:00Z">
            <w:r w:rsidRPr="004B5B92" w:rsidDel="004B5B92">
              <w:rPr>
                <w:rStyle w:val="Hyperlink"/>
                <w:noProof/>
              </w:rPr>
              <w:delText>2</w:delText>
            </w:r>
            <w:r w:rsidDel="004B5B92">
              <w:rPr>
                <w:noProof/>
              </w:rPr>
              <w:tab/>
            </w:r>
            <w:r w:rsidRPr="004B5B92" w:rsidDel="004B5B92">
              <w:rPr>
                <w:rStyle w:val="Hyperlink"/>
                <w:noProof/>
              </w:rPr>
              <w:delText>Interessentanalyse</w:delText>
            </w:r>
            <w:r w:rsidDel="004B5B92">
              <w:rPr>
                <w:noProof/>
                <w:webHidden/>
              </w:rPr>
              <w:tab/>
              <w:delText>3</w:delText>
            </w:r>
          </w:del>
        </w:p>
        <w:p w:rsidR="00CD0742" w:rsidDel="004B5B92" w:rsidRDefault="00CD0742">
          <w:pPr>
            <w:pStyle w:val="Indholdsfortegnelse1"/>
            <w:tabs>
              <w:tab w:val="left" w:pos="440"/>
              <w:tab w:val="right" w:leader="dot" w:pos="9742"/>
            </w:tabs>
            <w:rPr>
              <w:del w:id="336" w:author="Claus" w:date="2018-12-19T20:59:00Z"/>
              <w:noProof/>
            </w:rPr>
          </w:pPr>
          <w:del w:id="337" w:author="Claus" w:date="2018-12-19T20:59:00Z">
            <w:r w:rsidRPr="004B5B92" w:rsidDel="004B5B92">
              <w:rPr>
                <w:rStyle w:val="Hyperlink"/>
                <w:noProof/>
              </w:rPr>
              <w:delText>3</w:delText>
            </w:r>
            <w:r w:rsidDel="004B5B92">
              <w:rPr>
                <w:noProof/>
              </w:rPr>
              <w:tab/>
            </w:r>
            <w:r w:rsidRPr="004B5B92" w:rsidDel="004B5B92">
              <w:rPr>
                <w:rStyle w:val="Hyperlink"/>
                <w:noProof/>
              </w:rPr>
              <w:delText>SWOT-analyser</w:delText>
            </w:r>
            <w:r w:rsidDel="004B5B92">
              <w:rPr>
                <w:noProof/>
                <w:webHidden/>
              </w:rPr>
              <w:tab/>
              <w:delText>4</w:delText>
            </w:r>
          </w:del>
        </w:p>
        <w:p w:rsidR="00CD0742" w:rsidDel="004B5B92" w:rsidRDefault="00CD0742">
          <w:pPr>
            <w:pStyle w:val="Indholdsfortegnelse1"/>
            <w:tabs>
              <w:tab w:val="left" w:pos="440"/>
              <w:tab w:val="right" w:leader="dot" w:pos="9742"/>
            </w:tabs>
            <w:rPr>
              <w:del w:id="338" w:author="Claus" w:date="2018-12-19T20:59:00Z"/>
              <w:noProof/>
            </w:rPr>
          </w:pPr>
          <w:del w:id="339" w:author="Claus" w:date="2018-12-19T20:59:00Z">
            <w:r w:rsidRPr="004B5B92" w:rsidDel="004B5B92">
              <w:rPr>
                <w:rStyle w:val="Hyperlink"/>
                <w:noProof/>
              </w:rPr>
              <w:delText>4</w:delText>
            </w:r>
            <w:r w:rsidDel="004B5B92">
              <w:rPr>
                <w:noProof/>
              </w:rPr>
              <w:tab/>
            </w:r>
            <w:r w:rsidRPr="004B5B92" w:rsidDel="004B5B92">
              <w:rPr>
                <w:rStyle w:val="Hyperlink"/>
                <w:noProof/>
              </w:rPr>
              <w:delText>Formål</w:delText>
            </w:r>
            <w:r w:rsidDel="004B5B92">
              <w:rPr>
                <w:noProof/>
                <w:webHidden/>
              </w:rPr>
              <w:tab/>
              <w:delText>6</w:delText>
            </w:r>
          </w:del>
        </w:p>
        <w:p w:rsidR="00CD0742" w:rsidDel="004B5B92" w:rsidRDefault="00CD0742">
          <w:pPr>
            <w:pStyle w:val="Indholdsfortegnelse1"/>
            <w:tabs>
              <w:tab w:val="left" w:pos="440"/>
              <w:tab w:val="right" w:leader="dot" w:pos="9742"/>
            </w:tabs>
            <w:rPr>
              <w:del w:id="340" w:author="Claus" w:date="2018-12-19T20:59:00Z"/>
              <w:noProof/>
            </w:rPr>
          </w:pPr>
          <w:del w:id="341" w:author="Claus" w:date="2018-12-19T20:59:00Z">
            <w:r w:rsidRPr="004B5B92" w:rsidDel="004B5B92">
              <w:rPr>
                <w:rStyle w:val="Hyperlink"/>
                <w:noProof/>
              </w:rPr>
              <w:delText>5</w:delText>
            </w:r>
            <w:r w:rsidDel="004B5B92">
              <w:rPr>
                <w:noProof/>
              </w:rPr>
              <w:tab/>
            </w:r>
            <w:r w:rsidRPr="004B5B92" w:rsidDel="004B5B92">
              <w:rPr>
                <w:rStyle w:val="Hyperlink"/>
                <w:noProof/>
              </w:rPr>
              <w:delText>Mål</w:delText>
            </w:r>
            <w:r w:rsidDel="004B5B92">
              <w:rPr>
                <w:noProof/>
                <w:webHidden/>
              </w:rPr>
              <w:tab/>
              <w:delText>6</w:delText>
            </w:r>
          </w:del>
        </w:p>
        <w:p w:rsidR="00CD0742" w:rsidDel="004B5B92" w:rsidRDefault="00CD0742">
          <w:pPr>
            <w:pStyle w:val="Indholdsfortegnelse1"/>
            <w:tabs>
              <w:tab w:val="left" w:pos="440"/>
              <w:tab w:val="right" w:leader="dot" w:pos="9742"/>
            </w:tabs>
            <w:rPr>
              <w:del w:id="342" w:author="Claus" w:date="2018-12-19T20:59:00Z"/>
              <w:noProof/>
            </w:rPr>
          </w:pPr>
          <w:del w:id="343" w:author="Claus" w:date="2018-12-19T20:59:00Z">
            <w:r w:rsidRPr="004B5B92" w:rsidDel="004B5B92">
              <w:rPr>
                <w:rStyle w:val="Hyperlink"/>
                <w:noProof/>
              </w:rPr>
              <w:delText>6</w:delText>
            </w:r>
            <w:r w:rsidDel="004B5B92">
              <w:rPr>
                <w:noProof/>
              </w:rPr>
              <w:tab/>
            </w:r>
            <w:r w:rsidRPr="004B5B92" w:rsidDel="004B5B92">
              <w:rPr>
                <w:rStyle w:val="Hyperlink"/>
                <w:noProof/>
              </w:rPr>
              <w:delText>Teknologivalg</w:delText>
            </w:r>
            <w:r w:rsidDel="004B5B92">
              <w:rPr>
                <w:noProof/>
                <w:webHidden/>
              </w:rPr>
              <w:tab/>
              <w:delText>6</w:delText>
            </w:r>
          </w:del>
        </w:p>
        <w:p w:rsidR="00CD0742" w:rsidDel="004B5B92" w:rsidRDefault="00CD0742">
          <w:pPr>
            <w:pStyle w:val="Indholdsfortegnelse1"/>
            <w:tabs>
              <w:tab w:val="left" w:pos="440"/>
              <w:tab w:val="right" w:leader="dot" w:pos="9742"/>
            </w:tabs>
            <w:rPr>
              <w:del w:id="344" w:author="Claus" w:date="2018-12-19T20:59:00Z"/>
              <w:noProof/>
            </w:rPr>
          </w:pPr>
          <w:del w:id="345" w:author="Claus" w:date="2018-12-19T20:59:00Z">
            <w:r w:rsidRPr="004B5B92" w:rsidDel="004B5B92">
              <w:rPr>
                <w:rStyle w:val="Hyperlink"/>
                <w:noProof/>
              </w:rPr>
              <w:delText>7</w:delText>
            </w:r>
            <w:r w:rsidDel="004B5B92">
              <w:rPr>
                <w:noProof/>
              </w:rPr>
              <w:tab/>
            </w:r>
            <w:r w:rsidRPr="004B5B92" w:rsidDel="004B5B92">
              <w:rPr>
                <w:rStyle w:val="Hyperlink"/>
                <w:noProof/>
              </w:rPr>
              <w:delText>Krav</w:delText>
            </w:r>
            <w:r w:rsidDel="004B5B92">
              <w:rPr>
                <w:noProof/>
                <w:webHidden/>
              </w:rPr>
              <w:tab/>
              <w:delText>7</w:delText>
            </w:r>
          </w:del>
        </w:p>
        <w:p w:rsidR="00CD0742" w:rsidDel="004B5B92" w:rsidRDefault="00CD0742">
          <w:pPr>
            <w:pStyle w:val="Indholdsfortegnelse2"/>
            <w:tabs>
              <w:tab w:val="left" w:pos="880"/>
              <w:tab w:val="right" w:leader="dot" w:pos="9742"/>
            </w:tabs>
            <w:rPr>
              <w:del w:id="346" w:author="Claus" w:date="2018-12-19T20:59:00Z"/>
              <w:noProof/>
            </w:rPr>
          </w:pPr>
          <w:del w:id="347" w:author="Claus" w:date="2018-12-19T20:59:00Z">
            <w:r w:rsidRPr="004B5B92" w:rsidDel="004B5B92">
              <w:rPr>
                <w:rStyle w:val="Hyperlink"/>
                <w:noProof/>
              </w:rPr>
              <w:delText>7.1</w:delText>
            </w:r>
            <w:r w:rsidDel="004B5B92">
              <w:rPr>
                <w:noProof/>
              </w:rPr>
              <w:tab/>
            </w:r>
            <w:r w:rsidRPr="004B5B92" w:rsidDel="004B5B92">
              <w:rPr>
                <w:rStyle w:val="Hyperlink"/>
                <w:noProof/>
              </w:rPr>
              <w:delText>Funktionelle krav</w:delText>
            </w:r>
            <w:r w:rsidDel="004B5B92">
              <w:rPr>
                <w:noProof/>
                <w:webHidden/>
              </w:rPr>
              <w:tab/>
              <w:delText>7</w:delText>
            </w:r>
          </w:del>
        </w:p>
        <w:p w:rsidR="00CD0742" w:rsidDel="004B5B92" w:rsidRDefault="00CD0742">
          <w:pPr>
            <w:pStyle w:val="Indholdsfortegnelse1"/>
            <w:tabs>
              <w:tab w:val="left" w:pos="440"/>
              <w:tab w:val="right" w:leader="dot" w:pos="9742"/>
            </w:tabs>
            <w:rPr>
              <w:del w:id="348" w:author="Claus" w:date="2018-12-19T20:59:00Z"/>
              <w:noProof/>
            </w:rPr>
          </w:pPr>
          <w:del w:id="349" w:author="Claus" w:date="2018-12-19T20:59:00Z">
            <w:r w:rsidRPr="004B5B92" w:rsidDel="004B5B92">
              <w:rPr>
                <w:rStyle w:val="Hyperlink"/>
                <w:noProof/>
              </w:rPr>
              <w:delText>8</w:delText>
            </w:r>
            <w:r w:rsidDel="004B5B92">
              <w:rPr>
                <w:noProof/>
              </w:rPr>
              <w:tab/>
            </w:r>
            <w:r w:rsidRPr="004B5B92" w:rsidDel="004B5B92">
              <w:rPr>
                <w:rStyle w:val="Hyperlink"/>
                <w:noProof/>
              </w:rPr>
              <w:delText>Domænemodel og ER diagram</w:delText>
            </w:r>
            <w:r w:rsidDel="004B5B92">
              <w:rPr>
                <w:noProof/>
                <w:webHidden/>
              </w:rPr>
              <w:tab/>
              <w:delText>13</w:delText>
            </w:r>
          </w:del>
        </w:p>
        <w:p w:rsidR="00CD0742" w:rsidDel="004B5B92" w:rsidRDefault="00CD0742">
          <w:pPr>
            <w:pStyle w:val="Indholdsfortegnelse2"/>
            <w:tabs>
              <w:tab w:val="left" w:pos="880"/>
              <w:tab w:val="right" w:leader="dot" w:pos="9742"/>
            </w:tabs>
            <w:rPr>
              <w:del w:id="350" w:author="Claus" w:date="2018-12-19T20:59:00Z"/>
              <w:noProof/>
            </w:rPr>
          </w:pPr>
          <w:del w:id="351" w:author="Claus" w:date="2018-12-19T20:59:00Z">
            <w:r w:rsidRPr="004B5B92" w:rsidDel="004B5B92">
              <w:rPr>
                <w:rStyle w:val="Hyperlink"/>
                <w:noProof/>
              </w:rPr>
              <w:delText>8.1</w:delText>
            </w:r>
            <w:r w:rsidDel="004B5B92">
              <w:rPr>
                <w:noProof/>
              </w:rPr>
              <w:tab/>
            </w:r>
            <w:r w:rsidRPr="004B5B92" w:rsidDel="004B5B92">
              <w:rPr>
                <w:rStyle w:val="Hyperlink"/>
                <w:noProof/>
              </w:rPr>
              <w:delText>Tabellerne.</w:delText>
            </w:r>
            <w:r w:rsidDel="004B5B92">
              <w:rPr>
                <w:noProof/>
                <w:webHidden/>
              </w:rPr>
              <w:tab/>
              <w:delText>16</w:delText>
            </w:r>
          </w:del>
        </w:p>
        <w:p w:rsidR="00CD0742" w:rsidDel="004B5B92" w:rsidRDefault="00CD0742">
          <w:pPr>
            <w:pStyle w:val="Indholdsfortegnelse3"/>
            <w:tabs>
              <w:tab w:val="left" w:pos="1320"/>
              <w:tab w:val="right" w:leader="dot" w:pos="9742"/>
            </w:tabs>
            <w:rPr>
              <w:del w:id="352" w:author="Claus" w:date="2018-12-19T20:59:00Z"/>
              <w:noProof/>
            </w:rPr>
          </w:pPr>
          <w:del w:id="353" w:author="Claus" w:date="2018-12-19T20:59:00Z">
            <w:r w:rsidRPr="004B5B92" w:rsidDel="004B5B92">
              <w:rPr>
                <w:rStyle w:val="Hyperlink"/>
                <w:noProof/>
              </w:rPr>
              <w:delText>8.1.1</w:delText>
            </w:r>
            <w:r w:rsidDel="004B5B92">
              <w:rPr>
                <w:noProof/>
              </w:rPr>
              <w:tab/>
            </w:r>
            <w:r w:rsidRPr="004B5B92" w:rsidDel="004B5B92">
              <w:rPr>
                <w:rStyle w:val="Hyperlink"/>
                <w:noProof/>
              </w:rPr>
              <w:delText>Begrænsninger.</w:delText>
            </w:r>
            <w:r w:rsidDel="004B5B92">
              <w:rPr>
                <w:noProof/>
                <w:webHidden/>
              </w:rPr>
              <w:tab/>
              <w:delText>17</w:delText>
            </w:r>
          </w:del>
        </w:p>
        <w:p w:rsidR="00CD0742" w:rsidDel="004B5B92" w:rsidRDefault="00CD0742">
          <w:pPr>
            <w:pStyle w:val="Indholdsfortegnelse2"/>
            <w:tabs>
              <w:tab w:val="left" w:pos="880"/>
              <w:tab w:val="right" w:leader="dot" w:pos="9742"/>
            </w:tabs>
            <w:rPr>
              <w:del w:id="354" w:author="Claus" w:date="2018-12-19T20:59:00Z"/>
              <w:noProof/>
            </w:rPr>
          </w:pPr>
          <w:del w:id="355" w:author="Claus" w:date="2018-12-19T20:59:00Z">
            <w:r w:rsidRPr="004B5B92" w:rsidDel="004B5B92">
              <w:rPr>
                <w:rStyle w:val="Hyperlink"/>
                <w:noProof/>
              </w:rPr>
              <w:delText>8.2</w:delText>
            </w:r>
            <w:r w:rsidDel="004B5B92">
              <w:rPr>
                <w:noProof/>
              </w:rPr>
              <w:tab/>
            </w:r>
            <w:r w:rsidRPr="004B5B92" w:rsidDel="004B5B92">
              <w:rPr>
                <w:rStyle w:val="Hyperlink"/>
                <w:noProof/>
              </w:rPr>
              <w:delText>Videre optimering.</w:delText>
            </w:r>
            <w:r w:rsidDel="004B5B92">
              <w:rPr>
                <w:noProof/>
                <w:webHidden/>
              </w:rPr>
              <w:tab/>
              <w:delText>19</w:delText>
            </w:r>
          </w:del>
        </w:p>
        <w:p w:rsidR="00CD0742" w:rsidDel="004B5B92" w:rsidRDefault="00CD0742">
          <w:pPr>
            <w:pStyle w:val="Indholdsfortegnelse1"/>
            <w:tabs>
              <w:tab w:val="left" w:pos="440"/>
              <w:tab w:val="right" w:leader="dot" w:pos="9742"/>
            </w:tabs>
            <w:rPr>
              <w:del w:id="356" w:author="Claus" w:date="2018-12-19T20:59:00Z"/>
              <w:noProof/>
            </w:rPr>
          </w:pPr>
          <w:del w:id="357" w:author="Claus" w:date="2018-12-19T20:59:00Z">
            <w:r w:rsidRPr="004B5B92" w:rsidDel="004B5B92">
              <w:rPr>
                <w:rStyle w:val="Hyperlink"/>
                <w:noProof/>
              </w:rPr>
              <w:delText>9</w:delText>
            </w:r>
            <w:r w:rsidDel="004B5B92">
              <w:rPr>
                <w:noProof/>
              </w:rPr>
              <w:tab/>
            </w:r>
            <w:r w:rsidRPr="004B5B92" w:rsidDel="004B5B92">
              <w:rPr>
                <w:rStyle w:val="Hyperlink"/>
                <w:noProof/>
              </w:rPr>
              <w:delText>Navigationsdiagram</w:delText>
            </w:r>
            <w:r w:rsidDel="004B5B92">
              <w:rPr>
                <w:noProof/>
                <w:webHidden/>
              </w:rPr>
              <w:tab/>
              <w:delText>19</w:delText>
            </w:r>
          </w:del>
        </w:p>
        <w:p w:rsidR="00CD0742" w:rsidDel="004B5B92" w:rsidRDefault="00CD0742">
          <w:pPr>
            <w:pStyle w:val="Indholdsfortegnelse1"/>
            <w:tabs>
              <w:tab w:val="left" w:pos="660"/>
              <w:tab w:val="right" w:leader="dot" w:pos="9742"/>
            </w:tabs>
            <w:rPr>
              <w:del w:id="358" w:author="Claus" w:date="2018-12-19T20:59:00Z"/>
              <w:noProof/>
            </w:rPr>
          </w:pPr>
          <w:del w:id="359" w:author="Claus" w:date="2018-12-19T20:59:00Z">
            <w:r w:rsidRPr="004B5B92" w:rsidDel="004B5B92">
              <w:rPr>
                <w:rStyle w:val="Hyperlink"/>
                <w:noProof/>
              </w:rPr>
              <w:delText>10</w:delText>
            </w:r>
            <w:r w:rsidDel="004B5B92">
              <w:rPr>
                <w:noProof/>
              </w:rPr>
              <w:tab/>
            </w:r>
            <w:r w:rsidRPr="004B5B92" w:rsidDel="004B5B92">
              <w:rPr>
                <w:rStyle w:val="Hyperlink"/>
                <w:noProof/>
              </w:rPr>
              <w:delText>Sekvensdiagrammer</w:delText>
            </w:r>
            <w:r w:rsidDel="004B5B92">
              <w:rPr>
                <w:noProof/>
                <w:webHidden/>
              </w:rPr>
              <w:tab/>
              <w:delText>21</w:delText>
            </w:r>
          </w:del>
        </w:p>
        <w:p w:rsidR="00CD0742" w:rsidDel="004B5B92" w:rsidRDefault="00CD0742">
          <w:pPr>
            <w:pStyle w:val="Indholdsfortegnelse2"/>
            <w:tabs>
              <w:tab w:val="left" w:pos="880"/>
              <w:tab w:val="right" w:leader="dot" w:pos="9742"/>
            </w:tabs>
            <w:rPr>
              <w:del w:id="360" w:author="Claus" w:date="2018-12-19T20:59:00Z"/>
              <w:noProof/>
            </w:rPr>
          </w:pPr>
          <w:del w:id="361" w:author="Claus" w:date="2018-12-19T20:59:00Z">
            <w:r w:rsidRPr="004B5B92" w:rsidDel="004B5B92">
              <w:rPr>
                <w:rStyle w:val="Hyperlink"/>
                <w:noProof/>
              </w:rPr>
              <w:delText>10.1</w:delText>
            </w:r>
            <w:r w:rsidDel="004B5B92">
              <w:rPr>
                <w:noProof/>
              </w:rPr>
              <w:tab/>
            </w:r>
            <w:r w:rsidRPr="004B5B92" w:rsidDel="004B5B92">
              <w:rPr>
                <w:rStyle w:val="Hyperlink"/>
                <w:noProof/>
              </w:rPr>
              <w:delText>Beregning af stykliste.</w:delText>
            </w:r>
            <w:r w:rsidDel="004B5B92">
              <w:rPr>
                <w:noProof/>
                <w:webHidden/>
              </w:rPr>
              <w:tab/>
              <w:delText>21</w:delText>
            </w:r>
          </w:del>
        </w:p>
        <w:p w:rsidR="00CD0742" w:rsidDel="004B5B92" w:rsidRDefault="00CD0742">
          <w:pPr>
            <w:pStyle w:val="Indholdsfortegnelse2"/>
            <w:tabs>
              <w:tab w:val="left" w:pos="880"/>
              <w:tab w:val="right" w:leader="dot" w:pos="9742"/>
            </w:tabs>
            <w:rPr>
              <w:del w:id="362" w:author="Claus" w:date="2018-12-19T20:59:00Z"/>
              <w:noProof/>
            </w:rPr>
          </w:pPr>
          <w:del w:id="363" w:author="Claus" w:date="2018-12-19T20:59:00Z">
            <w:r w:rsidRPr="004B5B92" w:rsidDel="004B5B92">
              <w:rPr>
                <w:rStyle w:val="Hyperlink"/>
                <w:noProof/>
              </w:rPr>
              <w:delText>10.2</w:delText>
            </w:r>
            <w:r w:rsidDel="004B5B92">
              <w:rPr>
                <w:noProof/>
              </w:rPr>
              <w:tab/>
            </w:r>
            <w:r w:rsidRPr="004B5B92" w:rsidDel="004B5B92">
              <w:rPr>
                <w:rStyle w:val="Hyperlink"/>
                <w:noProof/>
              </w:rPr>
              <w:delText>Opdaterin</w:delText>
            </w:r>
            <w:r w:rsidRPr="004B5B92" w:rsidDel="004B5B92">
              <w:rPr>
                <w:rStyle w:val="Hyperlink"/>
                <w:noProof/>
                <w:rPrChange w:id="364" w:author="Claus" w:date="2018-12-19T20:59:00Z">
                  <w:rPr>
                    <w:rStyle w:val="Hyperlink"/>
                    <w:noProof/>
                  </w:rPr>
                </w:rPrChange>
              </w:rPr>
              <w:delText>g af carportforespørgsel.</w:delText>
            </w:r>
            <w:r w:rsidDel="004B5B92">
              <w:rPr>
                <w:noProof/>
                <w:webHidden/>
              </w:rPr>
              <w:tab/>
              <w:delText>22</w:delText>
            </w:r>
          </w:del>
        </w:p>
        <w:p w:rsidR="00CD0742" w:rsidDel="004B5B92" w:rsidRDefault="00CD0742">
          <w:pPr>
            <w:pStyle w:val="Indholdsfortegnelse1"/>
            <w:tabs>
              <w:tab w:val="left" w:pos="660"/>
              <w:tab w:val="right" w:leader="dot" w:pos="9742"/>
            </w:tabs>
            <w:rPr>
              <w:del w:id="365" w:author="Claus" w:date="2018-12-19T20:59:00Z"/>
              <w:noProof/>
            </w:rPr>
          </w:pPr>
          <w:del w:id="366" w:author="Claus" w:date="2018-12-19T20:59:00Z">
            <w:r w:rsidRPr="004B5B92" w:rsidDel="004B5B92">
              <w:rPr>
                <w:rStyle w:val="Hyperlink"/>
                <w:noProof/>
              </w:rPr>
              <w:delText>11</w:delText>
            </w:r>
            <w:r w:rsidDel="004B5B92">
              <w:rPr>
                <w:noProof/>
              </w:rPr>
              <w:tab/>
            </w:r>
            <w:r w:rsidRPr="004B5B92" w:rsidDel="004B5B92">
              <w:rPr>
                <w:rStyle w:val="Hyperlink"/>
                <w:noProof/>
              </w:rPr>
              <w:delText>Arkitektur</w:delText>
            </w:r>
            <w:r w:rsidDel="004B5B92">
              <w:rPr>
                <w:noProof/>
                <w:webHidden/>
              </w:rPr>
              <w:tab/>
              <w:delText>23</w:delText>
            </w:r>
          </w:del>
        </w:p>
        <w:p w:rsidR="00CD0742" w:rsidDel="004B5B92" w:rsidRDefault="00CD0742">
          <w:pPr>
            <w:pStyle w:val="Indholdsfortegnelse1"/>
            <w:tabs>
              <w:tab w:val="left" w:pos="660"/>
              <w:tab w:val="right" w:leader="dot" w:pos="9742"/>
            </w:tabs>
            <w:rPr>
              <w:del w:id="367" w:author="Claus" w:date="2018-12-19T20:59:00Z"/>
              <w:noProof/>
            </w:rPr>
          </w:pPr>
          <w:del w:id="368" w:author="Claus" w:date="2018-12-19T20:59:00Z">
            <w:r w:rsidRPr="004B5B92" w:rsidDel="004B5B92">
              <w:rPr>
                <w:rStyle w:val="Hyperlink"/>
                <w:noProof/>
              </w:rPr>
              <w:delText>12</w:delText>
            </w:r>
            <w:r w:rsidDel="004B5B92">
              <w:rPr>
                <w:noProof/>
              </w:rPr>
              <w:tab/>
            </w:r>
            <w:r w:rsidRPr="004B5B92" w:rsidDel="004B5B92">
              <w:rPr>
                <w:rStyle w:val="Hyperlink"/>
                <w:noProof/>
              </w:rPr>
              <w:delText>Særlige forhold</w:delText>
            </w:r>
            <w:r w:rsidDel="004B5B92">
              <w:rPr>
                <w:noProof/>
                <w:webHidden/>
              </w:rPr>
              <w:tab/>
              <w:delText>23</w:delText>
            </w:r>
          </w:del>
        </w:p>
        <w:p w:rsidR="00CD0742" w:rsidDel="004B5B92" w:rsidRDefault="00CD0742">
          <w:pPr>
            <w:pStyle w:val="Indholdsfortegnelse2"/>
            <w:tabs>
              <w:tab w:val="left" w:pos="880"/>
              <w:tab w:val="right" w:leader="dot" w:pos="9742"/>
            </w:tabs>
            <w:rPr>
              <w:del w:id="369" w:author="Claus" w:date="2018-12-19T20:59:00Z"/>
              <w:noProof/>
            </w:rPr>
          </w:pPr>
          <w:del w:id="370" w:author="Claus" w:date="2018-12-19T20:59:00Z">
            <w:r w:rsidRPr="004B5B92" w:rsidDel="004B5B92">
              <w:rPr>
                <w:rStyle w:val="Hyperlink"/>
                <w:noProof/>
              </w:rPr>
              <w:delText>12.1</w:delText>
            </w:r>
            <w:r w:rsidDel="004B5B92">
              <w:rPr>
                <w:noProof/>
              </w:rPr>
              <w:tab/>
            </w:r>
            <w:r w:rsidRPr="004B5B92" w:rsidDel="004B5B92">
              <w:rPr>
                <w:rStyle w:val="Hyperlink"/>
                <w:noProof/>
              </w:rPr>
              <w:delText>Fejlhåndtering.</w:delText>
            </w:r>
            <w:r w:rsidDel="004B5B92">
              <w:rPr>
                <w:noProof/>
                <w:webHidden/>
              </w:rPr>
              <w:tab/>
              <w:delText>23</w:delText>
            </w:r>
          </w:del>
        </w:p>
        <w:p w:rsidR="00CD0742" w:rsidDel="004B5B92" w:rsidRDefault="00CD0742">
          <w:pPr>
            <w:pStyle w:val="Indholdsfortegnelse2"/>
            <w:tabs>
              <w:tab w:val="left" w:pos="880"/>
              <w:tab w:val="right" w:leader="dot" w:pos="9742"/>
            </w:tabs>
            <w:rPr>
              <w:del w:id="371" w:author="Claus" w:date="2018-12-19T20:59:00Z"/>
              <w:noProof/>
            </w:rPr>
          </w:pPr>
          <w:del w:id="372" w:author="Claus" w:date="2018-12-19T20:59:00Z">
            <w:r w:rsidRPr="004B5B92" w:rsidDel="004B5B92">
              <w:rPr>
                <w:rStyle w:val="Hyperlink"/>
                <w:noProof/>
              </w:rPr>
              <w:delText>12.2</w:delText>
            </w:r>
            <w:r w:rsidDel="004B5B92">
              <w:rPr>
                <w:noProof/>
              </w:rPr>
              <w:tab/>
            </w:r>
            <w:r w:rsidRPr="004B5B92" w:rsidDel="004B5B92">
              <w:rPr>
                <w:rStyle w:val="Hyperlink"/>
                <w:noProof/>
              </w:rPr>
              <w:delText>Validering af bruger-input.</w:delText>
            </w:r>
            <w:r w:rsidDel="004B5B92">
              <w:rPr>
                <w:noProof/>
                <w:webHidden/>
              </w:rPr>
              <w:tab/>
              <w:delText>24</w:delText>
            </w:r>
          </w:del>
        </w:p>
        <w:p w:rsidR="00CD0742" w:rsidDel="004B5B92" w:rsidRDefault="00CD0742">
          <w:pPr>
            <w:pStyle w:val="Indholdsfortegnelse2"/>
            <w:tabs>
              <w:tab w:val="left" w:pos="880"/>
              <w:tab w:val="right" w:leader="dot" w:pos="9742"/>
            </w:tabs>
            <w:rPr>
              <w:del w:id="373" w:author="Claus" w:date="2018-12-19T20:59:00Z"/>
              <w:noProof/>
            </w:rPr>
          </w:pPr>
          <w:del w:id="374" w:author="Claus" w:date="2018-12-19T20:59:00Z">
            <w:r w:rsidRPr="004B5B92" w:rsidDel="004B5B92">
              <w:rPr>
                <w:rStyle w:val="Hyperlink"/>
                <w:noProof/>
              </w:rPr>
              <w:delText>12.3</w:delText>
            </w:r>
            <w:r w:rsidDel="004B5B92">
              <w:rPr>
                <w:noProof/>
              </w:rPr>
              <w:tab/>
            </w:r>
            <w:r w:rsidRPr="004B5B92" w:rsidDel="004B5B92">
              <w:rPr>
                <w:rStyle w:val="Hyperlink"/>
                <w:noProof/>
              </w:rPr>
              <w:delText>Sessionsdata.</w:delText>
            </w:r>
            <w:r w:rsidDel="004B5B92">
              <w:rPr>
                <w:noProof/>
                <w:webHidden/>
              </w:rPr>
              <w:tab/>
              <w:delText>24</w:delText>
            </w:r>
          </w:del>
        </w:p>
        <w:p w:rsidR="00CD0742" w:rsidDel="004B5B92" w:rsidRDefault="00CD0742">
          <w:pPr>
            <w:pStyle w:val="Indholdsfortegnelse2"/>
            <w:tabs>
              <w:tab w:val="left" w:pos="880"/>
              <w:tab w:val="right" w:leader="dot" w:pos="9742"/>
            </w:tabs>
            <w:rPr>
              <w:del w:id="375" w:author="Claus" w:date="2018-12-19T20:59:00Z"/>
              <w:noProof/>
            </w:rPr>
          </w:pPr>
          <w:del w:id="376" w:author="Claus" w:date="2018-12-19T20:59:00Z">
            <w:r w:rsidRPr="004B5B92" w:rsidDel="004B5B92">
              <w:rPr>
                <w:rStyle w:val="Hyperlink"/>
                <w:noProof/>
              </w:rPr>
              <w:delText>12.4</w:delText>
            </w:r>
            <w:r w:rsidDel="004B5B92">
              <w:rPr>
                <w:noProof/>
              </w:rPr>
              <w:tab/>
            </w:r>
            <w:r w:rsidRPr="004B5B92" w:rsidDel="004B5B92">
              <w:rPr>
                <w:rStyle w:val="Hyperlink"/>
                <w:noProof/>
              </w:rPr>
              <w:delText>Sikkerhed.</w:delText>
            </w:r>
            <w:r w:rsidDel="004B5B92">
              <w:rPr>
                <w:noProof/>
                <w:webHidden/>
              </w:rPr>
              <w:tab/>
              <w:delText>24</w:delText>
            </w:r>
          </w:del>
        </w:p>
        <w:p w:rsidR="00CD0742" w:rsidDel="004B5B92" w:rsidRDefault="00CD0742">
          <w:pPr>
            <w:pStyle w:val="Indholdsfortegnelse2"/>
            <w:tabs>
              <w:tab w:val="left" w:pos="880"/>
              <w:tab w:val="right" w:leader="dot" w:pos="9742"/>
            </w:tabs>
            <w:rPr>
              <w:del w:id="377" w:author="Claus" w:date="2018-12-19T20:59:00Z"/>
              <w:noProof/>
            </w:rPr>
          </w:pPr>
          <w:del w:id="378" w:author="Claus" w:date="2018-12-19T20:59:00Z">
            <w:r w:rsidRPr="004B5B92" w:rsidDel="004B5B92">
              <w:rPr>
                <w:rStyle w:val="Hyperlink"/>
                <w:noProof/>
              </w:rPr>
              <w:delText>12.5</w:delText>
            </w:r>
            <w:r w:rsidDel="004B5B92">
              <w:rPr>
                <w:noProof/>
              </w:rPr>
              <w:tab/>
            </w:r>
            <w:r w:rsidRPr="004B5B92" w:rsidDel="004B5B92">
              <w:rPr>
                <w:rStyle w:val="Hyperlink"/>
                <w:noProof/>
              </w:rPr>
              <w:delText>Brugertyper.</w:delText>
            </w:r>
            <w:r w:rsidDel="004B5B92">
              <w:rPr>
                <w:noProof/>
                <w:webHidden/>
              </w:rPr>
              <w:tab/>
              <w:delText>24</w:delText>
            </w:r>
          </w:del>
        </w:p>
        <w:p w:rsidR="00CD0742" w:rsidDel="004B5B92" w:rsidRDefault="00CD0742">
          <w:pPr>
            <w:pStyle w:val="Indholdsfortegnelse2"/>
            <w:tabs>
              <w:tab w:val="left" w:pos="880"/>
              <w:tab w:val="right" w:leader="dot" w:pos="9742"/>
            </w:tabs>
            <w:rPr>
              <w:del w:id="379" w:author="Claus" w:date="2018-12-19T20:59:00Z"/>
              <w:noProof/>
            </w:rPr>
          </w:pPr>
          <w:del w:id="380" w:author="Claus" w:date="2018-12-19T20:59:00Z">
            <w:r w:rsidRPr="004B5B92" w:rsidDel="004B5B92">
              <w:rPr>
                <w:rStyle w:val="Hyperlink"/>
                <w:noProof/>
              </w:rPr>
              <w:delText>12.6</w:delText>
            </w:r>
            <w:r w:rsidDel="004B5B92">
              <w:rPr>
                <w:noProof/>
              </w:rPr>
              <w:tab/>
            </w:r>
            <w:r w:rsidRPr="004B5B92" w:rsidDel="004B5B92">
              <w:rPr>
                <w:rStyle w:val="Hyperlink"/>
                <w:noProof/>
              </w:rPr>
              <w:delText>Brugertyper i databasen.</w:delText>
            </w:r>
            <w:r w:rsidDel="004B5B92">
              <w:rPr>
                <w:noProof/>
                <w:webHidden/>
              </w:rPr>
              <w:tab/>
              <w:delText>25</w:delText>
            </w:r>
          </w:del>
        </w:p>
        <w:p w:rsidR="00CD0742" w:rsidDel="004B5B92" w:rsidRDefault="00CD0742">
          <w:pPr>
            <w:pStyle w:val="Indholdsfortegnelse2"/>
            <w:tabs>
              <w:tab w:val="left" w:pos="880"/>
              <w:tab w:val="right" w:leader="dot" w:pos="9742"/>
            </w:tabs>
            <w:rPr>
              <w:del w:id="381" w:author="Claus" w:date="2018-12-19T20:59:00Z"/>
              <w:noProof/>
            </w:rPr>
          </w:pPr>
          <w:del w:id="382" w:author="Claus" w:date="2018-12-19T20:59:00Z">
            <w:r w:rsidRPr="004B5B92" w:rsidDel="004B5B92">
              <w:rPr>
                <w:rStyle w:val="Hyperlink"/>
                <w:noProof/>
              </w:rPr>
              <w:delText>12.7</w:delText>
            </w:r>
            <w:r w:rsidDel="004B5B92">
              <w:rPr>
                <w:noProof/>
              </w:rPr>
              <w:tab/>
            </w:r>
            <w:r w:rsidRPr="004B5B92" w:rsidDel="004B5B92">
              <w:rPr>
                <w:rStyle w:val="Hyperlink"/>
                <w:noProof/>
              </w:rPr>
              <w:delText>Databaseforbindelse.</w:delText>
            </w:r>
            <w:r w:rsidDel="004B5B92">
              <w:rPr>
                <w:noProof/>
                <w:webHidden/>
              </w:rPr>
              <w:tab/>
              <w:delText>25</w:delText>
            </w:r>
          </w:del>
        </w:p>
        <w:p w:rsidR="00CD0742" w:rsidDel="004B5B92" w:rsidRDefault="00CD0742">
          <w:pPr>
            <w:pStyle w:val="Indholdsfortegnelse2"/>
            <w:tabs>
              <w:tab w:val="left" w:pos="880"/>
              <w:tab w:val="right" w:leader="dot" w:pos="9742"/>
            </w:tabs>
            <w:rPr>
              <w:del w:id="383" w:author="Claus" w:date="2018-12-19T20:59:00Z"/>
              <w:noProof/>
            </w:rPr>
          </w:pPr>
          <w:del w:id="384" w:author="Claus" w:date="2018-12-19T20:59:00Z">
            <w:r w:rsidRPr="004B5B92" w:rsidDel="004B5B92">
              <w:rPr>
                <w:rStyle w:val="Hyperlink"/>
                <w:noProof/>
              </w:rPr>
              <w:delText>12.8</w:delText>
            </w:r>
            <w:r w:rsidDel="004B5B92">
              <w:rPr>
                <w:noProof/>
              </w:rPr>
              <w:tab/>
            </w:r>
            <w:r w:rsidRPr="004B5B92" w:rsidDel="004B5B92">
              <w:rPr>
                <w:rStyle w:val="Hyperlink"/>
                <w:noProof/>
              </w:rPr>
              <w:delText>Dokumentation.</w:delText>
            </w:r>
            <w:r w:rsidDel="004B5B92">
              <w:rPr>
                <w:noProof/>
                <w:webHidden/>
              </w:rPr>
              <w:tab/>
              <w:delText>25</w:delText>
            </w:r>
          </w:del>
        </w:p>
        <w:p w:rsidR="00CD0742" w:rsidDel="004B5B92" w:rsidRDefault="00CD0742">
          <w:pPr>
            <w:pStyle w:val="Indholdsfortegnelse1"/>
            <w:tabs>
              <w:tab w:val="left" w:pos="660"/>
              <w:tab w:val="right" w:leader="dot" w:pos="9742"/>
            </w:tabs>
            <w:rPr>
              <w:del w:id="385" w:author="Claus" w:date="2018-12-19T20:59:00Z"/>
              <w:noProof/>
            </w:rPr>
          </w:pPr>
          <w:del w:id="386" w:author="Claus" w:date="2018-12-19T20:59:00Z">
            <w:r w:rsidRPr="004B5B92" w:rsidDel="004B5B92">
              <w:rPr>
                <w:rStyle w:val="Hyperlink"/>
                <w:noProof/>
              </w:rPr>
              <w:delText>13</w:delText>
            </w:r>
            <w:r w:rsidDel="004B5B92">
              <w:rPr>
                <w:noProof/>
              </w:rPr>
              <w:tab/>
            </w:r>
            <w:r w:rsidRPr="004B5B92" w:rsidDel="004B5B92">
              <w:rPr>
                <w:rStyle w:val="Hyperlink"/>
                <w:noProof/>
              </w:rPr>
              <w:delText>Kodemæssige forbedringer.</w:delText>
            </w:r>
            <w:r w:rsidDel="004B5B92">
              <w:rPr>
                <w:noProof/>
                <w:webHidden/>
              </w:rPr>
              <w:tab/>
              <w:delText>25</w:delText>
            </w:r>
          </w:del>
        </w:p>
        <w:p w:rsidR="00CD0742" w:rsidDel="004B5B92" w:rsidRDefault="00CD0742">
          <w:pPr>
            <w:pStyle w:val="Indholdsfortegnelse2"/>
            <w:tabs>
              <w:tab w:val="left" w:pos="880"/>
              <w:tab w:val="right" w:leader="dot" w:pos="9742"/>
            </w:tabs>
            <w:rPr>
              <w:del w:id="387" w:author="Claus" w:date="2018-12-19T20:59:00Z"/>
              <w:noProof/>
            </w:rPr>
          </w:pPr>
          <w:del w:id="388" w:author="Claus" w:date="2018-12-19T20:59:00Z">
            <w:r w:rsidRPr="004B5B92" w:rsidDel="004B5B92">
              <w:rPr>
                <w:rStyle w:val="Hyperlink"/>
                <w:noProof/>
              </w:rPr>
              <w:delText>13.1</w:delText>
            </w:r>
            <w:r w:rsidDel="004B5B92">
              <w:rPr>
                <w:noProof/>
              </w:rPr>
              <w:tab/>
            </w:r>
            <w:r w:rsidRPr="004B5B92" w:rsidDel="004B5B92">
              <w:rPr>
                <w:rStyle w:val="Hyperlink"/>
                <w:noProof/>
              </w:rPr>
              <w:delText>Claus</w:delText>
            </w:r>
            <w:r w:rsidDel="004B5B92">
              <w:rPr>
                <w:noProof/>
                <w:webHidden/>
              </w:rPr>
              <w:tab/>
              <w:delText>25</w:delText>
            </w:r>
          </w:del>
        </w:p>
        <w:p w:rsidR="00CD0742" w:rsidDel="004B5B92" w:rsidRDefault="00CD0742">
          <w:pPr>
            <w:pStyle w:val="Indholdsfortegnelse2"/>
            <w:tabs>
              <w:tab w:val="left" w:pos="880"/>
              <w:tab w:val="right" w:leader="dot" w:pos="9742"/>
            </w:tabs>
            <w:rPr>
              <w:del w:id="389" w:author="Claus" w:date="2018-12-19T20:59:00Z"/>
              <w:noProof/>
            </w:rPr>
          </w:pPr>
          <w:del w:id="390" w:author="Claus" w:date="2018-12-19T20:59:00Z">
            <w:r w:rsidRPr="004B5B92" w:rsidDel="004B5B92">
              <w:rPr>
                <w:rStyle w:val="Hyperlink"/>
                <w:noProof/>
              </w:rPr>
              <w:delText>13.2</w:delText>
            </w:r>
            <w:r w:rsidDel="004B5B92">
              <w:rPr>
                <w:noProof/>
              </w:rPr>
              <w:tab/>
            </w:r>
            <w:r w:rsidRPr="004B5B92" w:rsidDel="004B5B92">
              <w:rPr>
                <w:rStyle w:val="Hyperlink"/>
                <w:noProof/>
              </w:rPr>
              <w:delText>Jesper</w:delText>
            </w:r>
            <w:r w:rsidDel="004B5B92">
              <w:rPr>
                <w:noProof/>
                <w:webHidden/>
              </w:rPr>
              <w:tab/>
              <w:delText>25</w:delText>
            </w:r>
          </w:del>
        </w:p>
        <w:p w:rsidR="00CD0742" w:rsidDel="004B5B92" w:rsidRDefault="00CD0742">
          <w:pPr>
            <w:pStyle w:val="Indholdsfortegnelse1"/>
            <w:tabs>
              <w:tab w:val="left" w:pos="660"/>
              <w:tab w:val="right" w:leader="dot" w:pos="9742"/>
            </w:tabs>
            <w:rPr>
              <w:del w:id="391" w:author="Claus" w:date="2018-12-19T20:59:00Z"/>
              <w:noProof/>
            </w:rPr>
          </w:pPr>
          <w:del w:id="392" w:author="Claus" w:date="2018-12-19T20:59:00Z">
            <w:r w:rsidRPr="004B5B92" w:rsidDel="004B5B92">
              <w:rPr>
                <w:rStyle w:val="Hyperlink"/>
                <w:noProof/>
              </w:rPr>
              <w:delText>14</w:delText>
            </w:r>
            <w:r w:rsidDel="004B5B92">
              <w:rPr>
                <w:noProof/>
              </w:rPr>
              <w:tab/>
            </w:r>
            <w:r w:rsidRPr="004B5B92" w:rsidDel="004B5B92">
              <w:rPr>
                <w:rStyle w:val="Hyperlink"/>
                <w:noProof/>
              </w:rPr>
              <w:delText>Udvalgte kodeeksempler</w:delText>
            </w:r>
            <w:r w:rsidDel="004B5B92">
              <w:rPr>
                <w:noProof/>
                <w:webHidden/>
              </w:rPr>
              <w:tab/>
              <w:delText>27</w:delText>
            </w:r>
          </w:del>
        </w:p>
        <w:p w:rsidR="00CD0742" w:rsidDel="004B5B92" w:rsidRDefault="00CD0742">
          <w:pPr>
            <w:pStyle w:val="Indholdsfortegnelse2"/>
            <w:tabs>
              <w:tab w:val="left" w:pos="880"/>
              <w:tab w:val="right" w:leader="dot" w:pos="9742"/>
            </w:tabs>
            <w:rPr>
              <w:del w:id="393" w:author="Claus" w:date="2018-12-19T20:59:00Z"/>
              <w:noProof/>
            </w:rPr>
          </w:pPr>
          <w:del w:id="394" w:author="Claus" w:date="2018-12-19T20:59:00Z">
            <w:r w:rsidRPr="004B5B92" w:rsidDel="004B5B92">
              <w:rPr>
                <w:rStyle w:val="Hyperlink"/>
                <w:noProof/>
              </w:rPr>
              <w:delText>14.1</w:delText>
            </w:r>
            <w:r w:rsidDel="004B5B92">
              <w:rPr>
                <w:noProof/>
              </w:rPr>
              <w:tab/>
            </w:r>
            <w:r w:rsidRPr="004B5B92" w:rsidDel="004B5B92">
              <w:rPr>
                <w:rStyle w:val="Hyperlink"/>
                <w:noProof/>
              </w:rPr>
              <w:delText>Validering af brugerinput client-side.</w:delText>
            </w:r>
            <w:r w:rsidDel="004B5B92">
              <w:rPr>
                <w:noProof/>
                <w:webHidden/>
              </w:rPr>
              <w:tab/>
              <w:delText>27</w:delText>
            </w:r>
          </w:del>
        </w:p>
        <w:p w:rsidR="00CD0742" w:rsidDel="004B5B92" w:rsidRDefault="00CD0742">
          <w:pPr>
            <w:pStyle w:val="Indholdsfortegnelse2"/>
            <w:tabs>
              <w:tab w:val="left" w:pos="880"/>
              <w:tab w:val="right" w:leader="dot" w:pos="9742"/>
            </w:tabs>
            <w:rPr>
              <w:del w:id="395" w:author="Claus" w:date="2018-12-19T20:59:00Z"/>
              <w:noProof/>
            </w:rPr>
          </w:pPr>
          <w:del w:id="396" w:author="Claus" w:date="2018-12-19T20:59:00Z">
            <w:r w:rsidRPr="004B5B92" w:rsidDel="004B5B92">
              <w:rPr>
                <w:rStyle w:val="Hyperlink"/>
                <w:noProof/>
              </w:rPr>
              <w:delText>14.2</w:delText>
            </w:r>
            <w:r w:rsidDel="004B5B92">
              <w:rPr>
                <w:noProof/>
              </w:rPr>
              <w:tab/>
            </w:r>
            <w:r w:rsidRPr="004B5B92" w:rsidDel="004B5B92">
              <w:rPr>
                <w:rStyle w:val="Hyperlink"/>
                <w:noProof/>
              </w:rPr>
              <w:delText>Sessionsdata.</w:delText>
            </w:r>
            <w:r w:rsidDel="004B5B92">
              <w:rPr>
                <w:noProof/>
                <w:webHidden/>
              </w:rPr>
              <w:tab/>
              <w:delText>27</w:delText>
            </w:r>
          </w:del>
        </w:p>
        <w:p w:rsidR="00CD0742" w:rsidDel="004B5B92" w:rsidRDefault="00CD0742">
          <w:pPr>
            <w:pStyle w:val="Indholdsfortegnelse2"/>
            <w:tabs>
              <w:tab w:val="left" w:pos="880"/>
              <w:tab w:val="right" w:leader="dot" w:pos="9742"/>
            </w:tabs>
            <w:rPr>
              <w:del w:id="397" w:author="Claus" w:date="2018-12-19T20:59:00Z"/>
              <w:noProof/>
            </w:rPr>
          </w:pPr>
          <w:del w:id="398" w:author="Claus" w:date="2018-12-19T20:59:00Z">
            <w:r w:rsidRPr="004B5B92" w:rsidDel="004B5B92">
              <w:rPr>
                <w:rStyle w:val="Hyperlink"/>
                <w:noProof/>
              </w:rPr>
              <w:delText>14.3</w:delText>
            </w:r>
            <w:r w:rsidDel="004B5B92">
              <w:rPr>
                <w:noProof/>
              </w:rPr>
              <w:tab/>
            </w:r>
            <w:r w:rsidRPr="004B5B92" w:rsidDel="004B5B92">
              <w:rPr>
                <w:rStyle w:val="Hyperlink"/>
                <w:noProof/>
              </w:rPr>
              <w:delText>Nulstilling af kodeord.</w:delText>
            </w:r>
            <w:r w:rsidDel="004B5B92">
              <w:rPr>
                <w:noProof/>
                <w:webHidden/>
              </w:rPr>
              <w:tab/>
              <w:delText>27</w:delText>
            </w:r>
          </w:del>
        </w:p>
        <w:p w:rsidR="00CD0742" w:rsidDel="004B5B92" w:rsidRDefault="00CD0742">
          <w:pPr>
            <w:pStyle w:val="Indholdsfortegnelse2"/>
            <w:tabs>
              <w:tab w:val="left" w:pos="880"/>
              <w:tab w:val="right" w:leader="dot" w:pos="9742"/>
            </w:tabs>
            <w:rPr>
              <w:del w:id="399" w:author="Claus" w:date="2018-12-19T20:59:00Z"/>
              <w:noProof/>
            </w:rPr>
          </w:pPr>
          <w:del w:id="400" w:author="Claus" w:date="2018-12-19T20:59:00Z">
            <w:r w:rsidRPr="004B5B92" w:rsidDel="004B5B92">
              <w:rPr>
                <w:rStyle w:val="Hyperlink"/>
                <w:noProof/>
              </w:rPr>
              <w:delText>14.4</w:delText>
            </w:r>
            <w:r w:rsidDel="004B5B92">
              <w:rPr>
                <w:noProof/>
              </w:rPr>
              <w:tab/>
            </w:r>
            <w:r w:rsidRPr="004B5B92" w:rsidDel="004B5B92">
              <w:rPr>
                <w:rStyle w:val="Hyperlink"/>
                <w:noProof/>
              </w:rPr>
              <w:delText>Lukning af ressourcer med try with ressou</w:delText>
            </w:r>
            <w:r w:rsidRPr="004B5B92" w:rsidDel="004B5B92">
              <w:rPr>
                <w:rStyle w:val="Hyperlink"/>
                <w:noProof/>
                <w:rPrChange w:id="401" w:author="Claus" w:date="2018-12-19T20:59:00Z">
                  <w:rPr>
                    <w:rStyle w:val="Hyperlink"/>
                    <w:noProof/>
                  </w:rPr>
                </w:rPrChange>
              </w:rPr>
              <w:delText>rces.</w:delText>
            </w:r>
            <w:r w:rsidDel="004B5B92">
              <w:rPr>
                <w:noProof/>
                <w:webHidden/>
              </w:rPr>
              <w:tab/>
              <w:delText>27</w:delText>
            </w:r>
          </w:del>
        </w:p>
        <w:p w:rsidR="00CD0742" w:rsidDel="004B5B92" w:rsidRDefault="00CD0742">
          <w:pPr>
            <w:pStyle w:val="Indholdsfortegnelse2"/>
            <w:tabs>
              <w:tab w:val="left" w:pos="880"/>
              <w:tab w:val="right" w:leader="dot" w:pos="9742"/>
            </w:tabs>
            <w:rPr>
              <w:del w:id="402" w:author="Claus" w:date="2018-12-19T20:59:00Z"/>
              <w:noProof/>
            </w:rPr>
          </w:pPr>
          <w:del w:id="403" w:author="Claus" w:date="2018-12-19T20:59:00Z">
            <w:r w:rsidRPr="004B5B92" w:rsidDel="004B5B92">
              <w:rPr>
                <w:rStyle w:val="Hyperlink"/>
                <w:noProof/>
              </w:rPr>
              <w:delText>14.5</w:delText>
            </w:r>
            <w:r w:rsidDel="004B5B92">
              <w:rPr>
                <w:noProof/>
              </w:rPr>
              <w:tab/>
            </w:r>
            <w:r w:rsidRPr="004B5B92" w:rsidDel="004B5B92">
              <w:rPr>
                <w:rStyle w:val="Hyperlink"/>
                <w:noProof/>
              </w:rPr>
              <w:delText>Transaktion som opdaterer både skur og carport forespørgsel.</w:delText>
            </w:r>
            <w:r w:rsidDel="004B5B92">
              <w:rPr>
                <w:noProof/>
                <w:webHidden/>
              </w:rPr>
              <w:tab/>
              <w:delText>29</w:delText>
            </w:r>
          </w:del>
        </w:p>
        <w:p w:rsidR="00CD0742" w:rsidDel="004B5B92" w:rsidRDefault="00CD0742">
          <w:pPr>
            <w:pStyle w:val="Indholdsfortegnelse2"/>
            <w:tabs>
              <w:tab w:val="left" w:pos="880"/>
              <w:tab w:val="right" w:leader="dot" w:pos="9742"/>
            </w:tabs>
            <w:rPr>
              <w:del w:id="404" w:author="Claus" w:date="2018-12-19T20:59:00Z"/>
              <w:noProof/>
            </w:rPr>
          </w:pPr>
          <w:del w:id="405" w:author="Claus" w:date="2018-12-19T20:59:00Z">
            <w:r w:rsidRPr="004B5B92" w:rsidDel="004B5B92">
              <w:rPr>
                <w:rStyle w:val="Hyperlink"/>
                <w:noProof/>
              </w:rPr>
              <w:delText>14.6</w:delText>
            </w:r>
            <w:r w:rsidDel="004B5B92">
              <w:rPr>
                <w:noProof/>
              </w:rPr>
              <w:tab/>
            </w:r>
            <w:r w:rsidRPr="004B5B92" w:rsidDel="004B5B92">
              <w:rPr>
                <w:rStyle w:val="Hyperlink"/>
                <w:noProof/>
              </w:rPr>
              <w:delText>Materialer til beregning inddeles efter type i HashMap.</w:delText>
            </w:r>
            <w:r w:rsidDel="004B5B92">
              <w:rPr>
                <w:noProof/>
                <w:webHidden/>
              </w:rPr>
              <w:tab/>
              <w:delText>29</w:delText>
            </w:r>
          </w:del>
        </w:p>
        <w:p w:rsidR="00CD0742" w:rsidDel="004B5B92" w:rsidRDefault="00CD0742">
          <w:pPr>
            <w:pStyle w:val="Indholdsfortegnelse2"/>
            <w:tabs>
              <w:tab w:val="left" w:pos="880"/>
              <w:tab w:val="right" w:leader="dot" w:pos="9742"/>
            </w:tabs>
            <w:rPr>
              <w:del w:id="406" w:author="Claus" w:date="2018-12-19T20:59:00Z"/>
              <w:noProof/>
            </w:rPr>
          </w:pPr>
          <w:del w:id="407" w:author="Claus" w:date="2018-12-19T20:59:00Z">
            <w:r w:rsidRPr="004B5B92" w:rsidDel="004B5B92">
              <w:rPr>
                <w:rStyle w:val="Hyperlink"/>
                <w:noProof/>
              </w:rPr>
              <w:delText>14.7</w:delText>
            </w:r>
            <w:r w:rsidDel="004B5B92">
              <w:rPr>
                <w:noProof/>
              </w:rPr>
              <w:tab/>
            </w:r>
            <w:r w:rsidRPr="004B5B92" w:rsidDel="004B5B92">
              <w:rPr>
                <w:rStyle w:val="Hyperlink"/>
                <w:noProof/>
              </w:rPr>
              <w:delText>Ved beregninger promotes operander for at finde korrekt antal.</w:delText>
            </w:r>
            <w:r w:rsidDel="004B5B92">
              <w:rPr>
                <w:noProof/>
                <w:webHidden/>
              </w:rPr>
              <w:tab/>
              <w:delText>30</w:delText>
            </w:r>
          </w:del>
        </w:p>
        <w:p w:rsidR="00CD0742" w:rsidDel="004B5B92" w:rsidRDefault="00CD0742">
          <w:pPr>
            <w:pStyle w:val="Indholdsfortegnelse2"/>
            <w:tabs>
              <w:tab w:val="left" w:pos="880"/>
              <w:tab w:val="right" w:leader="dot" w:pos="9742"/>
            </w:tabs>
            <w:rPr>
              <w:del w:id="408" w:author="Claus" w:date="2018-12-19T20:59:00Z"/>
              <w:noProof/>
            </w:rPr>
          </w:pPr>
          <w:del w:id="409" w:author="Claus" w:date="2018-12-19T20:59:00Z">
            <w:r w:rsidRPr="004B5B92" w:rsidDel="004B5B92">
              <w:rPr>
                <w:rStyle w:val="Hyperlink"/>
                <w:noProof/>
              </w:rPr>
              <w:delText>14.8</w:delText>
            </w:r>
            <w:r w:rsidDel="004B5B92">
              <w:rPr>
                <w:noProof/>
              </w:rPr>
              <w:tab/>
            </w:r>
            <w:r w:rsidRPr="004B5B92" w:rsidDel="004B5B92">
              <w:rPr>
                <w:rStyle w:val="Hyperlink"/>
                <w:noProof/>
              </w:rPr>
              <w:delText>Dataforbindelse indlæses fra propertie</w:delText>
            </w:r>
            <w:r w:rsidRPr="004B5B92" w:rsidDel="004B5B92">
              <w:rPr>
                <w:rStyle w:val="Hyperlink"/>
                <w:noProof/>
                <w:rPrChange w:id="410" w:author="Claus" w:date="2018-12-19T20:59:00Z">
                  <w:rPr>
                    <w:rStyle w:val="Hyperlink"/>
                    <w:noProof/>
                  </w:rPr>
                </w:rPrChange>
              </w:rPr>
              <w:delText>s fil.</w:delText>
            </w:r>
            <w:r w:rsidDel="004B5B92">
              <w:rPr>
                <w:noProof/>
                <w:webHidden/>
              </w:rPr>
              <w:tab/>
              <w:delText>30</w:delText>
            </w:r>
          </w:del>
        </w:p>
        <w:p w:rsidR="00CD0742" w:rsidDel="004B5B92" w:rsidRDefault="00CD0742">
          <w:pPr>
            <w:pStyle w:val="Indholdsfortegnelse2"/>
            <w:tabs>
              <w:tab w:val="left" w:pos="880"/>
              <w:tab w:val="right" w:leader="dot" w:pos="9742"/>
            </w:tabs>
            <w:rPr>
              <w:del w:id="411" w:author="Claus" w:date="2018-12-19T20:59:00Z"/>
              <w:noProof/>
            </w:rPr>
          </w:pPr>
          <w:del w:id="412" w:author="Claus" w:date="2018-12-19T20:59:00Z">
            <w:r w:rsidRPr="004B5B92" w:rsidDel="004B5B92">
              <w:rPr>
                <w:rStyle w:val="Hyperlink"/>
                <w:noProof/>
              </w:rPr>
              <w:delText>14.9</w:delText>
            </w:r>
            <w:r w:rsidDel="004B5B92">
              <w:rPr>
                <w:noProof/>
              </w:rPr>
              <w:tab/>
            </w:r>
            <w:r w:rsidRPr="004B5B92" w:rsidDel="004B5B92">
              <w:rPr>
                <w:rStyle w:val="Hyperlink"/>
                <w:noProof/>
              </w:rPr>
              <w:delText>Beregning af materialer.</w:delText>
            </w:r>
            <w:r w:rsidDel="004B5B92">
              <w:rPr>
                <w:noProof/>
                <w:webHidden/>
              </w:rPr>
              <w:tab/>
              <w:delText>31</w:delText>
            </w:r>
          </w:del>
        </w:p>
        <w:p w:rsidR="00CD0742" w:rsidDel="004B5B92" w:rsidRDefault="00CD0742">
          <w:pPr>
            <w:pStyle w:val="Indholdsfortegnelse1"/>
            <w:tabs>
              <w:tab w:val="left" w:pos="660"/>
              <w:tab w:val="right" w:leader="dot" w:pos="9742"/>
            </w:tabs>
            <w:rPr>
              <w:del w:id="413" w:author="Claus" w:date="2018-12-19T20:59:00Z"/>
              <w:noProof/>
            </w:rPr>
          </w:pPr>
          <w:del w:id="414" w:author="Claus" w:date="2018-12-19T20:59:00Z">
            <w:r w:rsidRPr="004B5B92" w:rsidDel="004B5B92">
              <w:rPr>
                <w:rStyle w:val="Hyperlink"/>
                <w:noProof/>
              </w:rPr>
              <w:delText>15</w:delText>
            </w:r>
            <w:r w:rsidDel="004B5B92">
              <w:rPr>
                <w:noProof/>
              </w:rPr>
              <w:tab/>
            </w:r>
            <w:r w:rsidRPr="004B5B92" w:rsidDel="004B5B92">
              <w:rPr>
                <w:rStyle w:val="Hyperlink"/>
                <w:noProof/>
              </w:rPr>
              <w:delText>Status på implementationen.</w:delText>
            </w:r>
            <w:r w:rsidDel="004B5B92">
              <w:rPr>
                <w:noProof/>
                <w:webHidden/>
              </w:rPr>
              <w:tab/>
              <w:delText>32</w:delText>
            </w:r>
          </w:del>
        </w:p>
        <w:p w:rsidR="00CD0742" w:rsidDel="004B5B92" w:rsidRDefault="00CD0742">
          <w:pPr>
            <w:pStyle w:val="Indholdsfortegnelse2"/>
            <w:tabs>
              <w:tab w:val="left" w:pos="880"/>
              <w:tab w:val="right" w:leader="dot" w:pos="9742"/>
            </w:tabs>
            <w:rPr>
              <w:del w:id="415" w:author="Claus" w:date="2018-12-19T20:59:00Z"/>
              <w:noProof/>
            </w:rPr>
          </w:pPr>
          <w:del w:id="416" w:author="Claus" w:date="2018-12-19T20:59:00Z">
            <w:r w:rsidRPr="004B5B92" w:rsidDel="004B5B92">
              <w:rPr>
                <w:rStyle w:val="Hyperlink"/>
                <w:noProof/>
              </w:rPr>
              <w:delText>15.1</w:delText>
            </w:r>
            <w:r w:rsidDel="004B5B92">
              <w:rPr>
                <w:noProof/>
              </w:rPr>
              <w:tab/>
            </w:r>
            <w:r w:rsidRPr="004B5B92" w:rsidDel="004B5B92">
              <w:rPr>
                <w:rStyle w:val="Hyperlink"/>
                <w:noProof/>
              </w:rPr>
              <w:delText>Funktionelle mangler.</w:delText>
            </w:r>
            <w:r w:rsidDel="004B5B92">
              <w:rPr>
                <w:noProof/>
                <w:webHidden/>
              </w:rPr>
              <w:tab/>
              <w:delText>32</w:delText>
            </w:r>
          </w:del>
        </w:p>
        <w:p w:rsidR="00CD0742" w:rsidDel="004B5B92" w:rsidRDefault="00CD0742">
          <w:pPr>
            <w:pStyle w:val="Indholdsfortegnelse2"/>
            <w:tabs>
              <w:tab w:val="left" w:pos="880"/>
              <w:tab w:val="right" w:leader="dot" w:pos="9742"/>
            </w:tabs>
            <w:rPr>
              <w:del w:id="417" w:author="Claus" w:date="2018-12-19T20:59:00Z"/>
              <w:noProof/>
            </w:rPr>
          </w:pPr>
          <w:del w:id="418" w:author="Claus" w:date="2018-12-19T20:59:00Z">
            <w:r w:rsidRPr="004B5B92" w:rsidDel="004B5B92">
              <w:rPr>
                <w:rStyle w:val="Hyperlink"/>
                <w:noProof/>
              </w:rPr>
              <w:delText>15.2</w:delText>
            </w:r>
            <w:r w:rsidDel="004B5B92">
              <w:rPr>
                <w:noProof/>
              </w:rPr>
              <w:tab/>
            </w:r>
            <w:r w:rsidRPr="004B5B92" w:rsidDel="004B5B92">
              <w:rPr>
                <w:rStyle w:val="Hyperlink"/>
                <w:noProof/>
              </w:rPr>
              <w:delText>Øvrige mangler.</w:delText>
            </w:r>
            <w:r w:rsidDel="004B5B92">
              <w:rPr>
                <w:noProof/>
                <w:webHidden/>
              </w:rPr>
              <w:tab/>
              <w:delText>33</w:delText>
            </w:r>
          </w:del>
        </w:p>
        <w:p w:rsidR="00CD0742" w:rsidDel="004B5B92" w:rsidRDefault="00CD0742">
          <w:pPr>
            <w:pStyle w:val="Indholdsfortegnelse1"/>
            <w:tabs>
              <w:tab w:val="left" w:pos="660"/>
              <w:tab w:val="right" w:leader="dot" w:pos="9742"/>
            </w:tabs>
            <w:rPr>
              <w:del w:id="419" w:author="Claus" w:date="2018-12-19T20:59:00Z"/>
              <w:noProof/>
            </w:rPr>
          </w:pPr>
          <w:del w:id="420" w:author="Claus" w:date="2018-12-19T20:59:00Z">
            <w:r w:rsidRPr="004B5B92" w:rsidDel="004B5B92">
              <w:rPr>
                <w:rStyle w:val="Hyperlink"/>
                <w:noProof/>
              </w:rPr>
              <w:delText>16</w:delText>
            </w:r>
            <w:r w:rsidDel="004B5B92">
              <w:rPr>
                <w:noProof/>
              </w:rPr>
              <w:tab/>
            </w:r>
            <w:r w:rsidRPr="004B5B92" w:rsidDel="004B5B92">
              <w:rPr>
                <w:rStyle w:val="Hyperlink"/>
                <w:noProof/>
              </w:rPr>
              <w:delText>Tests</w:delText>
            </w:r>
            <w:r w:rsidDel="004B5B92">
              <w:rPr>
                <w:noProof/>
                <w:webHidden/>
              </w:rPr>
              <w:tab/>
              <w:delText>34</w:delText>
            </w:r>
          </w:del>
        </w:p>
        <w:p w:rsidR="00CD0742" w:rsidDel="004B5B92" w:rsidRDefault="00CD0742">
          <w:pPr>
            <w:pStyle w:val="Indholdsfortegnelse2"/>
            <w:tabs>
              <w:tab w:val="left" w:pos="880"/>
              <w:tab w:val="right" w:leader="dot" w:pos="9742"/>
            </w:tabs>
            <w:rPr>
              <w:del w:id="421" w:author="Claus" w:date="2018-12-19T20:59:00Z"/>
              <w:noProof/>
            </w:rPr>
          </w:pPr>
          <w:del w:id="422" w:author="Claus" w:date="2018-12-19T20:59:00Z">
            <w:r w:rsidRPr="004B5B92" w:rsidDel="004B5B92">
              <w:rPr>
                <w:rStyle w:val="Hyperlink"/>
                <w:noProof/>
              </w:rPr>
              <w:delText>16.1</w:delText>
            </w:r>
            <w:r w:rsidDel="004B5B92">
              <w:rPr>
                <w:noProof/>
              </w:rPr>
              <w:tab/>
            </w:r>
            <w:r w:rsidRPr="004B5B92" w:rsidDel="004B5B92">
              <w:rPr>
                <w:rStyle w:val="Hyperlink"/>
                <w:noProof/>
              </w:rPr>
              <w:delText>JaCoCo rapport for projektet.</w:delText>
            </w:r>
            <w:r w:rsidDel="004B5B92">
              <w:rPr>
                <w:noProof/>
                <w:webHidden/>
              </w:rPr>
              <w:tab/>
              <w:delText>36</w:delText>
            </w:r>
          </w:del>
        </w:p>
        <w:p w:rsidR="00CD0742" w:rsidDel="004B5B92" w:rsidRDefault="00CD0742">
          <w:pPr>
            <w:pStyle w:val="Indholdsfortegnelse1"/>
            <w:tabs>
              <w:tab w:val="left" w:pos="660"/>
              <w:tab w:val="right" w:leader="dot" w:pos="9742"/>
            </w:tabs>
            <w:rPr>
              <w:del w:id="423" w:author="Claus" w:date="2018-12-19T20:59:00Z"/>
              <w:noProof/>
            </w:rPr>
          </w:pPr>
          <w:del w:id="424" w:author="Claus" w:date="2018-12-19T20:59:00Z">
            <w:r w:rsidRPr="004B5B92" w:rsidDel="004B5B92">
              <w:rPr>
                <w:rStyle w:val="Hyperlink"/>
                <w:noProof/>
              </w:rPr>
              <w:delText>17</w:delText>
            </w:r>
            <w:r w:rsidDel="004B5B92">
              <w:rPr>
                <w:noProof/>
              </w:rPr>
              <w:tab/>
            </w:r>
            <w:r w:rsidRPr="004B5B92" w:rsidDel="004B5B92">
              <w:rPr>
                <w:rStyle w:val="Hyperlink"/>
                <w:noProof/>
              </w:rPr>
              <w:delText>Scrum</w:delText>
            </w:r>
            <w:r w:rsidDel="004B5B92">
              <w:rPr>
                <w:noProof/>
                <w:webHidden/>
              </w:rPr>
              <w:tab/>
              <w:delText>37</w:delText>
            </w:r>
          </w:del>
        </w:p>
        <w:p w:rsidR="00CD0742" w:rsidDel="004B5B92" w:rsidRDefault="00CD0742">
          <w:pPr>
            <w:pStyle w:val="Indholdsfortegnelse2"/>
            <w:tabs>
              <w:tab w:val="left" w:pos="880"/>
              <w:tab w:val="right" w:leader="dot" w:pos="9742"/>
            </w:tabs>
            <w:rPr>
              <w:del w:id="425" w:author="Claus" w:date="2018-12-19T20:59:00Z"/>
              <w:noProof/>
            </w:rPr>
          </w:pPr>
          <w:del w:id="426" w:author="Claus" w:date="2018-12-19T20:59:00Z">
            <w:r w:rsidRPr="004B5B92" w:rsidDel="004B5B92">
              <w:rPr>
                <w:rStyle w:val="Hyperlink"/>
                <w:noProof/>
              </w:rPr>
              <w:delText>17.1</w:delText>
            </w:r>
            <w:r w:rsidDel="004B5B92">
              <w:rPr>
                <w:noProof/>
              </w:rPr>
              <w:tab/>
            </w:r>
            <w:r w:rsidRPr="004B5B92" w:rsidDel="004B5B92">
              <w:rPr>
                <w:rStyle w:val="Hyperlink"/>
                <w:noProof/>
              </w:rPr>
              <w:delText>Arbejdsprocessen faktuelt</w:delText>
            </w:r>
            <w:r w:rsidDel="004B5B92">
              <w:rPr>
                <w:noProof/>
                <w:webHidden/>
              </w:rPr>
              <w:tab/>
              <w:delText>37</w:delText>
            </w:r>
          </w:del>
        </w:p>
        <w:p w:rsidR="00CD0742" w:rsidDel="004B5B92" w:rsidRDefault="00CD0742">
          <w:pPr>
            <w:pStyle w:val="Indholdsfortegnelse2"/>
            <w:tabs>
              <w:tab w:val="left" w:pos="880"/>
              <w:tab w:val="right" w:leader="dot" w:pos="9742"/>
            </w:tabs>
            <w:rPr>
              <w:del w:id="427" w:author="Claus" w:date="2018-12-19T20:59:00Z"/>
              <w:noProof/>
            </w:rPr>
          </w:pPr>
          <w:del w:id="428" w:author="Claus" w:date="2018-12-19T20:59:00Z">
            <w:r w:rsidRPr="004B5B92" w:rsidDel="004B5B92">
              <w:rPr>
                <w:rStyle w:val="Hyperlink"/>
                <w:noProof/>
              </w:rPr>
              <w:delText>17.2</w:delText>
            </w:r>
            <w:r w:rsidDel="004B5B92">
              <w:rPr>
                <w:noProof/>
              </w:rPr>
              <w:tab/>
            </w:r>
            <w:r w:rsidRPr="004B5B92" w:rsidDel="004B5B92">
              <w:rPr>
                <w:rStyle w:val="Hyperlink"/>
                <w:noProof/>
              </w:rPr>
              <w:delText>Arbejdsprocessen reflekt</w:delText>
            </w:r>
            <w:r w:rsidRPr="004B5B92" w:rsidDel="004B5B92">
              <w:rPr>
                <w:rStyle w:val="Hyperlink"/>
                <w:noProof/>
                <w:rPrChange w:id="429" w:author="Claus" w:date="2018-12-19T20:59:00Z">
                  <w:rPr>
                    <w:rStyle w:val="Hyperlink"/>
                    <w:noProof/>
                  </w:rPr>
                </w:rPrChange>
              </w:rPr>
              <w:delText>eret</w:delText>
            </w:r>
            <w:r w:rsidDel="004B5B92">
              <w:rPr>
                <w:noProof/>
                <w:webHidden/>
              </w:rPr>
              <w:tab/>
              <w:delText>38</w:delText>
            </w:r>
          </w:del>
        </w:p>
        <w:p w:rsidR="00CD0742" w:rsidDel="004B5B92" w:rsidRDefault="00CD0742">
          <w:pPr>
            <w:pStyle w:val="Indholdsfortegnelse2"/>
            <w:tabs>
              <w:tab w:val="left" w:pos="660"/>
              <w:tab w:val="right" w:leader="dot" w:pos="9742"/>
            </w:tabs>
            <w:rPr>
              <w:del w:id="430" w:author="Claus" w:date="2018-12-19T20:59:00Z"/>
              <w:noProof/>
            </w:rPr>
          </w:pPr>
          <w:del w:id="431" w:author="Claus" w:date="2018-12-19T20:59:00Z">
            <w:r w:rsidDel="004B5B92">
              <w:rPr>
                <w:noProof/>
              </w:rPr>
              <w:tab/>
            </w:r>
            <w:r w:rsidRPr="004B5B92" w:rsidDel="004B5B92">
              <w:rPr>
                <w:rStyle w:val="Hyperlink"/>
                <w:noProof/>
              </w:rPr>
              <w:delText>SCRUM user stories:</w:delText>
            </w:r>
            <w:r w:rsidDel="004B5B92">
              <w:rPr>
                <w:noProof/>
                <w:webHidden/>
              </w:rPr>
              <w:tab/>
              <w:delText>39</w:delText>
            </w:r>
          </w:del>
        </w:p>
        <w:p w:rsidR="00CD0742" w:rsidDel="004B5B92" w:rsidRDefault="00CD0742">
          <w:pPr>
            <w:pStyle w:val="Indholdsfortegnelse2"/>
            <w:tabs>
              <w:tab w:val="right" w:leader="dot" w:pos="9742"/>
            </w:tabs>
            <w:rPr>
              <w:del w:id="432" w:author="Claus" w:date="2018-12-19T20:59:00Z"/>
              <w:noProof/>
            </w:rPr>
          </w:pPr>
          <w:del w:id="433" w:author="Claus" w:date="2018-12-19T20:59:00Z">
            <w:r w:rsidRPr="004B5B92" w:rsidDel="004B5B92">
              <w:rPr>
                <w:rStyle w:val="Hyperlink"/>
                <w:noProof/>
              </w:rPr>
              <w:delText>17.3</w:delText>
            </w:r>
            <w:r w:rsidDel="004B5B92">
              <w:rPr>
                <w:noProof/>
                <w:webHidden/>
              </w:rPr>
              <w:tab/>
            </w:r>
            <w:r w:rsidDel="004B5B92">
              <w:rPr>
                <w:noProof/>
                <w:webHidden/>
              </w:rPr>
              <w:delText>39</w:delText>
            </w:r>
          </w:del>
        </w:p>
        <w:p w:rsidR="00CD0742" w:rsidDel="004B5B92" w:rsidRDefault="00CD0742">
          <w:pPr>
            <w:pStyle w:val="Indholdsfortegnelse1"/>
            <w:tabs>
              <w:tab w:val="right" w:leader="dot" w:pos="9742"/>
            </w:tabs>
            <w:rPr>
              <w:del w:id="434" w:author="Claus" w:date="2018-12-19T20:59:00Z"/>
              <w:noProof/>
            </w:rPr>
          </w:pPr>
          <w:del w:id="435" w:author="Claus" w:date="2018-12-19T20:59:00Z">
            <w:r w:rsidDel="004B5B92">
              <w:rPr>
                <w:noProof/>
              </w:rPr>
              <w:tab/>
            </w:r>
            <w:r w:rsidRPr="004B5B92" w:rsidDel="004B5B92">
              <w:rPr>
                <w:rStyle w:val="Hyperlink"/>
                <w:noProof/>
              </w:rPr>
              <w:delText>Product Backlog</w:delText>
            </w:r>
            <w:r w:rsidDel="004B5B92">
              <w:rPr>
                <w:noProof/>
                <w:webHidden/>
              </w:rPr>
              <w:tab/>
              <w:delText>41</w:delText>
            </w:r>
          </w:del>
        </w:p>
        <w:p w:rsidR="00CD0742" w:rsidDel="004B5B92" w:rsidRDefault="00CD0742">
          <w:pPr>
            <w:pStyle w:val="Indholdsfortegnelse1"/>
            <w:tabs>
              <w:tab w:val="right" w:leader="dot" w:pos="9742"/>
            </w:tabs>
            <w:rPr>
              <w:del w:id="436" w:author="Claus" w:date="2018-12-19T20:59:00Z"/>
              <w:noProof/>
            </w:rPr>
          </w:pPr>
          <w:del w:id="437" w:author="Claus" w:date="2018-12-19T20:59:00Z">
            <w:r w:rsidRPr="004B5B92" w:rsidDel="004B5B92">
              <w:rPr>
                <w:rStyle w:val="Hyperlink"/>
                <w:noProof/>
              </w:rPr>
              <w:delText>18</w:delText>
            </w:r>
            <w:r w:rsidDel="004B5B92">
              <w:rPr>
                <w:noProof/>
                <w:webHidden/>
              </w:rPr>
              <w:tab/>
              <w:delText>41</w:delText>
            </w:r>
          </w:del>
        </w:p>
        <w:p w:rsidR="00CD0742" w:rsidDel="004B5B92" w:rsidRDefault="00CD0742">
          <w:pPr>
            <w:pStyle w:val="Indholdsfortegnelse1"/>
            <w:tabs>
              <w:tab w:val="right" w:leader="dot" w:pos="9742"/>
            </w:tabs>
            <w:rPr>
              <w:del w:id="438" w:author="Claus" w:date="2018-12-19T20:59:00Z"/>
              <w:noProof/>
            </w:rPr>
          </w:pPr>
          <w:del w:id="439" w:author="Claus" w:date="2018-12-19T20:59:00Z">
            <w:r w:rsidDel="004B5B92">
              <w:rPr>
                <w:noProof/>
              </w:rPr>
              <w:tab/>
            </w:r>
            <w:r w:rsidRPr="004B5B92" w:rsidDel="004B5B92">
              <w:rPr>
                <w:rStyle w:val="Hyperlink"/>
                <w:noProof/>
              </w:rPr>
              <w:delText>Tidlig f</w:delText>
            </w:r>
            <w:r w:rsidDel="004B5B92">
              <w:rPr>
                <w:noProof/>
                <w:webHidden/>
              </w:rPr>
              <w:tab/>
              <w:delText>45</w:delText>
            </w:r>
          </w:del>
        </w:p>
        <w:p w:rsidR="00CD0742" w:rsidDel="004B5B92" w:rsidRDefault="00CD0742">
          <w:pPr>
            <w:pStyle w:val="Indholdsfortegnelse1"/>
            <w:tabs>
              <w:tab w:val="left" w:pos="660"/>
              <w:tab w:val="right" w:leader="dot" w:pos="9742"/>
            </w:tabs>
            <w:rPr>
              <w:del w:id="440" w:author="Claus" w:date="2018-12-19T20:59:00Z"/>
              <w:noProof/>
            </w:rPr>
          </w:pPr>
          <w:del w:id="441" w:author="Claus" w:date="2018-12-19T20:59:00Z">
            <w:r w:rsidRPr="004B5B92" w:rsidDel="004B5B92">
              <w:rPr>
                <w:rStyle w:val="Hyperlink"/>
                <w:noProof/>
              </w:rPr>
              <w:delText>19</w:delText>
            </w:r>
            <w:r w:rsidDel="004B5B92">
              <w:rPr>
                <w:noProof/>
              </w:rPr>
              <w:tab/>
            </w:r>
            <w:r w:rsidRPr="004B5B92" w:rsidDel="004B5B92">
              <w:rPr>
                <w:rStyle w:val="Hyperlink"/>
                <w:noProof/>
              </w:rPr>
              <w:delText>eatureliste</w:delText>
            </w:r>
            <w:r w:rsidDel="004B5B92">
              <w:rPr>
                <w:noProof/>
                <w:webHidden/>
              </w:rPr>
              <w:tab/>
              <w:delText>45</w:delText>
            </w:r>
          </w:del>
        </w:p>
        <w:p w:rsidR="00CD0742" w:rsidDel="004B5B92" w:rsidRDefault="00CD0742">
          <w:pPr>
            <w:pStyle w:val="Indholdsfortegnelse1"/>
            <w:tabs>
              <w:tab w:val="left" w:pos="660"/>
              <w:tab w:val="right" w:leader="dot" w:pos="9742"/>
            </w:tabs>
            <w:rPr>
              <w:del w:id="442" w:author="Claus" w:date="2018-12-19T20:59:00Z"/>
              <w:noProof/>
            </w:rPr>
          </w:pPr>
          <w:del w:id="443" w:author="Claus" w:date="2018-12-19T20:59:00Z">
            <w:r w:rsidRPr="004B5B92" w:rsidDel="004B5B92">
              <w:rPr>
                <w:rStyle w:val="Hyperlink"/>
                <w:noProof/>
                <w:lang w:val="en-US"/>
              </w:rPr>
              <w:delText>20</w:delText>
            </w:r>
            <w:r w:rsidDel="004B5B92">
              <w:rPr>
                <w:noProof/>
              </w:rPr>
              <w:tab/>
            </w:r>
            <w:r w:rsidRPr="004B5B92" w:rsidDel="004B5B92">
              <w:rPr>
                <w:rStyle w:val="Hyperlink"/>
                <w:noProof/>
                <w:lang w:val="en-US"/>
              </w:rPr>
              <w:delText>Daily Scrum meetings outcome and decisions:</w:delText>
            </w:r>
            <w:r w:rsidDel="004B5B92">
              <w:rPr>
                <w:noProof/>
                <w:webHidden/>
              </w:rPr>
              <w:tab/>
              <w:delText>45</w:delText>
            </w:r>
          </w:del>
        </w:p>
        <w:p w:rsidR="00CD0742" w:rsidDel="004B5B92" w:rsidRDefault="00CD0742">
          <w:pPr>
            <w:pStyle w:val="Indholdsfortegnelse2"/>
            <w:tabs>
              <w:tab w:val="left" w:pos="880"/>
              <w:tab w:val="right" w:leader="dot" w:pos="9742"/>
            </w:tabs>
            <w:rPr>
              <w:del w:id="444" w:author="Claus" w:date="2018-12-19T20:59:00Z"/>
              <w:noProof/>
            </w:rPr>
          </w:pPr>
          <w:del w:id="445" w:author="Claus" w:date="2018-12-19T20:59:00Z">
            <w:r w:rsidRPr="004B5B92" w:rsidDel="004B5B92">
              <w:rPr>
                <w:rStyle w:val="Hyperlink"/>
                <w:noProof/>
              </w:rPr>
              <w:delText>20.1</w:delText>
            </w:r>
            <w:r w:rsidDel="004B5B92">
              <w:rPr>
                <w:noProof/>
              </w:rPr>
              <w:tab/>
            </w:r>
            <w:r w:rsidRPr="004B5B92" w:rsidDel="004B5B92">
              <w:rPr>
                <w:rStyle w:val="Hyperlink"/>
                <w:noProof/>
              </w:rPr>
              <w:delText>13-11-2018:</w:delText>
            </w:r>
            <w:r w:rsidDel="004B5B92">
              <w:rPr>
                <w:noProof/>
                <w:webHidden/>
              </w:rPr>
              <w:tab/>
              <w:delText>45</w:delText>
            </w:r>
          </w:del>
        </w:p>
        <w:p w:rsidR="00CD0742" w:rsidDel="004B5B92" w:rsidRDefault="00CD0742">
          <w:pPr>
            <w:pStyle w:val="Indholdsfortegnelse2"/>
            <w:tabs>
              <w:tab w:val="left" w:pos="880"/>
              <w:tab w:val="right" w:leader="dot" w:pos="9742"/>
            </w:tabs>
            <w:rPr>
              <w:del w:id="446" w:author="Claus" w:date="2018-12-19T20:59:00Z"/>
              <w:noProof/>
            </w:rPr>
          </w:pPr>
          <w:del w:id="447" w:author="Claus" w:date="2018-12-19T20:59:00Z">
            <w:r w:rsidRPr="004B5B92" w:rsidDel="004B5B92">
              <w:rPr>
                <w:rStyle w:val="Hyperlink"/>
                <w:noProof/>
              </w:rPr>
              <w:delText>20.2</w:delText>
            </w:r>
            <w:r w:rsidDel="004B5B92">
              <w:rPr>
                <w:noProof/>
              </w:rPr>
              <w:tab/>
            </w:r>
            <w:r w:rsidRPr="004B5B92" w:rsidDel="004B5B92">
              <w:rPr>
                <w:rStyle w:val="Hyperlink"/>
                <w:noProof/>
              </w:rPr>
              <w:delText>14-11-2018:</w:delText>
            </w:r>
            <w:r w:rsidDel="004B5B92">
              <w:rPr>
                <w:noProof/>
                <w:webHidden/>
              </w:rPr>
              <w:tab/>
              <w:delText>45</w:delText>
            </w:r>
          </w:del>
        </w:p>
        <w:p w:rsidR="00CD0742" w:rsidDel="004B5B92" w:rsidRDefault="00CD0742">
          <w:pPr>
            <w:pStyle w:val="Indholdsfortegnelse2"/>
            <w:tabs>
              <w:tab w:val="left" w:pos="880"/>
              <w:tab w:val="right" w:leader="dot" w:pos="9742"/>
            </w:tabs>
            <w:rPr>
              <w:del w:id="448" w:author="Claus" w:date="2018-12-19T20:59:00Z"/>
              <w:noProof/>
            </w:rPr>
          </w:pPr>
          <w:del w:id="449" w:author="Claus" w:date="2018-12-19T20:59:00Z">
            <w:r w:rsidRPr="004B5B92" w:rsidDel="004B5B92">
              <w:rPr>
                <w:rStyle w:val="Hyperlink"/>
                <w:noProof/>
              </w:rPr>
              <w:delText>20.3</w:delText>
            </w:r>
            <w:r w:rsidDel="004B5B92">
              <w:rPr>
                <w:noProof/>
              </w:rPr>
              <w:tab/>
            </w:r>
            <w:r w:rsidRPr="004B5B92" w:rsidDel="004B5B92">
              <w:rPr>
                <w:rStyle w:val="Hyperlink"/>
                <w:noProof/>
              </w:rPr>
              <w:delText>15-11-2018:</w:delText>
            </w:r>
            <w:r w:rsidDel="004B5B92">
              <w:rPr>
                <w:noProof/>
                <w:webHidden/>
              </w:rPr>
              <w:tab/>
              <w:delText>46</w:delText>
            </w:r>
          </w:del>
        </w:p>
        <w:p w:rsidR="00CD0742" w:rsidDel="004B5B92" w:rsidRDefault="00CD0742">
          <w:pPr>
            <w:pStyle w:val="Indholdsfortegnelse2"/>
            <w:tabs>
              <w:tab w:val="left" w:pos="880"/>
              <w:tab w:val="right" w:leader="dot" w:pos="9742"/>
            </w:tabs>
            <w:rPr>
              <w:del w:id="450" w:author="Claus" w:date="2018-12-19T20:59:00Z"/>
              <w:noProof/>
            </w:rPr>
          </w:pPr>
          <w:del w:id="451" w:author="Claus" w:date="2018-12-19T20:59:00Z">
            <w:r w:rsidRPr="004B5B92" w:rsidDel="004B5B92">
              <w:rPr>
                <w:rStyle w:val="Hyperlink"/>
                <w:noProof/>
              </w:rPr>
              <w:delText>20.4</w:delText>
            </w:r>
            <w:r w:rsidDel="004B5B92">
              <w:rPr>
                <w:noProof/>
              </w:rPr>
              <w:tab/>
            </w:r>
            <w:r w:rsidRPr="004B5B92" w:rsidDel="004B5B92">
              <w:rPr>
                <w:rStyle w:val="Hyperlink"/>
                <w:noProof/>
              </w:rPr>
              <w:delText>16-11-2018:</w:delText>
            </w:r>
            <w:r w:rsidDel="004B5B92">
              <w:rPr>
                <w:noProof/>
                <w:webHidden/>
              </w:rPr>
              <w:tab/>
              <w:delText>46</w:delText>
            </w:r>
          </w:del>
        </w:p>
        <w:p w:rsidR="00CD0742" w:rsidDel="004B5B92" w:rsidRDefault="00CD0742">
          <w:pPr>
            <w:pStyle w:val="Indholdsfortegnelse2"/>
            <w:tabs>
              <w:tab w:val="left" w:pos="880"/>
              <w:tab w:val="right" w:leader="dot" w:pos="9742"/>
            </w:tabs>
            <w:rPr>
              <w:del w:id="452" w:author="Claus" w:date="2018-12-19T20:59:00Z"/>
              <w:noProof/>
            </w:rPr>
          </w:pPr>
          <w:del w:id="453" w:author="Claus" w:date="2018-12-19T20:59:00Z">
            <w:r w:rsidRPr="004B5B92" w:rsidDel="004B5B92">
              <w:rPr>
                <w:rStyle w:val="Hyperlink"/>
                <w:noProof/>
              </w:rPr>
              <w:delText>20.5</w:delText>
            </w:r>
            <w:r w:rsidDel="004B5B92">
              <w:rPr>
                <w:noProof/>
              </w:rPr>
              <w:tab/>
            </w:r>
            <w:r w:rsidRPr="004B5B92" w:rsidDel="004B5B92">
              <w:rPr>
                <w:rStyle w:val="Hyperlink"/>
                <w:noProof/>
              </w:rPr>
              <w:delText>16-11-2018 Retrospective</w:delText>
            </w:r>
            <w:r w:rsidRPr="004B5B92" w:rsidDel="004B5B92">
              <w:rPr>
                <w:rStyle w:val="Hyperlink"/>
                <w:noProof/>
                <w:rPrChange w:id="454" w:author="Claus" w:date="2018-12-19T20:59:00Z">
                  <w:rPr>
                    <w:rStyle w:val="Hyperlink"/>
                    <w:noProof/>
                  </w:rPr>
                </w:rPrChange>
              </w:rPr>
              <w:delText xml:space="preserve"> af uge 1:</w:delText>
            </w:r>
            <w:r w:rsidDel="004B5B92">
              <w:rPr>
                <w:noProof/>
                <w:webHidden/>
              </w:rPr>
              <w:tab/>
              <w:delText>47</w:delText>
            </w:r>
          </w:del>
        </w:p>
        <w:p w:rsidR="00CD0742" w:rsidDel="004B5B92" w:rsidRDefault="00CD0742">
          <w:pPr>
            <w:pStyle w:val="Indholdsfortegnelse2"/>
            <w:tabs>
              <w:tab w:val="left" w:pos="880"/>
              <w:tab w:val="right" w:leader="dot" w:pos="9742"/>
            </w:tabs>
            <w:rPr>
              <w:del w:id="455" w:author="Claus" w:date="2018-12-19T20:59:00Z"/>
              <w:noProof/>
            </w:rPr>
          </w:pPr>
          <w:del w:id="456" w:author="Claus" w:date="2018-12-19T20:59:00Z">
            <w:r w:rsidRPr="004B5B92" w:rsidDel="004B5B92">
              <w:rPr>
                <w:rStyle w:val="Hyperlink"/>
                <w:noProof/>
              </w:rPr>
              <w:delText>20.6</w:delText>
            </w:r>
            <w:r w:rsidDel="004B5B92">
              <w:rPr>
                <w:noProof/>
              </w:rPr>
              <w:tab/>
            </w:r>
            <w:r w:rsidRPr="004B5B92" w:rsidDel="004B5B92">
              <w:rPr>
                <w:rStyle w:val="Hyperlink"/>
                <w:noProof/>
              </w:rPr>
              <w:delText>19-11-2018:</w:delText>
            </w:r>
            <w:r w:rsidDel="004B5B92">
              <w:rPr>
                <w:noProof/>
                <w:webHidden/>
              </w:rPr>
              <w:tab/>
              <w:delText>47</w:delText>
            </w:r>
          </w:del>
        </w:p>
        <w:p w:rsidR="00CD0742" w:rsidDel="004B5B92" w:rsidRDefault="00CD0742">
          <w:pPr>
            <w:pStyle w:val="Indholdsfortegnelse2"/>
            <w:tabs>
              <w:tab w:val="left" w:pos="880"/>
              <w:tab w:val="right" w:leader="dot" w:pos="9742"/>
            </w:tabs>
            <w:rPr>
              <w:del w:id="457" w:author="Claus" w:date="2018-12-19T20:59:00Z"/>
              <w:noProof/>
            </w:rPr>
          </w:pPr>
          <w:del w:id="458" w:author="Claus" w:date="2018-12-19T20:59:00Z">
            <w:r w:rsidRPr="004B5B92" w:rsidDel="004B5B92">
              <w:rPr>
                <w:rStyle w:val="Hyperlink"/>
                <w:noProof/>
              </w:rPr>
              <w:delText>20.7</w:delText>
            </w:r>
            <w:r w:rsidDel="004B5B92">
              <w:rPr>
                <w:noProof/>
              </w:rPr>
              <w:tab/>
            </w:r>
            <w:r w:rsidRPr="004B5B92" w:rsidDel="004B5B92">
              <w:rPr>
                <w:rStyle w:val="Hyperlink"/>
                <w:noProof/>
              </w:rPr>
              <w:delText>20-11-2018:</w:delText>
            </w:r>
            <w:r w:rsidDel="004B5B92">
              <w:rPr>
                <w:noProof/>
                <w:webHidden/>
              </w:rPr>
              <w:tab/>
              <w:delText>47</w:delText>
            </w:r>
          </w:del>
        </w:p>
        <w:p w:rsidR="00CD0742" w:rsidDel="004B5B92" w:rsidRDefault="00CD0742">
          <w:pPr>
            <w:pStyle w:val="Indholdsfortegnelse2"/>
            <w:tabs>
              <w:tab w:val="left" w:pos="880"/>
              <w:tab w:val="right" w:leader="dot" w:pos="9742"/>
            </w:tabs>
            <w:rPr>
              <w:del w:id="459" w:author="Claus" w:date="2018-12-19T20:59:00Z"/>
              <w:noProof/>
            </w:rPr>
          </w:pPr>
          <w:del w:id="460" w:author="Claus" w:date="2018-12-19T20:59:00Z">
            <w:r w:rsidRPr="004B5B92" w:rsidDel="004B5B92">
              <w:rPr>
                <w:rStyle w:val="Hyperlink"/>
                <w:noProof/>
              </w:rPr>
              <w:delText>20.8</w:delText>
            </w:r>
            <w:r w:rsidDel="004B5B92">
              <w:rPr>
                <w:noProof/>
              </w:rPr>
              <w:tab/>
            </w:r>
            <w:r w:rsidRPr="004B5B92" w:rsidDel="004B5B92">
              <w:rPr>
                <w:rStyle w:val="Hyperlink"/>
                <w:noProof/>
              </w:rPr>
              <w:delText>21-11-2018:</w:delText>
            </w:r>
            <w:r w:rsidDel="004B5B92">
              <w:rPr>
                <w:noProof/>
                <w:webHidden/>
              </w:rPr>
              <w:tab/>
              <w:delText>47</w:delText>
            </w:r>
          </w:del>
        </w:p>
        <w:p w:rsidR="00CD0742" w:rsidDel="004B5B92" w:rsidRDefault="00CD0742">
          <w:pPr>
            <w:pStyle w:val="Indholdsfortegnelse2"/>
            <w:tabs>
              <w:tab w:val="left" w:pos="880"/>
              <w:tab w:val="right" w:leader="dot" w:pos="9742"/>
            </w:tabs>
            <w:rPr>
              <w:del w:id="461" w:author="Claus" w:date="2018-12-19T20:59:00Z"/>
              <w:noProof/>
            </w:rPr>
          </w:pPr>
          <w:del w:id="462" w:author="Claus" w:date="2018-12-19T20:59:00Z">
            <w:r w:rsidRPr="004B5B92" w:rsidDel="004B5B92">
              <w:rPr>
                <w:rStyle w:val="Hyperlink"/>
                <w:noProof/>
              </w:rPr>
              <w:delText>20.9</w:delText>
            </w:r>
            <w:r w:rsidDel="004B5B92">
              <w:rPr>
                <w:noProof/>
              </w:rPr>
              <w:tab/>
            </w:r>
            <w:r w:rsidRPr="004B5B92" w:rsidDel="004B5B92">
              <w:rPr>
                <w:rStyle w:val="Hyperlink"/>
                <w:noProof/>
              </w:rPr>
              <w:delText>22-11-2018:</w:delText>
            </w:r>
            <w:r w:rsidDel="004B5B92">
              <w:rPr>
                <w:noProof/>
                <w:webHidden/>
              </w:rPr>
              <w:tab/>
              <w:delText>48</w:delText>
            </w:r>
          </w:del>
        </w:p>
        <w:p w:rsidR="00CD0742" w:rsidDel="004B5B92" w:rsidRDefault="00CD0742">
          <w:pPr>
            <w:pStyle w:val="Indholdsfortegnelse2"/>
            <w:tabs>
              <w:tab w:val="left" w:pos="1100"/>
              <w:tab w:val="right" w:leader="dot" w:pos="9742"/>
            </w:tabs>
            <w:rPr>
              <w:del w:id="463" w:author="Claus" w:date="2018-12-19T20:59:00Z"/>
              <w:noProof/>
            </w:rPr>
          </w:pPr>
          <w:del w:id="464" w:author="Claus" w:date="2018-12-19T20:59:00Z">
            <w:r w:rsidRPr="004B5B92" w:rsidDel="004B5B92">
              <w:rPr>
                <w:rStyle w:val="Hyperlink"/>
                <w:noProof/>
              </w:rPr>
              <w:delText>20.10</w:delText>
            </w:r>
            <w:r w:rsidDel="004B5B92">
              <w:rPr>
                <w:noProof/>
              </w:rPr>
              <w:tab/>
            </w:r>
            <w:r w:rsidRPr="004B5B92" w:rsidDel="004B5B92">
              <w:rPr>
                <w:rStyle w:val="Hyperlink"/>
                <w:noProof/>
              </w:rPr>
              <w:delText>23-11-2018:</w:delText>
            </w:r>
            <w:r w:rsidDel="004B5B92">
              <w:rPr>
                <w:noProof/>
                <w:webHidden/>
              </w:rPr>
              <w:tab/>
              <w:delText>48</w:delText>
            </w:r>
          </w:del>
        </w:p>
        <w:p w:rsidR="00CD0742" w:rsidDel="004B5B92" w:rsidRDefault="00CD0742">
          <w:pPr>
            <w:pStyle w:val="Indholdsfortegnelse2"/>
            <w:tabs>
              <w:tab w:val="left" w:pos="1100"/>
              <w:tab w:val="right" w:leader="dot" w:pos="9742"/>
            </w:tabs>
            <w:rPr>
              <w:del w:id="465" w:author="Claus" w:date="2018-12-19T20:59:00Z"/>
              <w:noProof/>
            </w:rPr>
          </w:pPr>
          <w:del w:id="466" w:author="Claus" w:date="2018-12-19T20:59:00Z">
            <w:r w:rsidRPr="004B5B92" w:rsidDel="004B5B92">
              <w:rPr>
                <w:rStyle w:val="Hyperlink"/>
                <w:noProof/>
              </w:rPr>
              <w:delText>20.11</w:delText>
            </w:r>
            <w:r w:rsidDel="004B5B92">
              <w:rPr>
                <w:noProof/>
              </w:rPr>
              <w:tab/>
            </w:r>
            <w:r w:rsidRPr="004B5B92" w:rsidDel="004B5B92">
              <w:rPr>
                <w:rStyle w:val="Hyperlink"/>
                <w:noProof/>
              </w:rPr>
              <w:delText>23-11-2018 Retrospective af uge 2:</w:delText>
            </w:r>
            <w:r w:rsidDel="004B5B92">
              <w:rPr>
                <w:noProof/>
                <w:webHidden/>
              </w:rPr>
              <w:tab/>
              <w:delText>48</w:delText>
            </w:r>
          </w:del>
        </w:p>
        <w:p w:rsidR="00CD0742" w:rsidDel="004B5B92" w:rsidRDefault="00CD0742">
          <w:pPr>
            <w:pStyle w:val="Indholdsfortegnelse2"/>
            <w:tabs>
              <w:tab w:val="left" w:pos="1100"/>
              <w:tab w:val="right" w:leader="dot" w:pos="9742"/>
            </w:tabs>
            <w:rPr>
              <w:del w:id="467" w:author="Claus" w:date="2018-12-19T20:59:00Z"/>
              <w:noProof/>
            </w:rPr>
          </w:pPr>
          <w:del w:id="468" w:author="Claus" w:date="2018-12-19T20:59:00Z">
            <w:r w:rsidRPr="004B5B92" w:rsidDel="004B5B92">
              <w:rPr>
                <w:rStyle w:val="Hyperlink"/>
                <w:noProof/>
              </w:rPr>
              <w:delText>20.12</w:delText>
            </w:r>
            <w:r w:rsidDel="004B5B92">
              <w:rPr>
                <w:noProof/>
              </w:rPr>
              <w:tab/>
            </w:r>
            <w:r w:rsidRPr="004B5B92" w:rsidDel="004B5B92">
              <w:rPr>
                <w:rStyle w:val="Hyperlink"/>
                <w:noProof/>
              </w:rPr>
              <w:delText>26-11-2018:</w:delText>
            </w:r>
            <w:r w:rsidDel="004B5B92">
              <w:rPr>
                <w:noProof/>
                <w:webHidden/>
              </w:rPr>
              <w:tab/>
              <w:delText>48</w:delText>
            </w:r>
          </w:del>
        </w:p>
        <w:p w:rsidR="00CD0742" w:rsidDel="004B5B92" w:rsidRDefault="00CD0742">
          <w:pPr>
            <w:pStyle w:val="Indholdsfortegnelse2"/>
            <w:tabs>
              <w:tab w:val="left" w:pos="1100"/>
              <w:tab w:val="right" w:leader="dot" w:pos="9742"/>
            </w:tabs>
            <w:rPr>
              <w:del w:id="469" w:author="Claus" w:date="2018-12-19T20:59:00Z"/>
              <w:noProof/>
            </w:rPr>
          </w:pPr>
          <w:del w:id="470" w:author="Claus" w:date="2018-12-19T20:59:00Z">
            <w:r w:rsidRPr="004B5B92" w:rsidDel="004B5B92">
              <w:rPr>
                <w:rStyle w:val="Hyperlink"/>
                <w:noProof/>
              </w:rPr>
              <w:delText>20.13</w:delText>
            </w:r>
            <w:r w:rsidDel="004B5B92">
              <w:rPr>
                <w:noProof/>
              </w:rPr>
              <w:tab/>
            </w:r>
            <w:r w:rsidRPr="004B5B92" w:rsidDel="004B5B92">
              <w:rPr>
                <w:rStyle w:val="Hyperlink"/>
                <w:noProof/>
              </w:rPr>
              <w:delText>27-11-2018:</w:delText>
            </w:r>
            <w:r w:rsidDel="004B5B92">
              <w:rPr>
                <w:noProof/>
                <w:webHidden/>
              </w:rPr>
              <w:tab/>
              <w:delText>48</w:delText>
            </w:r>
          </w:del>
        </w:p>
        <w:p w:rsidR="00CD0742" w:rsidDel="004B5B92" w:rsidRDefault="00CD0742">
          <w:pPr>
            <w:pStyle w:val="Indholdsfortegnelse2"/>
            <w:tabs>
              <w:tab w:val="left" w:pos="1100"/>
              <w:tab w:val="right" w:leader="dot" w:pos="9742"/>
            </w:tabs>
            <w:rPr>
              <w:del w:id="471" w:author="Claus" w:date="2018-12-19T20:59:00Z"/>
              <w:noProof/>
            </w:rPr>
          </w:pPr>
          <w:del w:id="472" w:author="Claus" w:date="2018-12-19T20:59:00Z">
            <w:r w:rsidRPr="004B5B92" w:rsidDel="004B5B92">
              <w:rPr>
                <w:rStyle w:val="Hyperlink"/>
                <w:noProof/>
              </w:rPr>
              <w:delText>20.14</w:delText>
            </w:r>
            <w:r w:rsidDel="004B5B92">
              <w:rPr>
                <w:noProof/>
              </w:rPr>
              <w:tab/>
            </w:r>
            <w:r w:rsidRPr="004B5B92" w:rsidDel="004B5B92">
              <w:rPr>
                <w:rStyle w:val="Hyperlink"/>
                <w:noProof/>
              </w:rPr>
              <w:delText>28-11-2018:</w:delText>
            </w:r>
            <w:r w:rsidDel="004B5B92">
              <w:rPr>
                <w:noProof/>
                <w:webHidden/>
              </w:rPr>
              <w:tab/>
              <w:delText>48</w:delText>
            </w:r>
          </w:del>
        </w:p>
        <w:p w:rsidR="00CD0742" w:rsidDel="004B5B92" w:rsidRDefault="00CD0742">
          <w:pPr>
            <w:pStyle w:val="Indholdsfortegnelse2"/>
            <w:tabs>
              <w:tab w:val="left" w:pos="1100"/>
              <w:tab w:val="right" w:leader="dot" w:pos="9742"/>
            </w:tabs>
            <w:rPr>
              <w:del w:id="473" w:author="Claus" w:date="2018-12-19T20:59:00Z"/>
              <w:noProof/>
            </w:rPr>
          </w:pPr>
          <w:del w:id="474" w:author="Claus" w:date="2018-12-19T20:59:00Z">
            <w:r w:rsidRPr="004B5B92" w:rsidDel="004B5B92">
              <w:rPr>
                <w:rStyle w:val="Hyperlink"/>
                <w:noProof/>
              </w:rPr>
              <w:delText>20.15</w:delText>
            </w:r>
            <w:r w:rsidDel="004B5B92">
              <w:rPr>
                <w:noProof/>
              </w:rPr>
              <w:tab/>
            </w:r>
            <w:r w:rsidRPr="004B5B92" w:rsidDel="004B5B92">
              <w:rPr>
                <w:rStyle w:val="Hyperlink"/>
                <w:noProof/>
              </w:rPr>
              <w:delText>29-11-2018:</w:delText>
            </w:r>
            <w:r w:rsidDel="004B5B92">
              <w:rPr>
                <w:noProof/>
                <w:webHidden/>
              </w:rPr>
              <w:tab/>
              <w:delText>48</w:delText>
            </w:r>
          </w:del>
        </w:p>
        <w:p w:rsidR="00CD0742" w:rsidDel="004B5B92" w:rsidRDefault="00CD0742">
          <w:pPr>
            <w:pStyle w:val="Indholdsfortegnelse2"/>
            <w:tabs>
              <w:tab w:val="left" w:pos="1100"/>
              <w:tab w:val="right" w:leader="dot" w:pos="9742"/>
            </w:tabs>
            <w:rPr>
              <w:del w:id="475" w:author="Claus" w:date="2018-12-19T20:59:00Z"/>
              <w:noProof/>
            </w:rPr>
          </w:pPr>
          <w:del w:id="476" w:author="Claus" w:date="2018-12-19T20:59:00Z">
            <w:r w:rsidRPr="004B5B92" w:rsidDel="004B5B92">
              <w:rPr>
                <w:rStyle w:val="Hyperlink"/>
                <w:noProof/>
              </w:rPr>
              <w:delText>20.16</w:delText>
            </w:r>
            <w:r w:rsidDel="004B5B92">
              <w:rPr>
                <w:noProof/>
              </w:rPr>
              <w:tab/>
            </w:r>
            <w:r w:rsidRPr="004B5B92" w:rsidDel="004B5B92">
              <w:rPr>
                <w:rStyle w:val="Hyperlink"/>
                <w:noProof/>
              </w:rPr>
              <w:delText>30-11-2</w:delText>
            </w:r>
            <w:r w:rsidRPr="004B5B92" w:rsidDel="004B5B92">
              <w:rPr>
                <w:rStyle w:val="Hyperlink"/>
                <w:noProof/>
                <w:rPrChange w:id="477" w:author="Claus" w:date="2018-12-19T20:59:00Z">
                  <w:rPr>
                    <w:rStyle w:val="Hyperlink"/>
                    <w:noProof/>
                  </w:rPr>
                </w:rPrChange>
              </w:rPr>
              <w:delText>018:</w:delText>
            </w:r>
            <w:r w:rsidDel="004B5B92">
              <w:rPr>
                <w:noProof/>
                <w:webHidden/>
              </w:rPr>
              <w:tab/>
              <w:delText>49</w:delText>
            </w:r>
          </w:del>
        </w:p>
        <w:p w:rsidR="00CD0742" w:rsidDel="004B5B92" w:rsidRDefault="00CD0742">
          <w:pPr>
            <w:pStyle w:val="Indholdsfortegnelse2"/>
            <w:tabs>
              <w:tab w:val="left" w:pos="1100"/>
              <w:tab w:val="right" w:leader="dot" w:pos="9742"/>
            </w:tabs>
            <w:rPr>
              <w:del w:id="478" w:author="Claus" w:date="2018-12-19T20:59:00Z"/>
              <w:noProof/>
            </w:rPr>
          </w:pPr>
          <w:del w:id="479" w:author="Claus" w:date="2018-12-19T20:59:00Z">
            <w:r w:rsidRPr="004B5B92" w:rsidDel="004B5B92">
              <w:rPr>
                <w:rStyle w:val="Hyperlink"/>
                <w:noProof/>
              </w:rPr>
              <w:delText>20.17</w:delText>
            </w:r>
            <w:r w:rsidDel="004B5B92">
              <w:rPr>
                <w:noProof/>
              </w:rPr>
              <w:tab/>
            </w:r>
            <w:r w:rsidRPr="004B5B92" w:rsidDel="004B5B92">
              <w:rPr>
                <w:rStyle w:val="Hyperlink"/>
                <w:noProof/>
              </w:rPr>
              <w:delText>30-11-2018 Retrospective af uge3:</w:delText>
            </w:r>
            <w:r w:rsidDel="004B5B92">
              <w:rPr>
                <w:noProof/>
                <w:webHidden/>
              </w:rPr>
              <w:tab/>
              <w:delText>49</w:delText>
            </w:r>
          </w:del>
        </w:p>
        <w:p w:rsidR="00CD0742" w:rsidDel="004B5B92" w:rsidRDefault="00CD0742">
          <w:pPr>
            <w:pStyle w:val="Indholdsfortegnelse2"/>
            <w:tabs>
              <w:tab w:val="left" w:pos="1100"/>
              <w:tab w:val="right" w:leader="dot" w:pos="9742"/>
            </w:tabs>
            <w:rPr>
              <w:del w:id="480" w:author="Claus" w:date="2018-12-19T20:59:00Z"/>
              <w:noProof/>
            </w:rPr>
          </w:pPr>
          <w:del w:id="481" w:author="Claus" w:date="2018-12-19T20:59:00Z">
            <w:r w:rsidRPr="004B5B92" w:rsidDel="004B5B92">
              <w:rPr>
                <w:rStyle w:val="Hyperlink"/>
                <w:noProof/>
              </w:rPr>
              <w:delText>20.18</w:delText>
            </w:r>
            <w:r w:rsidDel="004B5B92">
              <w:rPr>
                <w:noProof/>
              </w:rPr>
              <w:tab/>
            </w:r>
            <w:r w:rsidRPr="004B5B92" w:rsidDel="004B5B92">
              <w:rPr>
                <w:rStyle w:val="Hyperlink"/>
                <w:noProof/>
              </w:rPr>
              <w:delText>3-12-2018:</w:delText>
            </w:r>
            <w:r w:rsidDel="004B5B92">
              <w:rPr>
                <w:noProof/>
                <w:webHidden/>
              </w:rPr>
              <w:tab/>
              <w:delText>49</w:delText>
            </w:r>
          </w:del>
        </w:p>
        <w:p w:rsidR="00CD0742" w:rsidDel="004B5B92" w:rsidRDefault="00CD0742">
          <w:pPr>
            <w:pStyle w:val="Indholdsfortegnelse2"/>
            <w:tabs>
              <w:tab w:val="left" w:pos="1100"/>
              <w:tab w:val="right" w:leader="dot" w:pos="9742"/>
            </w:tabs>
            <w:rPr>
              <w:del w:id="482" w:author="Claus" w:date="2018-12-19T20:59:00Z"/>
              <w:noProof/>
            </w:rPr>
          </w:pPr>
          <w:del w:id="483" w:author="Claus" w:date="2018-12-19T20:59:00Z">
            <w:r w:rsidRPr="004B5B92" w:rsidDel="004B5B92">
              <w:rPr>
                <w:rStyle w:val="Hyperlink"/>
                <w:noProof/>
              </w:rPr>
              <w:delText>20.19</w:delText>
            </w:r>
            <w:r w:rsidDel="004B5B92">
              <w:rPr>
                <w:noProof/>
              </w:rPr>
              <w:tab/>
            </w:r>
            <w:r w:rsidRPr="004B5B92" w:rsidDel="004B5B92">
              <w:rPr>
                <w:rStyle w:val="Hyperlink"/>
                <w:noProof/>
              </w:rPr>
              <w:delText>4-12-2018:</w:delText>
            </w:r>
            <w:r w:rsidDel="004B5B92">
              <w:rPr>
                <w:noProof/>
                <w:webHidden/>
              </w:rPr>
              <w:tab/>
              <w:delText>49</w:delText>
            </w:r>
          </w:del>
        </w:p>
        <w:p w:rsidR="00CD0742" w:rsidDel="004B5B92" w:rsidRDefault="00CD0742">
          <w:pPr>
            <w:pStyle w:val="Indholdsfortegnelse2"/>
            <w:tabs>
              <w:tab w:val="left" w:pos="1100"/>
              <w:tab w:val="right" w:leader="dot" w:pos="9742"/>
            </w:tabs>
            <w:rPr>
              <w:del w:id="484" w:author="Claus" w:date="2018-12-19T20:59:00Z"/>
              <w:noProof/>
            </w:rPr>
          </w:pPr>
          <w:del w:id="485" w:author="Claus" w:date="2018-12-19T20:59:00Z">
            <w:r w:rsidRPr="004B5B92" w:rsidDel="004B5B92">
              <w:rPr>
                <w:rStyle w:val="Hyperlink"/>
                <w:noProof/>
              </w:rPr>
              <w:delText>20.20</w:delText>
            </w:r>
            <w:r w:rsidDel="004B5B92">
              <w:rPr>
                <w:noProof/>
              </w:rPr>
              <w:tab/>
            </w:r>
            <w:r w:rsidRPr="004B5B92" w:rsidDel="004B5B92">
              <w:rPr>
                <w:rStyle w:val="Hyperlink"/>
                <w:noProof/>
              </w:rPr>
              <w:delText>5-12-2018:</w:delText>
            </w:r>
            <w:r w:rsidDel="004B5B92">
              <w:rPr>
                <w:noProof/>
                <w:webHidden/>
              </w:rPr>
              <w:tab/>
              <w:delText>49</w:delText>
            </w:r>
          </w:del>
        </w:p>
        <w:p w:rsidR="00CD0742" w:rsidDel="004B5B92" w:rsidRDefault="00CD0742">
          <w:pPr>
            <w:pStyle w:val="Indholdsfortegnelse2"/>
            <w:tabs>
              <w:tab w:val="left" w:pos="1100"/>
              <w:tab w:val="right" w:leader="dot" w:pos="9742"/>
            </w:tabs>
            <w:rPr>
              <w:del w:id="486" w:author="Claus" w:date="2018-12-19T20:59:00Z"/>
              <w:noProof/>
            </w:rPr>
          </w:pPr>
          <w:del w:id="487" w:author="Claus" w:date="2018-12-19T20:59:00Z">
            <w:r w:rsidRPr="004B5B92" w:rsidDel="004B5B92">
              <w:rPr>
                <w:rStyle w:val="Hyperlink"/>
                <w:noProof/>
              </w:rPr>
              <w:delText>20.21</w:delText>
            </w:r>
            <w:r w:rsidDel="004B5B92">
              <w:rPr>
                <w:noProof/>
              </w:rPr>
              <w:tab/>
            </w:r>
            <w:r w:rsidRPr="004B5B92" w:rsidDel="004B5B92">
              <w:rPr>
                <w:rStyle w:val="Hyperlink"/>
                <w:noProof/>
              </w:rPr>
              <w:delText>6-12-2018:</w:delText>
            </w:r>
            <w:r w:rsidDel="004B5B92">
              <w:rPr>
                <w:noProof/>
                <w:webHidden/>
              </w:rPr>
              <w:tab/>
              <w:delText>49</w:delText>
            </w:r>
          </w:del>
        </w:p>
        <w:p w:rsidR="00CD0742" w:rsidDel="004B5B92" w:rsidRDefault="00CD0742">
          <w:pPr>
            <w:pStyle w:val="Indholdsfortegnelse2"/>
            <w:tabs>
              <w:tab w:val="left" w:pos="1100"/>
              <w:tab w:val="right" w:leader="dot" w:pos="9742"/>
            </w:tabs>
            <w:rPr>
              <w:del w:id="488" w:author="Claus" w:date="2018-12-19T20:59:00Z"/>
              <w:noProof/>
            </w:rPr>
          </w:pPr>
          <w:del w:id="489" w:author="Claus" w:date="2018-12-19T20:59:00Z">
            <w:r w:rsidRPr="004B5B92" w:rsidDel="004B5B92">
              <w:rPr>
                <w:rStyle w:val="Hyperlink"/>
                <w:noProof/>
              </w:rPr>
              <w:delText>20.22</w:delText>
            </w:r>
            <w:r w:rsidDel="004B5B92">
              <w:rPr>
                <w:noProof/>
              </w:rPr>
              <w:tab/>
            </w:r>
            <w:r w:rsidRPr="004B5B92" w:rsidDel="004B5B92">
              <w:rPr>
                <w:rStyle w:val="Hyperlink"/>
                <w:noProof/>
              </w:rPr>
              <w:delText>7-12-2018:</w:delText>
            </w:r>
            <w:r w:rsidDel="004B5B92">
              <w:rPr>
                <w:noProof/>
                <w:webHidden/>
              </w:rPr>
              <w:tab/>
              <w:delText>49</w:delText>
            </w:r>
          </w:del>
        </w:p>
        <w:p w:rsidR="00CD0742" w:rsidDel="004B5B92" w:rsidRDefault="00CD0742">
          <w:pPr>
            <w:pStyle w:val="Indholdsfortegnelse2"/>
            <w:tabs>
              <w:tab w:val="left" w:pos="1100"/>
              <w:tab w:val="right" w:leader="dot" w:pos="9742"/>
            </w:tabs>
            <w:rPr>
              <w:del w:id="490" w:author="Claus" w:date="2018-12-19T20:59:00Z"/>
              <w:noProof/>
            </w:rPr>
          </w:pPr>
          <w:del w:id="491" w:author="Claus" w:date="2018-12-19T20:59:00Z">
            <w:r w:rsidRPr="004B5B92" w:rsidDel="004B5B92">
              <w:rPr>
                <w:rStyle w:val="Hyperlink"/>
                <w:noProof/>
              </w:rPr>
              <w:delText>20.23</w:delText>
            </w:r>
            <w:r w:rsidDel="004B5B92">
              <w:rPr>
                <w:noProof/>
              </w:rPr>
              <w:tab/>
            </w:r>
            <w:r w:rsidRPr="004B5B92" w:rsidDel="004B5B92">
              <w:rPr>
                <w:rStyle w:val="Hyperlink"/>
                <w:noProof/>
              </w:rPr>
              <w:delText>7-12-2018 Retrospective af uge 4:</w:delText>
            </w:r>
            <w:r w:rsidDel="004B5B92">
              <w:rPr>
                <w:noProof/>
                <w:webHidden/>
              </w:rPr>
              <w:tab/>
              <w:delText>50</w:delText>
            </w:r>
          </w:del>
        </w:p>
        <w:p w:rsidR="00CD0742" w:rsidDel="004B5B92" w:rsidRDefault="00CD0742">
          <w:pPr>
            <w:pStyle w:val="Indholdsfortegnelse2"/>
            <w:tabs>
              <w:tab w:val="left" w:pos="1100"/>
              <w:tab w:val="right" w:leader="dot" w:pos="9742"/>
            </w:tabs>
            <w:rPr>
              <w:del w:id="492" w:author="Claus" w:date="2018-12-19T20:59:00Z"/>
              <w:noProof/>
            </w:rPr>
          </w:pPr>
          <w:del w:id="493" w:author="Claus" w:date="2018-12-19T20:59:00Z">
            <w:r w:rsidRPr="004B5B92" w:rsidDel="004B5B92">
              <w:rPr>
                <w:rStyle w:val="Hyperlink"/>
                <w:noProof/>
              </w:rPr>
              <w:delText>20.24</w:delText>
            </w:r>
            <w:r w:rsidDel="004B5B92">
              <w:rPr>
                <w:noProof/>
              </w:rPr>
              <w:tab/>
            </w:r>
            <w:r w:rsidRPr="004B5B92" w:rsidDel="004B5B92">
              <w:rPr>
                <w:rStyle w:val="Hyperlink"/>
                <w:noProof/>
              </w:rPr>
              <w:delText>10-12-2018:</w:delText>
            </w:r>
            <w:r w:rsidDel="004B5B92">
              <w:rPr>
                <w:noProof/>
                <w:webHidden/>
              </w:rPr>
              <w:tab/>
              <w:delText>50</w:delText>
            </w:r>
          </w:del>
        </w:p>
        <w:p w:rsidR="00CD0742" w:rsidDel="004B5B92" w:rsidRDefault="00CD0742">
          <w:pPr>
            <w:pStyle w:val="Indholdsfortegnelse2"/>
            <w:tabs>
              <w:tab w:val="left" w:pos="1100"/>
              <w:tab w:val="right" w:leader="dot" w:pos="9742"/>
            </w:tabs>
            <w:rPr>
              <w:del w:id="494" w:author="Claus" w:date="2018-12-19T20:59:00Z"/>
              <w:noProof/>
            </w:rPr>
          </w:pPr>
          <w:del w:id="495" w:author="Claus" w:date="2018-12-19T20:59:00Z">
            <w:r w:rsidRPr="004B5B92" w:rsidDel="004B5B92">
              <w:rPr>
                <w:rStyle w:val="Hyperlink"/>
                <w:noProof/>
              </w:rPr>
              <w:delText>20.25</w:delText>
            </w:r>
            <w:r w:rsidDel="004B5B92">
              <w:rPr>
                <w:noProof/>
              </w:rPr>
              <w:tab/>
            </w:r>
            <w:r w:rsidRPr="004B5B92" w:rsidDel="004B5B92">
              <w:rPr>
                <w:rStyle w:val="Hyperlink"/>
                <w:noProof/>
              </w:rPr>
              <w:delText>11-12-2018:</w:delText>
            </w:r>
            <w:r w:rsidDel="004B5B92">
              <w:rPr>
                <w:noProof/>
                <w:webHidden/>
              </w:rPr>
              <w:tab/>
              <w:delText>50</w:delText>
            </w:r>
          </w:del>
        </w:p>
        <w:p w:rsidR="00CD0742" w:rsidDel="004B5B92" w:rsidRDefault="00CD0742">
          <w:pPr>
            <w:pStyle w:val="Indholdsfortegnelse2"/>
            <w:tabs>
              <w:tab w:val="left" w:pos="1100"/>
              <w:tab w:val="right" w:leader="dot" w:pos="9742"/>
            </w:tabs>
            <w:rPr>
              <w:del w:id="496" w:author="Claus" w:date="2018-12-19T20:59:00Z"/>
              <w:noProof/>
            </w:rPr>
          </w:pPr>
          <w:del w:id="497" w:author="Claus" w:date="2018-12-19T20:59:00Z">
            <w:r w:rsidRPr="004B5B92" w:rsidDel="004B5B92">
              <w:rPr>
                <w:rStyle w:val="Hyperlink"/>
                <w:noProof/>
              </w:rPr>
              <w:delText>20.26</w:delText>
            </w:r>
            <w:r w:rsidDel="004B5B92">
              <w:rPr>
                <w:noProof/>
              </w:rPr>
              <w:tab/>
            </w:r>
            <w:r w:rsidRPr="004B5B92" w:rsidDel="004B5B92">
              <w:rPr>
                <w:rStyle w:val="Hyperlink"/>
                <w:noProof/>
              </w:rPr>
              <w:delText>12-12-2018:</w:delText>
            </w:r>
            <w:r w:rsidDel="004B5B92">
              <w:rPr>
                <w:noProof/>
                <w:webHidden/>
              </w:rPr>
              <w:tab/>
              <w:delText>50</w:delText>
            </w:r>
          </w:del>
        </w:p>
        <w:p w:rsidR="00CD0742" w:rsidDel="004B5B92" w:rsidRDefault="00CD0742">
          <w:pPr>
            <w:pStyle w:val="Indholdsfortegnelse2"/>
            <w:tabs>
              <w:tab w:val="left" w:pos="1100"/>
              <w:tab w:val="right" w:leader="dot" w:pos="9742"/>
            </w:tabs>
            <w:rPr>
              <w:del w:id="498" w:author="Claus" w:date="2018-12-19T20:59:00Z"/>
              <w:noProof/>
            </w:rPr>
          </w:pPr>
          <w:del w:id="499" w:author="Claus" w:date="2018-12-19T20:59:00Z">
            <w:r w:rsidRPr="004B5B92" w:rsidDel="004B5B92">
              <w:rPr>
                <w:rStyle w:val="Hyperlink"/>
                <w:noProof/>
              </w:rPr>
              <w:delText>20.27</w:delText>
            </w:r>
            <w:r w:rsidDel="004B5B92">
              <w:rPr>
                <w:noProof/>
              </w:rPr>
              <w:tab/>
            </w:r>
            <w:r w:rsidRPr="004B5B92" w:rsidDel="004B5B92">
              <w:rPr>
                <w:rStyle w:val="Hyperlink"/>
                <w:noProof/>
              </w:rPr>
              <w:delText>13-12-2018:</w:delText>
            </w:r>
            <w:r w:rsidDel="004B5B92">
              <w:rPr>
                <w:noProof/>
                <w:webHidden/>
              </w:rPr>
              <w:tab/>
              <w:delText>50</w:delText>
            </w:r>
          </w:del>
        </w:p>
        <w:p w:rsidR="00CD0742" w:rsidRDefault="00CD0742">
          <w:pPr>
            <w:rPr>
              <w:ins w:id="500" w:author="Claus" w:date="2018-12-19T20:52:00Z"/>
            </w:rPr>
          </w:pPr>
          <w:ins w:id="501" w:author="Claus" w:date="2018-12-19T20:52:00Z">
            <w:r>
              <w:fldChar w:fldCharType="end"/>
            </w:r>
          </w:ins>
        </w:p>
      </w:sdtContent>
      <w:customXmlInsRangeStart w:id="502" w:author="Claus" w:date="2018-12-19T20:52:00Z"/>
    </w:sdt>
    <w:customXmlInsRangeEnd w:id="502"/>
    <w:p w:rsidR="00CD0742" w:rsidRDefault="00CD0742">
      <w:pPr>
        <w:rPr>
          <w:ins w:id="503" w:author="Claus" w:date="2018-12-19T20:49:00Z"/>
          <w:b/>
          <w:bCs/>
          <w:lang w:val="en-US"/>
        </w:rPr>
      </w:pPr>
      <w:ins w:id="504" w:author="Claus" w:date="2018-12-19T20:49:00Z">
        <w:r>
          <w:rPr>
            <w:lang w:val="en-US"/>
          </w:rPr>
          <w:br w:type="page"/>
        </w:r>
      </w:ins>
    </w:p>
    <w:p w:rsidR="0007288B" w:rsidRPr="003775B7" w:rsidDel="00A306AD" w:rsidRDefault="0007288B">
      <w:pPr>
        <w:rPr>
          <w:del w:id="505" w:author="Claus" w:date="2018-12-19T20:18:00Z"/>
          <w:b/>
          <w:lang w:val="en-US"/>
          <w:rPrChange w:id="506" w:author="Claus" w:date="2018-12-19T20:13:00Z">
            <w:rPr>
              <w:del w:id="507" w:author="Claus" w:date="2018-12-19T20:18:00Z"/>
              <w:rFonts w:asciiTheme="minorHAnsi" w:eastAsia="MS Mincho" w:hAnsiTheme="minorHAnsi" w:cstheme="minorBidi"/>
              <w:color w:val="auto"/>
              <w:spacing w:val="0"/>
              <w:kern w:val="0"/>
              <w:sz w:val="22"/>
              <w:szCs w:val="22"/>
            </w:rPr>
          </w:rPrChange>
        </w:rPr>
        <w:pPrChange w:id="508" w:author="Claus" w:date="2018-12-19T18:38:00Z">
          <w:pPr>
            <w:pStyle w:val="Titel"/>
          </w:pPr>
        </w:pPrChange>
      </w:pPr>
      <w:bookmarkStart w:id="509" w:name="_Toc533016050"/>
      <w:bookmarkStart w:id="510" w:name="_Toc533016499"/>
      <w:bookmarkStart w:id="511" w:name="_Toc533016762"/>
      <w:bookmarkStart w:id="512" w:name="_Toc533017012"/>
      <w:bookmarkStart w:id="513" w:name="_Toc533018462"/>
      <w:bookmarkEnd w:id="509"/>
      <w:bookmarkEnd w:id="510"/>
      <w:bookmarkEnd w:id="511"/>
      <w:bookmarkEnd w:id="512"/>
      <w:bookmarkEnd w:id="513"/>
    </w:p>
    <w:p w:rsidR="00611612" w:rsidRDefault="00611612" w:rsidP="002740EB">
      <w:pPr>
        <w:pStyle w:val="Overskrift1"/>
      </w:pPr>
      <w:bookmarkStart w:id="514" w:name="_Toc533018463"/>
      <w:r>
        <w:t>In</w:t>
      </w:r>
      <w:r w:rsidR="001E7E91">
        <w:t>d</w:t>
      </w:r>
      <w:r>
        <w:t>ledning</w:t>
      </w:r>
      <w:bookmarkEnd w:id="514"/>
    </w:p>
    <w:p w:rsidR="00611612" w:rsidRDefault="00611612" w:rsidP="00611612">
      <w:r>
        <w:t xml:space="preserve">Denne rapport handler om udviklingen og dokumentationen af software til Fog </w:t>
      </w:r>
      <w:r w:rsidR="004D1DD1">
        <w:t xml:space="preserve">Trælast </w:t>
      </w:r>
      <w:r w:rsidR="00C26624">
        <w:t>og byggecenter</w:t>
      </w:r>
      <w:r>
        <w:t xml:space="preserve"> i Værebro</w:t>
      </w:r>
      <w:r w:rsidR="00C26624">
        <w:t xml:space="preserve"> ved Ølstykke</w:t>
      </w:r>
      <w:r>
        <w:t xml:space="preserve">. </w:t>
      </w:r>
    </w:p>
    <w:p w:rsidR="00611612" w:rsidRDefault="00611612" w:rsidP="00611612">
      <w:r>
        <w:t>Trælasten har siden midt-90erne brugt software til at beregne priser såvel som styklister til carporte i forskellige mål</w:t>
      </w:r>
      <w:ins w:id="515" w:author="Claus" w:date="2018-12-19T14:08:00Z">
        <w:r w:rsidR="00D420CE">
          <w:rPr>
            <w:rStyle w:val="Fodnotehenvisning"/>
          </w:rPr>
          <w:footnoteReference w:id="2"/>
        </w:r>
      </w:ins>
      <w:r>
        <w:t xml:space="preserve">. Softwaren er i sin tid udviklet af en medarbejder i virksomheden og fungerer i rimelig udstrækning stadig i dag. </w:t>
      </w:r>
    </w:p>
    <w:p w:rsidR="00611612" w:rsidRPr="00611612" w:rsidRDefault="00611612" w:rsidP="00611612">
      <w:r>
        <w:t>Dog er der væsentlige mangler</w:t>
      </w:r>
      <w:ins w:id="519" w:author="Claus" w:date="2018-12-19T15:31:00Z">
        <w:r w:rsidR="008D1CB6">
          <w:t>,</w:t>
        </w:r>
      </w:ins>
      <w:r>
        <w:t xml:space="preserve"> som gør softwaren og brugen heraf sårbar, disse skal derfor afhjælpes med ny software</w:t>
      </w:r>
      <w:ins w:id="520" w:author="Claus" w:date="2018-12-19T15:32:00Z">
        <w:r w:rsidR="008D1CB6">
          <w:t>,</w:t>
        </w:r>
      </w:ins>
      <w:r>
        <w:t xml:space="preserve"> som dokumenteres i denne rapport.</w:t>
      </w:r>
    </w:p>
    <w:p w:rsidR="00611612" w:rsidRDefault="00611612" w:rsidP="007B1C18">
      <w:pPr>
        <w:pStyle w:val="Overskrift2"/>
      </w:pPr>
      <w:bookmarkStart w:id="521" w:name="_Toc533018464"/>
      <w:r>
        <w:t>Baggrund</w:t>
      </w:r>
      <w:bookmarkEnd w:id="521"/>
    </w:p>
    <w:p w:rsidR="00C26624" w:rsidRDefault="00C26624" w:rsidP="00611612">
      <w:r>
        <w:t>Fog Trælast og byggecenter i Værebro er en del af Johannes Fog A/S. I trælasten kan man bl.a. købe standard byg-selv</w:t>
      </w:r>
      <w:del w:id="522" w:author="Claus" w:date="2018-12-19T16:52:00Z">
        <w:r w:rsidDel="00867950">
          <w:delText>-</w:delText>
        </w:r>
      </w:del>
      <w:ins w:id="523" w:author="Claus" w:date="2018-12-19T16:52:00Z">
        <w:r w:rsidR="00867950">
          <w:t xml:space="preserve"> </w:t>
        </w:r>
      </w:ins>
      <w:r>
        <w:t>carporte. Disse carporte er designet efter nogle faste mål</w:t>
      </w:r>
      <w:r w:rsidR="00886BA5">
        <w:t xml:space="preserve"> og kan eksempelvis bestilles direkte fra Fog</w:t>
      </w:r>
      <w:del w:id="524" w:author="Claus" w:date="2018-12-13T21:08:00Z">
        <w:r w:rsidR="00886BA5" w:rsidDel="004D1DD1">
          <w:delText>’</w:delText>
        </w:r>
      </w:del>
      <w:r w:rsidR="00886BA5">
        <w:t>s hjemmeside. M</w:t>
      </w:r>
      <w:r>
        <w:t xml:space="preserve">aterialer og byggevejledning kan leveres direkte til kundens adresse. </w:t>
      </w:r>
    </w:p>
    <w:p w:rsidR="00C26624" w:rsidRDefault="00C26624" w:rsidP="00611612">
      <w:r>
        <w:t xml:space="preserve">Man kan også vælge at designe </w:t>
      </w:r>
      <w:del w:id="525" w:author="Claus" w:date="2018-12-19T15:33:00Z">
        <w:r w:rsidDel="008D1CB6">
          <w:delText xml:space="preserve">sin </w:delText>
        </w:r>
      </w:del>
      <w:ins w:id="526" w:author="Claus" w:date="2018-12-19T15:33:00Z">
        <w:r w:rsidR="008D1CB6">
          <w:t xml:space="preserve">en </w:t>
        </w:r>
      </w:ins>
      <w:r>
        <w:t>carport med egne mål og øvr</w:t>
      </w:r>
      <w:r w:rsidR="00552589">
        <w:t>ige krav. Disse</w:t>
      </w:r>
      <w:r w:rsidR="00886BA5">
        <w:t xml:space="preserve"> kan ligeledes angives på Fog</w:t>
      </w:r>
      <w:del w:id="527" w:author="Claus" w:date="2018-12-13T21:08:00Z">
        <w:r w:rsidR="00886BA5" w:rsidDel="004D1DD1">
          <w:delText>’</w:delText>
        </w:r>
      </w:del>
      <w:r w:rsidR="00886BA5">
        <w:t>s hjemmeside</w:t>
      </w:r>
      <w:del w:id="528" w:author="Claus" w:date="2018-12-13T14:07:00Z">
        <w:r w:rsidR="00886BA5" w:rsidDel="003B0933">
          <w:delText xml:space="preserve"> i Fog’s eget system</w:delText>
        </w:r>
        <w:r w:rsidR="00552589" w:rsidDel="003B0933">
          <w:delText xml:space="preserve">; </w:delText>
        </w:r>
        <w:r w:rsidR="00886BA5" w:rsidDel="003B0933">
          <w:delText>Quick-byg</w:delText>
        </w:r>
      </w:del>
      <w:r w:rsidR="00886BA5">
        <w:t xml:space="preserve">. </w:t>
      </w:r>
      <w:del w:id="529" w:author="Claus" w:date="2018-12-13T14:07:00Z">
        <w:r w:rsidDel="003B0933">
          <w:delText xml:space="preserve">Disse </w:delText>
        </w:r>
      </w:del>
      <w:ins w:id="530" w:author="Claus" w:date="2018-12-13T14:07:00Z">
        <w:r w:rsidR="003B0933">
          <w:t xml:space="preserve">De </w:t>
        </w:r>
      </w:ins>
      <w:r w:rsidR="00A75109">
        <w:t xml:space="preserve">specialdesignede </w:t>
      </w:r>
      <w:r>
        <w:t xml:space="preserve">carporte leveres på samme måde som standard carportene. </w:t>
      </w:r>
    </w:p>
    <w:p w:rsidR="003460E7" w:rsidRDefault="003460E7" w:rsidP="00611612">
      <w:r>
        <w:t>Hvis man designer sin egen carport, sendes dette design til Fog som en forespørgsel</w:t>
      </w:r>
      <w:r w:rsidR="00F52F59">
        <w:t xml:space="preserve"> pr. e</w:t>
      </w:r>
      <w:ins w:id="531" w:author="Claus" w:date="2018-12-13T21:08:00Z">
        <w:r w:rsidR="004D1DD1">
          <w:t>-</w:t>
        </w:r>
      </w:ins>
      <w:r w:rsidR="00F52F59">
        <w:t>mail</w:t>
      </w:r>
      <w:r>
        <w:t>. Hos Fog behandles den og man har oftest en telefonisk dialog med kunden, inden endelig bestilling.</w:t>
      </w:r>
    </w:p>
    <w:p w:rsidR="00C26624" w:rsidRDefault="00C26624" w:rsidP="00611612">
      <w:r>
        <w:t>Fælles for begge typer carporte er, at materialerne</w:t>
      </w:r>
      <w:ins w:id="532" w:author="Claus" w:date="2018-12-13T21:09:00Z">
        <w:r w:rsidR="004D1DD1">
          <w:t>,</w:t>
        </w:r>
      </w:ins>
      <w:r>
        <w:t xml:space="preserve"> der indgår</w:t>
      </w:r>
      <w:ins w:id="533" w:author="Claus" w:date="2018-12-13T21:09:00Z">
        <w:r w:rsidR="004D1DD1">
          <w:t>,</w:t>
        </w:r>
      </w:ins>
      <w:r>
        <w:t xml:space="preserve"> samt den endelige pris</w:t>
      </w:r>
      <w:del w:id="534" w:author="Claus" w:date="2018-12-13T21:09:00Z">
        <w:r w:rsidDel="004D1DD1">
          <w:delText>,</w:delText>
        </w:r>
      </w:del>
      <w:r>
        <w:t xml:space="preserve"> beregnes af software. Softwaren benyttes primært af medarbejdere i trælasten</w:t>
      </w:r>
      <w:ins w:id="535" w:author="Claus" w:date="2018-12-13T21:09:00Z">
        <w:r w:rsidR="004D1DD1">
          <w:t>,</w:t>
        </w:r>
      </w:ins>
      <w:r>
        <w:t xml:space="preserve"> og den er blevet demonstreret for os af Martin</w:t>
      </w:r>
      <w:ins w:id="536" w:author="Claus" w:date="2018-12-13T20:54:00Z">
        <w:r w:rsidR="001F2209">
          <w:t xml:space="preserve"> Kristensen</w:t>
        </w:r>
      </w:ins>
      <w:r>
        <w:t>, som er chef i trælasten.</w:t>
      </w:r>
    </w:p>
    <w:p w:rsidR="001F2209" w:rsidRDefault="00C26624" w:rsidP="001F2209">
      <w:pPr>
        <w:rPr>
          <w:ins w:id="537" w:author="Claus" w:date="2018-12-13T20:56:00Z"/>
        </w:rPr>
      </w:pPr>
      <w:r>
        <w:t xml:space="preserve">Under demonstrationen fremkom en række </w:t>
      </w:r>
      <w:r w:rsidR="00CA3331">
        <w:t xml:space="preserve">umiddelbare </w:t>
      </w:r>
      <w:r>
        <w:t>mangler og krav</w:t>
      </w:r>
      <w:ins w:id="538" w:author="Claus" w:date="2018-12-14T09:04:00Z">
        <w:r w:rsidR="00574D6C">
          <w:t>, om end implicitte,</w:t>
        </w:r>
      </w:ins>
      <w:r>
        <w:t xml:space="preserve"> til de</w:t>
      </w:r>
      <w:ins w:id="539" w:author="Claus" w:date="2018-12-13T21:10:00Z">
        <w:r w:rsidR="004D1DD1">
          <w:t>n</w:t>
        </w:r>
      </w:ins>
      <w:del w:id="540" w:author="Claus" w:date="2018-12-13T21:10:00Z">
        <w:r w:rsidDel="004D1DD1">
          <w:delText>t</w:delText>
        </w:r>
      </w:del>
      <w:r>
        <w:t xml:space="preserve"> nye software</w:t>
      </w:r>
      <w:r w:rsidR="00BD79D8">
        <w:t xml:space="preserve">. </w:t>
      </w:r>
      <w:r w:rsidR="00A75109">
        <w:t xml:space="preserve">F.eks. skal datagrundlaget kunne aktualiseres, så varenumre kan opdateres og brugerkonti nulstilles. Forretningsgangen ifm. specialdesignede carporte skal forenkles, så kunden kan visualisere </w:t>
      </w:r>
      <w:r w:rsidR="003E5BED">
        <w:t xml:space="preserve">designet omgående </w:t>
      </w:r>
      <w:r w:rsidR="00A75109">
        <w:t>og hver afsendte forespørgsel registreres</w:t>
      </w:r>
      <w:r w:rsidR="00685C0F">
        <w:t xml:space="preserve"> automatisk</w:t>
      </w:r>
      <w:r w:rsidR="00A75109">
        <w:t xml:space="preserve">. </w:t>
      </w:r>
      <w:ins w:id="541" w:author="Claus" w:date="2018-12-13T20:56:00Z">
        <w:r w:rsidR="001F2209">
          <w:t>Softwaren skal også give kunden mulighed for valg af tagbelægning og beklædning</w:t>
        </w:r>
      </w:ins>
      <w:ins w:id="542" w:author="Claus" w:date="2018-12-14T09:05:00Z">
        <w:r w:rsidR="00574D6C">
          <w:t>, dette krav var eksplicit</w:t>
        </w:r>
      </w:ins>
      <w:ins w:id="543" w:author="Claus" w:date="2018-12-13T20:56:00Z">
        <w:r w:rsidR="001F2209">
          <w:t>.</w:t>
        </w:r>
      </w:ins>
    </w:p>
    <w:p w:rsidR="00A75109" w:rsidDel="00D420CE" w:rsidRDefault="00A75109" w:rsidP="00611612">
      <w:pPr>
        <w:rPr>
          <w:del w:id="544" w:author="Claus" w:date="2018-12-19T14:11:00Z"/>
        </w:rPr>
      </w:pPr>
    </w:p>
    <w:p w:rsidR="00886BA5" w:rsidDel="00D420CE" w:rsidRDefault="00886BA5" w:rsidP="00611612">
      <w:pPr>
        <w:rPr>
          <w:del w:id="545" w:author="Claus" w:date="2018-12-19T14:11:00Z"/>
        </w:rPr>
      </w:pPr>
      <w:del w:id="546" w:author="Claus" w:date="2018-12-19T14:11:00Z">
        <w:r w:rsidDel="00D420CE">
          <w:delText>…</w:delText>
        </w:r>
      </w:del>
    </w:p>
    <w:p w:rsidR="00D36484" w:rsidRDefault="00D36484" w:rsidP="00611612">
      <w:pPr>
        <w:rPr>
          <w:ins w:id="547" w:author="Claus" w:date="2018-12-19T20:18:00Z"/>
        </w:rPr>
      </w:pPr>
      <w:commentRangeStart w:id="548"/>
      <w:r>
        <w:t>Softwaren er</w:t>
      </w:r>
      <w:ins w:id="549" w:author="Claus" w:date="2018-12-19T14:11:00Z">
        <w:r w:rsidR="00D420CE">
          <w:t xml:space="preserve"> formentlig</w:t>
        </w:r>
      </w:ins>
      <w:r>
        <w:t xml:space="preserve"> udviklet til styresystemet Microsoft Windows</w:t>
      </w:r>
      <w:ins w:id="550" w:author="Claus" w:date="2018-12-19T14:11:00Z">
        <w:r w:rsidR="00D420CE">
          <w:t xml:space="preserve"> 98 /</w:t>
        </w:r>
      </w:ins>
      <w:r>
        <w:t xml:space="preserve"> XP</w:t>
      </w:r>
      <w:ins w:id="551" w:author="Claus" w:date="2018-12-13T21:11:00Z">
        <w:r w:rsidR="004D1DD1">
          <w:t>,</w:t>
        </w:r>
      </w:ins>
      <w:r>
        <w:t xml:space="preserve"> som ikke længere supporteres af Microsoft. Softwaren skønnes derfor sårbar</w:t>
      </w:r>
      <w:ins w:id="552" w:author="Claus" w:date="2018-12-13T21:11:00Z">
        <w:r w:rsidR="004D1DD1">
          <w:t>,</w:t>
        </w:r>
      </w:ins>
      <w:r>
        <w:t xml:space="preserve"> da de</w:t>
      </w:r>
      <w:r w:rsidR="007B1C18">
        <w:t>n</w:t>
      </w:r>
      <w:r>
        <w:t xml:space="preserve"> </w:t>
      </w:r>
      <w:ins w:id="553" w:author="Claus" w:date="2018-12-19T14:13:00Z">
        <w:r w:rsidR="00D420CE">
          <w:t>nok afvikles i kompatibilitetsmodus, hvilket måske vil fejle på et tidspunkt.</w:t>
        </w:r>
      </w:ins>
      <w:del w:id="554" w:author="Claus" w:date="2018-12-19T14:14:00Z">
        <w:r w:rsidDel="00D420CE">
          <w:delText xml:space="preserve">kræver et </w:delText>
        </w:r>
      </w:del>
      <w:del w:id="555" w:author="Claus" w:date="2018-12-19T14:12:00Z">
        <w:r w:rsidDel="00D420CE">
          <w:delText>Windows XP</w:delText>
        </w:r>
      </w:del>
      <w:del w:id="556" w:author="Claus" w:date="2018-12-19T14:14:00Z">
        <w:r w:rsidDel="00D420CE">
          <w:delText xml:space="preserve"> miljø til at kunne afvikles, og det kan med tiden blive </w:delText>
        </w:r>
        <w:r w:rsidR="007B1C18" w:rsidDel="00D420CE">
          <w:delText xml:space="preserve">stadig </w:delText>
        </w:r>
        <w:r w:rsidDel="00D420CE">
          <w:delText>vanskeligere at finde.</w:delText>
        </w:r>
      </w:del>
      <w:commentRangeEnd w:id="548"/>
      <w:r w:rsidR="006F4246">
        <w:rPr>
          <w:rStyle w:val="Kommentarhenvisning"/>
        </w:rPr>
        <w:commentReference w:id="548"/>
      </w:r>
    </w:p>
    <w:p w:rsidR="00A306AD" w:rsidRDefault="00A306AD" w:rsidP="00611612">
      <w:pPr>
        <w:rPr>
          <w:ins w:id="557" w:author="Claus" w:date="2018-12-19T20:18:00Z"/>
        </w:rPr>
      </w:pPr>
    </w:p>
    <w:p w:rsidR="00A306AD" w:rsidRDefault="00A306AD" w:rsidP="00611612">
      <w:pPr>
        <w:rPr>
          <w:ins w:id="558" w:author="Claus" w:date="2018-12-19T20:18:00Z"/>
        </w:rPr>
      </w:pPr>
    </w:p>
    <w:p w:rsidR="00A306AD" w:rsidRDefault="00A306AD" w:rsidP="00611612">
      <w:pPr>
        <w:rPr>
          <w:ins w:id="559" w:author="Claus" w:date="2018-12-19T20:18:00Z"/>
        </w:rPr>
      </w:pPr>
    </w:p>
    <w:p w:rsidR="00A306AD" w:rsidRDefault="00A306AD" w:rsidP="00611612">
      <w:pPr>
        <w:rPr>
          <w:ins w:id="560" w:author="Claus" w:date="2018-12-19T20:18:00Z"/>
        </w:rPr>
      </w:pPr>
    </w:p>
    <w:p w:rsidR="00A306AD" w:rsidRDefault="00A306AD" w:rsidP="00611612">
      <w:pPr>
        <w:rPr>
          <w:ins w:id="561" w:author="Claus" w:date="2018-12-19T20:53:00Z"/>
        </w:rPr>
      </w:pPr>
    </w:p>
    <w:p w:rsidR="00CD0742" w:rsidRDefault="00CD0742" w:rsidP="00611612"/>
    <w:p w:rsidR="00231B65" w:rsidRDefault="00231B65" w:rsidP="00231B65">
      <w:pPr>
        <w:pStyle w:val="Overskrift1"/>
        <w:rPr>
          <w:ins w:id="562" w:author="Claus" w:date="2018-12-18T12:08:00Z"/>
        </w:rPr>
      </w:pPr>
      <w:bookmarkStart w:id="563" w:name="_Toc533018465"/>
      <w:ins w:id="564" w:author="Claus" w:date="2018-12-18T12:08:00Z">
        <w:r>
          <w:lastRenderedPageBreak/>
          <w:t>Interessentanalyse</w:t>
        </w:r>
        <w:bookmarkEnd w:id="563"/>
      </w:ins>
    </w:p>
    <w:p w:rsidR="00231B65" w:rsidRPr="0014228C" w:rsidRDefault="00231B65" w:rsidP="00231B65">
      <w:pPr>
        <w:pStyle w:val="Listeafsnit"/>
        <w:numPr>
          <w:ilvl w:val="0"/>
          <w:numId w:val="1"/>
        </w:numPr>
        <w:rPr>
          <w:ins w:id="565" w:author="Claus" w:date="2018-12-18T12:08:00Z"/>
          <w:rStyle w:val="Strk"/>
        </w:rPr>
      </w:pPr>
      <w:ins w:id="566" w:author="Claus" w:date="2018-12-18T12:08:00Z">
        <w:r w:rsidRPr="0014228C">
          <w:rPr>
            <w:rStyle w:val="Strk"/>
          </w:rPr>
          <w:t xml:space="preserve">Martin (eller anden nøglemedarbejder i trælasten): </w:t>
        </w:r>
      </w:ins>
    </w:p>
    <w:p w:rsidR="00231B65" w:rsidRDefault="00231B65" w:rsidP="00231B65">
      <w:pPr>
        <w:pStyle w:val="Listeafsnit"/>
        <w:numPr>
          <w:ilvl w:val="0"/>
          <w:numId w:val="2"/>
        </w:numPr>
        <w:rPr>
          <w:ins w:id="567" w:author="Claus" w:date="2018-12-18T12:08:00Z"/>
        </w:rPr>
      </w:pPr>
      <w:ins w:id="568" w:author="Claus" w:date="2018-12-18T12:08:00Z">
        <w:r>
          <w:t xml:space="preserve">Har en stor viden om nuværende situation og ønsker om den fremtidige. </w:t>
        </w:r>
      </w:ins>
    </w:p>
    <w:p w:rsidR="00231B65" w:rsidRDefault="00231B65" w:rsidP="00231B65">
      <w:pPr>
        <w:pStyle w:val="Listeafsnit"/>
        <w:numPr>
          <w:ilvl w:val="0"/>
          <w:numId w:val="2"/>
        </w:numPr>
        <w:rPr>
          <w:ins w:id="569" w:author="Claus" w:date="2018-12-18T12:08:00Z"/>
        </w:rPr>
      </w:pPr>
      <w:ins w:id="570" w:author="Claus" w:date="2018-12-18T12:08:00Z">
        <w:r>
          <w:t xml:space="preserve">Er – så vidt vides – den eneste, der har adgang til systemets administrative del. </w:t>
        </w:r>
      </w:ins>
    </w:p>
    <w:p w:rsidR="00231B65" w:rsidRDefault="00231B65" w:rsidP="00231B65">
      <w:pPr>
        <w:pStyle w:val="Listeafsnit"/>
        <w:numPr>
          <w:ilvl w:val="0"/>
          <w:numId w:val="2"/>
        </w:numPr>
        <w:rPr>
          <w:ins w:id="571" w:author="Claus" w:date="2018-12-18T12:08:00Z"/>
        </w:rPr>
      </w:pPr>
      <w:ins w:id="572" w:author="Claus" w:date="2018-12-18T12:08:00Z">
        <w:r>
          <w:t>Har indgående kendskab til sædvanlige problemstillinger ifm. bestillinger af carporte, f.eks. skæve dimensioner, for store skure, for høj rejsning mv.</w:t>
        </w:r>
      </w:ins>
    </w:p>
    <w:p w:rsidR="00231B65" w:rsidRDefault="00231B65" w:rsidP="00231B65">
      <w:pPr>
        <w:pStyle w:val="Listeafsnit"/>
        <w:numPr>
          <w:ilvl w:val="0"/>
          <w:numId w:val="2"/>
        </w:numPr>
        <w:rPr>
          <w:ins w:id="573" w:author="Claus" w:date="2018-12-18T12:08:00Z"/>
        </w:rPr>
      </w:pPr>
      <w:ins w:id="574" w:author="Claus" w:date="2018-12-18T12:08:00Z">
        <w:r>
          <w:t>Står for nuværende prisjustering og ”mapning” mellem gl. varenumre og nye.</w:t>
        </w:r>
      </w:ins>
    </w:p>
    <w:p w:rsidR="00231B65" w:rsidRPr="0014228C" w:rsidRDefault="00231B65" w:rsidP="00231B65">
      <w:pPr>
        <w:pStyle w:val="Listeafsnit"/>
        <w:numPr>
          <w:ilvl w:val="0"/>
          <w:numId w:val="1"/>
        </w:numPr>
        <w:rPr>
          <w:ins w:id="575" w:author="Claus" w:date="2018-12-18T12:08:00Z"/>
          <w:rStyle w:val="Strk"/>
        </w:rPr>
      </w:pPr>
      <w:ins w:id="576" w:author="Claus" w:date="2018-12-18T12:08:00Z">
        <w:r w:rsidRPr="0014228C">
          <w:rPr>
            <w:rStyle w:val="Strk"/>
          </w:rPr>
          <w:t>Alm. medarbejdere i trælasten:</w:t>
        </w:r>
      </w:ins>
    </w:p>
    <w:p w:rsidR="00231B65" w:rsidRDefault="00231B65" w:rsidP="00231B65">
      <w:pPr>
        <w:pStyle w:val="Listeafsnit"/>
        <w:numPr>
          <w:ilvl w:val="0"/>
          <w:numId w:val="3"/>
        </w:numPr>
        <w:rPr>
          <w:ins w:id="577" w:author="Claus" w:date="2018-12-18T12:08:00Z"/>
        </w:rPr>
      </w:pPr>
      <w:ins w:id="578" w:author="Claus" w:date="2018-12-18T12:08:00Z">
        <w:r>
          <w:t>Skal evt. kunne betjene systemet, så salg af carporte/træk af styklister, ændring af priser og pakning også kan ske, når Martin eller anden nøglemedarbejder ikke er på arbejde.</w:t>
        </w:r>
      </w:ins>
    </w:p>
    <w:p w:rsidR="00231B65" w:rsidRPr="0014228C" w:rsidRDefault="00231B65" w:rsidP="00231B65">
      <w:pPr>
        <w:pStyle w:val="Listeafsnit"/>
        <w:numPr>
          <w:ilvl w:val="0"/>
          <w:numId w:val="1"/>
        </w:numPr>
        <w:rPr>
          <w:ins w:id="579" w:author="Claus" w:date="2018-12-18T12:08:00Z"/>
          <w:rStyle w:val="Strk"/>
        </w:rPr>
      </w:pPr>
      <w:ins w:id="580" w:author="Claus" w:date="2018-12-18T12:08:00Z">
        <w:r w:rsidRPr="0014228C">
          <w:rPr>
            <w:rStyle w:val="Strk"/>
          </w:rPr>
          <w:t>Kunder:</w:t>
        </w:r>
      </w:ins>
    </w:p>
    <w:p w:rsidR="00231B65" w:rsidRDefault="00231B65" w:rsidP="00231B65">
      <w:pPr>
        <w:pStyle w:val="Listeafsnit"/>
        <w:numPr>
          <w:ilvl w:val="0"/>
          <w:numId w:val="4"/>
        </w:numPr>
        <w:rPr>
          <w:ins w:id="581" w:author="Claus" w:date="2018-12-18T12:08:00Z"/>
        </w:rPr>
      </w:pPr>
      <w:ins w:id="582" w:author="Claus" w:date="2018-12-18T12:08:00Z">
        <w:r>
          <w:t xml:space="preserve">Jf. interview vil kunder få mulighed for valg af beklædningsmaterialer, tagbelægning mv. </w:t>
        </w:r>
      </w:ins>
    </w:p>
    <w:p w:rsidR="00231B65" w:rsidRPr="0014228C" w:rsidRDefault="00231B65" w:rsidP="00231B65">
      <w:pPr>
        <w:pStyle w:val="Listeafsnit"/>
        <w:numPr>
          <w:ilvl w:val="0"/>
          <w:numId w:val="1"/>
        </w:numPr>
        <w:rPr>
          <w:ins w:id="583" w:author="Claus" w:date="2018-12-18T12:08:00Z"/>
          <w:rStyle w:val="Strk"/>
        </w:rPr>
      </w:pPr>
      <w:ins w:id="584" w:author="Claus" w:date="2018-12-18T12:08:00Z">
        <w:r w:rsidRPr="0014228C">
          <w:rPr>
            <w:rStyle w:val="Strk"/>
          </w:rPr>
          <w:t>Administration:</w:t>
        </w:r>
      </w:ins>
    </w:p>
    <w:p w:rsidR="00231B65" w:rsidRDefault="00231B65" w:rsidP="00231B65">
      <w:pPr>
        <w:pStyle w:val="Listeafsnit"/>
        <w:numPr>
          <w:ilvl w:val="0"/>
          <w:numId w:val="5"/>
        </w:numPr>
        <w:rPr>
          <w:ins w:id="585" w:author="Claus" w:date="2018-12-18T12:08:00Z"/>
        </w:rPr>
      </w:pPr>
      <w:ins w:id="586" w:author="Claus" w:date="2018-12-18T12:08:00Z">
        <w:r>
          <w:t>Evt. færre reklamationssager afledt af f.eks. misforstået telefonisk dialog.</w:t>
        </w:r>
      </w:ins>
    </w:p>
    <w:p w:rsidR="00231B65" w:rsidRDefault="00231B65" w:rsidP="00231B65">
      <w:pPr>
        <w:pStyle w:val="Listeafsnit"/>
        <w:numPr>
          <w:ilvl w:val="0"/>
          <w:numId w:val="5"/>
        </w:numPr>
        <w:rPr>
          <w:ins w:id="587" w:author="Claus" w:date="2018-12-18T12:08:00Z"/>
        </w:rPr>
      </w:pPr>
      <w:ins w:id="588" w:author="Claus" w:date="2018-12-18T12:08:00Z">
        <w:r>
          <w:t>Bedre/korrekt overskudsgrad som flg. af korrekt beregning af f.eks. belægning/beklædning.</w:t>
        </w:r>
      </w:ins>
    </w:p>
    <w:p w:rsidR="00231B65" w:rsidRDefault="00231B65" w:rsidP="00231B65">
      <w:pPr>
        <w:pStyle w:val="Listeafsnit"/>
        <w:numPr>
          <w:ilvl w:val="0"/>
          <w:numId w:val="5"/>
        </w:numPr>
        <w:rPr>
          <w:ins w:id="589" w:author="Claus" w:date="2018-12-18T12:08:00Z"/>
        </w:rPr>
      </w:pPr>
      <w:ins w:id="590" w:author="Claus" w:date="2018-12-18T12:08:00Z">
        <w:r>
          <w:t>Flere ordrer fordi systemet giver kunder mulighed for at gennemføre forespørgsler til ende før telefonisk kontakt, f.eks. valg af beklædning, belægning, dimensioner mv.</w:t>
        </w:r>
      </w:ins>
    </w:p>
    <w:p w:rsidR="00231B65" w:rsidRDefault="00231B65" w:rsidP="00231B65">
      <w:pPr>
        <w:pStyle w:val="Listeafsnit"/>
        <w:numPr>
          <w:ilvl w:val="0"/>
          <w:numId w:val="5"/>
        </w:numPr>
        <w:rPr>
          <w:ins w:id="591" w:author="Claus" w:date="2018-12-18T12:08:00Z"/>
        </w:rPr>
      </w:pPr>
      <w:ins w:id="592" w:author="Claus" w:date="2018-12-18T12:08:00Z">
        <w:r>
          <w:t>Færre risici forbundet med opdatering / vedligehold af systemet (f.eks. v. sygdom/bortgang af n</w:t>
        </w:r>
      </w:ins>
      <w:ins w:id="593" w:author="Claus" w:date="2018-12-19T16:54:00Z">
        <w:r w:rsidR="00F57584">
          <w:t>øgle</w:t>
        </w:r>
      </w:ins>
      <w:ins w:id="594" w:author="Claus" w:date="2018-12-18T12:08:00Z">
        <w:r>
          <w:t>medarbejder).</w:t>
        </w:r>
      </w:ins>
    </w:p>
    <w:p w:rsidR="00231B65" w:rsidRPr="0014228C" w:rsidRDefault="00231B65" w:rsidP="00231B65">
      <w:pPr>
        <w:pStyle w:val="Listeafsnit"/>
        <w:numPr>
          <w:ilvl w:val="0"/>
          <w:numId w:val="1"/>
        </w:numPr>
        <w:rPr>
          <w:ins w:id="595" w:author="Claus" w:date="2018-12-18T12:08:00Z"/>
          <w:rStyle w:val="Strk"/>
        </w:rPr>
      </w:pPr>
      <w:ins w:id="596" w:author="Claus" w:date="2018-12-18T12:08:00Z">
        <w:r w:rsidRPr="0014228C">
          <w:rPr>
            <w:rStyle w:val="Strk"/>
          </w:rPr>
          <w:t>Direktion:</w:t>
        </w:r>
      </w:ins>
    </w:p>
    <w:p w:rsidR="00231B65" w:rsidRDefault="00231B65" w:rsidP="00231B65">
      <w:pPr>
        <w:pStyle w:val="Listeafsnit"/>
        <w:numPr>
          <w:ilvl w:val="0"/>
          <w:numId w:val="6"/>
        </w:numPr>
        <w:rPr>
          <w:ins w:id="597" w:author="Claus" w:date="2018-12-18T12:08:00Z"/>
        </w:rPr>
      </w:pPr>
      <w:ins w:id="598" w:author="Claus" w:date="2018-12-18T12:08:00Z">
        <w:r>
          <w:t>Skal beslutte om systemet har et fornuftigt ROI og dermed om det skal implementeres.</w:t>
        </w:r>
      </w:ins>
    </w:p>
    <w:p w:rsidR="00231B65" w:rsidRDefault="00231B65" w:rsidP="00231B65">
      <w:pPr>
        <w:pStyle w:val="Listeafsnit"/>
        <w:numPr>
          <w:ilvl w:val="0"/>
          <w:numId w:val="6"/>
        </w:numPr>
        <w:rPr>
          <w:ins w:id="599" w:author="Claus" w:date="2018-12-18T12:08:00Z"/>
        </w:rPr>
      </w:pPr>
      <w:ins w:id="600" w:author="Claus" w:date="2018-12-18T12:08:00Z">
        <w:r>
          <w:t>Bedre bundlinje ved større salg/optimering af overskudsgrad.</w:t>
        </w:r>
      </w:ins>
    </w:p>
    <w:p w:rsidR="00231B65" w:rsidRDefault="00231B65" w:rsidP="00231B65">
      <w:pPr>
        <w:rPr>
          <w:ins w:id="601" w:author="Claus" w:date="2018-12-18T12:08:00Z"/>
        </w:rPr>
      </w:pPr>
    </w:p>
    <w:tbl>
      <w:tblPr>
        <w:tblStyle w:val="Mediumgitter3-fremhvningsfarve1"/>
        <w:tblW w:w="0" w:type="auto"/>
        <w:tblLook w:val="04A0"/>
      </w:tblPr>
      <w:tblGrid>
        <w:gridCol w:w="1629"/>
        <w:gridCol w:w="1630"/>
        <w:gridCol w:w="3259"/>
        <w:gridCol w:w="3260"/>
      </w:tblGrid>
      <w:tr w:rsidR="00231B65" w:rsidTr="00625AD4">
        <w:trPr>
          <w:cnfStyle w:val="100000000000"/>
          <w:ins w:id="602" w:author="Claus" w:date="2018-12-18T12:08:00Z"/>
        </w:trPr>
        <w:tc>
          <w:tcPr>
            <w:cnfStyle w:val="001000000000"/>
            <w:tcW w:w="1629" w:type="dxa"/>
          </w:tcPr>
          <w:p w:rsidR="00231B65" w:rsidRDefault="00231B65" w:rsidP="00625AD4">
            <w:pPr>
              <w:rPr>
                <w:ins w:id="603" w:author="Claus" w:date="2018-12-18T12:08:00Z"/>
                <w:rFonts w:ascii="Arial" w:eastAsiaTheme="minorHAnsi" w:hAnsi="Arial" w:cs="Arial"/>
                <w:lang w:eastAsia="ja-JP"/>
              </w:rPr>
            </w:pPr>
          </w:p>
          <w:p w:rsidR="00231B65" w:rsidRDefault="00231B65" w:rsidP="00625AD4">
            <w:pPr>
              <w:rPr>
                <w:ins w:id="604" w:author="Claus" w:date="2018-12-18T12:08:00Z"/>
                <w:rFonts w:ascii="Arial" w:hAnsi="Arial" w:cs="Arial"/>
                <w:b w:val="0"/>
                <w:bCs w:val="0"/>
              </w:rPr>
            </w:pPr>
            <w:ins w:id="605" w:author="Claus" w:date="2018-12-18T12:08:00Z">
              <w:r>
                <w:rPr>
                  <w:rFonts w:ascii="Arial" w:eastAsiaTheme="minorHAnsi" w:hAnsi="Arial" w:cs="Arial"/>
                  <w:lang w:eastAsia="ja-JP"/>
                </w:rPr>
                <w:t>▼</w:t>
              </w:r>
              <w:r>
                <w:t>Indflydelse</w:t>
              </w:r>
            </w:ins>
          </w:p>
        </w:tc>
        <w:tc>
          <w:tcPr>
            <w:tcW w:w="1630" w:type="dxa"/>
          </w:tcPr>
          <w:p w:rsidR="00231B65" w:rsidRPr="00922AAE" w:rsidRDefault="00231B65" w:rsidP="00625AD4">
            <w:pPr>
              <w:cnfStyle w:val="100000000000"/>
              <w:rPr>
                <w:ins w:id="606" w:author="Claus" w:date="2018-12-18T12:08:00Z"/>
                <w:rFonts w:ascii="Arial" w:hAnsi="Arial" w:cs="Arial"/>
              </w:rPr>
            </w:pPr>
            <w:ins w:id="607" w:author="Claus" w:date="2018-12-18T12:08:00Z">
              <w:r>
                <w:t xml:space="preserve">Medvirken </w:t>
              </w:r>
              <w:r>
                <w:rPr>
                  <w:rFonts w:ascii="Arial" w:hAnsi="Arial" w:cs="Arial"/>
                </w:rPr>
                <w:t>►</w:t>
              </w:r>
            </w:ins>
          </w:p>
        </w:tc>
        <w:tc>
          <w:tcPr>
            <w:tcW w:w="3259" w:type="dxa"/>
          </w:tcPr>
          <w:p w:rsidR="00231B65" w:rsidRDefault="00231B65" w:rsidP="00625AD4">
            <w:pPr>
              <w:cnfStyle w:val="100000000000"/>
              <w:rPr>
                <w:ins w:id="608" w:author="Claus" w:date="2018-12-18T12:08:00Z"/>
              </w:rPr>
            </w:pPr>
            <w:ins w:id="609" w:author="Claus" w:date="2018-12-18T12:08:00Z">
              <w:r>
                <w:t>HØJ</w:t>
              </w:r>
            </w:ins>
          </w:p>
        </w:tc>
        <w:tc>
          <w:tcPr>
            <w:tcW w:w="3260" w:type="dxa"/>
          </w:tcPr>
          <w:p w:rsidR="00231B65" w:rsidRDefault="00231B65" w:rsidP="00625AD4">
            <w:pPr>
              <w:cnfStyle w:val="100000000000"/>
              <w:rPr>
                <w:ins w:id="610" w:author="Claus" w:date="2018-12-18T12:08:00Z"/>
              </w:rPr>
            </w:pPr>
            <w:ins w:id="611" w:author="Claus" w:date="2018-12-18T12:08:00Z">
              <w:r>
                <w:t>LAV</w:t>
              </w:r>
            </w:ins>
          </w:p>
        </w:tc>
      </w:tr>
      <w:tr w:rsidR="00231B65" w:rsidTr="00625AD4">
        <w:trPr>
          <w:cnfStyle w:val="000000100000"/>
          <w:ins w:id="612" w:author="Claus" w:date="2018-12-18T12:08:00Z"/>
        </w:trPr>
        <w:tc>
          <w:tcPr>
            <w:cnfStyle w:val="001000000000"/>
            <w:tcW w:w="3259" w:type="dxa"/>
            <w:gridSpan w:val="2"/>
          </w:tcPr>
          <w:p w:rsidR="00231B65" w:rsidRDefault="00231B65" w:rsidP="00625AD4">
            <w:pPr>
              <w:rPr>
                <w:ins w:id="613" w:author="Claus" w:date="2018-12-18T12:08:00Z"/>
              </w:rPr>
            </w:pPr>
            <w:ins w:id="614" w:author="Claus" w:date="2018-12-18T12:08:00Z">
              <w:r>
                <w:t>HØJ</w:t>
              </w:r>
            </w:ins>
          </w:p>
        </w:tc>
        <w:tc>
          <w:tcPr>
            <w:tcW w:w="3259" w:type="dxa"/>
          </w:tcPr>
          <w:p w:rsidR="00231B65" w:rsidRDefault="00231B65" w:rsidP="00625AD4">
            <w:pPr>
              <w:pStyle w:val="Listeafsnit"/>
              <w:numPr>
                <w:ilvl w:val="0"/>
                <w:numId w:val="1"/>
              </w:numPr>
              <w:cnfStyle w:val="000000100000"/>
              <w:rPr>
                <w:ins w:id="615" w:author="Claus" w:date="2018-12-18T12:08:00Z"/>
              </w:rPr>
            </w:pPr>
            <w:ins w:id="616" w:author="Claus" w:date="2018-12-18T12:08:00Z">
              <w:r>
                <w:t>Martin og øvrige ngl. medarbejdere i trælasten.</w:t>
              </w:r>
            </w:ins>
          </w:p>
          <w:p w:rsidR="00231B65" w:rsidRDefault="00231B65" w:rsidP="00625AD4">
            <w:pPr>
              <w:cnfStyle w:val="000000100000"/>
              <w:rPr>
                <w:ins w:id="617" w:author="Claus" w:date="2018-12-18T12:08:00Z"/>
              </w:rPr>
            </w:pPr>
          </w:p>
        </w:tc>
        <w:tc>
          <w:tcPr>
            <w:tcW w:w="3260" w:type="dxa"/>
          </w:tcPr>
          <w:p w:rsidR="00231B65" w:rsidRDefault="00231B65" w:rsidP="00625AD4">
            <w:pPr>
              <w:pStyle w:val="Listeafsnit"/>
              <w:numPr>
                <w:ilvl w:val="0"/>
                <w:numId w:val="1"/>
              </w:numPr>
              <w:cnfStyle w:val="000000100000"/>
              <w:rPr>
                <w:ins w:id="618" w:author="Claus" w:date="2018-12-18T12:08:00Z"/>
              </w:rPr>
            </w:pPr>
            <w:ins w:id="619" w:author="Claus" w:date="2018-12-18T12:08:00Z">
              <w:r>
                <w:t>Direktion</w:t>
              </w:r>
            </w:ins>
          </w:p>
          <w:p w:rsidR="00231B65" w:rsidRDefault="00231B65" w:rsidP="00625AD4">
            <w:pPr>
              <w:pStyle w:val="Listeafsnit"/>
              <w:numPr>
                <w:ilvl w:val="0"/>
                <w:numId w:val="1"/>
              </w:numPr>
              <w:cnfStyle w:val="000000100000"/>
              <w:rPr>
                <w:ins w:id="620" w:author="Claus" w:date="2018-12-18T12:08:00Z"/>
              </w:rPr>
            </w:pPr>
            <w:ins w:id="621" w:author="Claus" w:date="2018-12-18T12:08:00Z">
              <w:r>
                <w:t>Kunder*</w:t>
              </w:r>
            </w:ins>
          </w:p>
          <w:p w:rsidR="00231B65" w:rsidRDefault="00231B65" w:rsidP="00625AD4">
            <w:pPr>
              <w:pStyle w:val="Listeafsnit"/>
              <w:cnfStyle w:val="000000100000"/>
              <w:rPr>
                <w:ins w:id="622" w:author="Claus" w:date="2018-12-18T12:08:00Z"/>
              </w:rPr>
            </w:pPr>
          </w:p>
        </w:tc>
      </w:tr>
      <w:tr w:rsidR="00231B65" w:rsidTr="00625AD4">
        <w:trPr>
          <w:ins w:id="623" w:author="Claus" w:date="2018-12-18T12:08:00Z"/>
        </w:trPr>
        <w:tc>
          <w:tcPr>
            <w:cnfStyle w:val="001000000000"/>
            <w:tcW w:w="3259" w:type="dxa"/>
            <w:gridSpan w:val="2"/>
          </w:tcPr>
          <w:p w:rsidR="00231B65" w:rsidRDefault="00231B65" w:rsidP="00625AD4">
            <w:pPr>
              <w:rPr>
                <w:ins w:id="624" w:author="Claus" w:date="2018-12-18T12:08:00Z"/>
              </w:rPr>
            </w:pPr>
            <w:ins w:id="625" w:author="Claus" w:date="2018-12-18T12:08:00Z">
              <w:r>
                <w:t>LAV</w:t>
              </w:r>
            </w:ins>
          </w:p>
        </w:tc>
        <w:tc>
          <w:tcPr>
            <w:tcW w:w="3259" w:type="dxa"/>
          </w:tcPr>
          <w:p w:rsidR="00231B65" w:rsidRDefault="00231B65" w:rsidP="00625AD4">
            <w:pPr>
              <w:pStyle w:val="Listeafsnit"/>
              <w:numPr>
                <w:ilvl w:val="0"/>
                <w:numId w:val="1"/>
              </w:numPr>
              <w:cnfStyle w:val="000000000000"/>
              <w:rPr>
                <w:ins w:id="626" w:author="Claus" w:date="2018-12-18T12:08:00Z"/>
              </w:rPr>
            </w:pPr>
            <w:ins w:id="627" w:author="Claus" w:date="2018-12-18T12:08:00Z">
              <w:r>
                <w:t>Administration</w:t>
              </w:r>
            </w:ins>
          </w:p>
          <w:p w:rsidR="00231B65" w:rsidRDefault="00231B65" w:rsidP="00625AD4">
            <w:pPr>
              <w:pStyle w:val="Listeafsnit"/>
              <w:numPr>
                <w:ilvl w:val="0"/>
                <w:numId w:val="1"/>
              </w:numPr>
              <w:cnfStyle w:val="000000000000"/>
              <w:rPr>
                <w:ins w:id="628" w:author="Claus" w:date="2018-12-18T12:08:00Z"/>
              </w:rPr>
            </w:pPr>
            <w:ins w:id="629" w:author="Claus" w:date="2018-12-18T12:08:00Z">
              <w:r>
                <w:t>Alm. medarbejdere i trælasten</w:t>
              </w:r>
            </w:ins>
          </w:p>
        </w:tc>
        <w:tc>
          <w:tcPr>
            <w:tcW w:w="3260" w:type="dxa"/>
          </w:tcPr>
          <w:p w:rsidR="00231B65" w:rsidRDefault="00231B65" w:rsidP="00625AD4">
            <w:pPr>
              <w:pStyle w:val="Listeafsnit"/>
              <w:numPr>
                <w:ilvl w:val="0"/>
                <w:numId w:val="1"/>
              </w:numPr>
              <w:cnfStyle w:val="000000000000"/>
              <w:rPr>
                <w:ins w:id="630" w:author="Claus" w:date="2018-12-18T12:08:00Z"/>
              </w:rPr>
            </w:pPr>
            <w:ins w:id="631" w:author="Claus" w:date="2018-12-18T12:08:00Z">
              <w:r>
                <w:t>Aktionærer</w:t>
              </w:r>
            </w:ins>
          </w:p>
        </w:tc>
      </w:tr>
    </w:tbl>
    <w:p w:rsidR="00231B65" w:rsidRDefault="00231B65" w:rsidP="00231B65">
      <w:pPr>
        <w:rPr>
          <w:ins w:id="632" w:author="Claus" w:date="2018-12-19T20:18:00Z"/>
          <w:sz w:val="20"/>
        </w:rPr>
      </w:pPr>
      <w:ins w:id="633" w:author="Claus" w:date="2018-12-18T12:08:00Z">
        <w:r w:rsidRPr="008033FC">
          <w:rPr>
            <w:sz w:val="20"/>
          </w:rPr>
          <w:t>* = Kunder er vigtige aktører i det</w:t>
        </w:r>
        <w:r>
          <w:rPr>
            <w:sz w:val="20"/>
          </w:rPr>
          <w:t xml:space="preserve"> nuværende og</w:t>
        </w:r>
        <w:r w:rsidRPr="008033FC">
          <w:rPr>
            <w:sz w:val="20"/>
          </w:rPr>
          <w:t xml:space="preserve"> fremtidige system. De </w:t>
        </w:r>
        <w:r>
          <w:rPr>
            <w:sz w:val="20"/>
          </w:rPr>
          <w:t xml:space="preserve">har </w:t>
        </w:r>
        <w:r w:rsidRPr="008033FC">
          <w:rPr>
            <w:sz w:val="20"/>
          </w:rPr>
          <w:t>lav medvirken</w:t>
        </w:r>
        <w:r>
          <w:rPr>
            <w:sz w:val="20"/>
          </w:rPr>
          <w:t xml:space="preserve"> men høj, om end indirekte, </w:t>
        </w:r>
        <w:r w:rsidRPr="008033FC">
          <w:rPr>
            <w:sz w:val="20"/>
          </w:rPr>
          <w:t>indflydelse, idet de ikke aktivt inddrages i udviklingen. Deres feedback/henvendelser er dog medvirkende til at definere krav til den del af systemet, som de bruger (hjemmesiden).</w:t>
        </w:r>
      </w:ins>
    </w:p>
    <w:p w:rsidR="00A306AD" w:rsidRDefault="00A306AD" w:rsidP="00231B65">
      <w:pPr>
        <w:rPr>
          <w:ins w:id="634" w:author="Claus" w:date="2018-12-19T20:18:00Z"/>
          <w:sz w:val="20"/>
        </w:rPr>
      </w:pPr>
    </w:p>
    <w:p w:rsidR="00A306AD" w:rsidRDefault="00A306AD" w:rsidP="00231B65">
      <w:pPr>
        <w:rPr>
          <w:ins w:id="635" w:author="Claus" w:date="2018-12-19T20:18:00Z"/>
          <w:sz w:val="20"/>
        </w:rPr>
      </w:pPr>
    </w:p>
    <w:p w:rsidR="00A306AD" w:rsidRDefault="00A306AD" w:rsidP="00231B65">
      <w:pPr>
        <w:rPr>
          <w:ins w:id="636" w:author="Claus" w:date="2018-12-19T20:18:00Z"/>
          <w:sz w:val="20"/>
        </w:rPr>
      </w:pPr>
    </w:p>
    <w:p w:rsidR="00A306AD" w:rsidRDefault="00A306AD" w:rsidP="00231B65">
      <w:pPr>
        <w:rPr>
          <w:ins w:id="637" w:author="Claus" w:date="2018-12-19T20:53:00Z"/>
          <w:sz w:val="20"/>
        </w:rPr>
      </w:pPr>
    </w:p>
    <w:p w:rsidR="004B5B92" w:rsidRDefault="004B5B92" w:rsidP="00231B65">
      <w:pPr>
        <w:rPr>
          <w:ins w:id="638" w:author="Claus" w:date="2018-12-18T12:08:00Z"/>
          <w:sz w:val="20"/>
        </w:rPr>
      </w:pPr>
    </w:p>
    <w:p w:rsidR="00231B65" w:rsidRPr="0013533A" w:rsidRDefault="00231B65" w:rsidP="00231B65">
      <w:pPr>
        <w:pStyle w:val="Overskrift1"/>
        <w:rPr>
          <w:ins w:id="639" w:author="Claus" w:date="2018-12-18T12:08:00Z"/>
        </w:rPr>
      </w:pPr>
      <w:bookmarkStart w:id="640" w:name="_Toc533018466"/>
      <w:ins w:id="641" w:author="Claus" w:date="2018-12-18T12:08:00Z">
        <w:r>
          <w:lastRenderedPageBreak/>
          <w:t>SWOT-analyser</w:t>
        </w:r>
        <w:bookmarkEnd w:id="640"/>
      </w:ins>
    </w:p>
    <w:tbl>
      <w:tblPr>
        <w:tblStyle w:val="Mediumgitter3-fremhvningsfarve1"/>
        <w:tblW w:w="0" w:type="auto"/>
        <w:tblLook w:val="04A0"/>
      </w:tblPr>
      <w:tblGrid>
        <w:gridCol w:w="1242"/>
        <w:gridCol w:w="3969"/>
        <w:gridCol w:w="4567"/>
        <w:tblGridChange w:id="642">
          <w:tblGrid>
            <w:gridCol w:w="1242"/>
            <w:gridCol w:w="3969"/>
            <w:gridCol w:w="4567"/>
          </w:tblGrid>
        </w:tblGridChange>
      </w:tblGrid>
      <w:tr w:rsidR="00231B65" w:rsidTr="00625AD4">
        <w:trPr>
          <w:cnfStyle w:val="100000000000"/>
          <w:ins w:id="643" w:author="Claus" w:date="2018-12-18T12:08:00Z"/>
        </w:trPr>
        <w:tc>
          <w:tcPr>
            <w:cnfStyle w:val="001000000000"/>
            <w:tcW w:w="1242" w:type="dxa"/>
          </w:tcPr>
          <w:p w:rsidR="00231B65" w:rsidRPr="0013533A" w:rsidRDefault="00231B65" w:rsidP="00625AD4">
            <w:pPr>
              <w:jc w:val="center"/>
              <w:rPr>
                <w:ins w:id="644" w:author="Claus" w:date="2018-12-18T12:08:00Z"/>
                <w:rFonts w:ascii="Bahnschrift SemiLight" w:hAnsi="Bahnschrift SemiLight"/>
              </w:rPr>
            </w:pPr>
            <w:ins w:id="645" w:author="Claus" w:date="2018-12-18T12:08:00Z">
              <w:r>
                <w:rPr>
                  <w:rFonts w:ascii="Bahnschrift SemiLight" w:hAnsi="Bahnschrift SemiLight"/>
                </w:rPr>
                <w:t>Fog ®</w:t>
              </w:r>
            </w:ins>
          </w:p>
        </w:tc>
        <w:tc>
          <w:tcPr>
            <w:tcW w:w="3969" w:type="dxa"/>
          </w:tcPr>
          <w:p w:rsidR="00231B65" w:rsidRDefault="00231B65" w:rsidP="00625AD4">
            <w:pPr>
              <w:cnfStyle w:val="100000000000"/>
              <w:rPr>
                <w:ins w:id="646" w:author="Claus" w:date="2018-12-18T12:08:00Z"/>
              </w:rPr>
            </w:pPr>
            <w:ins w:id="647" w:author="Claus" w:date="2018-12-18T12:08:00Z">
              <w:r>
                <w:t>Positive</w:t>
              </w:r>
            </w:ins>
          </w:p>
        </w:tc>
        <w:tc>
          <w:tcPr>
            <w:tcW w:w="4567" w:type="dxa"/>
          </w:tcPr>
          <w:p w:rsidR="00231B65" w:rsidRDefault="00231B65" w:rsidP="00625AD4">
            <w:pPr>
              <w:cnfStyle w:val="100000000000"/>
              <w:rPr>
                <w:ins w:id="648" w:author="Claus" w:date="2018-12-18T12:08:00Z"/>
              </w:rPr>
            </w:pPr>
            <w:ins w:id="649" w:author="Claus" w:date="2018-12-18T12:08:00Z">
              <w:r>
                <w:t>Negative</w:t>
              </w:r>
            </w:ins>
          </w:p>
        </w:tc>
      </w:tr>
      <w:tr w:rsidR="00231B65" w:rsidTr="00A306AD">
        <w:tblPrEx>
          <w:tblW w:w="0" w:type="auto"/>
          <w:tblPrExChange w:id="650" w:author="Claus" w:date="2018-12-19T20:19:00Z">
            <w:tblPrEx>
              <w:tblW w:w="0" w:type="auto"/>
            </w:tblPrEx>
          </w:tblPrExChange>
        </w:tblPrEx>
        <w:trPr>
          <w:cnfStyle w:val="000000100000"/>
          <w:trHeight w:val="2969"/>
          <w:ins w:id="651" w:author="Claus" w:date="2018-12-18T12:08:00Z"/>
        </w:trPr>
        <w:tc>
          <w:tcPr>
            <w:cnfStyle w:val="001000000000"/>
            <w:tcW w:w="1242" w:type="dxa"/>
            <w:tcPrChange w:id="652" w:author="Claus" w:date="2018-12-19T20:19:00Z">
              <w:tcPr>
                <w:tcW w:w="1242" w:type="dxa"/>
              </w:tcPr>
            </w:tcPrChange>
          </w:tcPr>
          <w:p w:rsidR="00231B65" w:rsidRDefault="00231B65" w:rsidP="00625AD4">
            <w:pPr>
              <w:cnfStyle w:val="001000100000"/>
              <w:rPr>
                <w:ins w:id="653" w:author="Claus" w:date="2018-12-18T12:08:00Z"/>
              </w:rPr>
            </w:pPr>
            <w:ins w:id="654" w:author="Claus" w:date="2018-12-18T12:08:00Z">
              <w:r>
                <w:t>Interne</w:t>
              </w:r>
            </w:ins>
          </w:p>
        </w:tc>
        <w:tc>
          <w:tcPr>
            <w:tcW w:w="3969" w:type="dxa"/>
            <w:tcPrChange w:id="655" w:author="Claus" w:date="2018-12-19T20:19:00Z">
              <w:tcPr>
                <w:tcW w:w="3969" w:type="dxa"/>
              </w:tcPr>
            </w:tcPrChange>
          </w:tcPr>
          <w:p w:rsidR="00231B65" w:rsidRDefault="00231B65" w:rsidP="00625AD4">
            <w:pPr>
              <w:cnfStyle w:val="000000100000"/>
              <w:rPr>
                <w:ins w:id="656" w:author="Claus" w:date="2018-12-18T12:08:00Z"/>
              </w:rPr>
            </w:pPr>
            <w:ins w:id="657" w:author="Claus" w:date="2018-12-18T12:08:00Z">
              <w:r>
                <w:t>Strengths:</w:t>
              </w:r>
            </w:ins>
          </w:p>
          <w:p w:rsidR="00231B65" w:rsidRDefault="00231B65" w:rsidP="00625AD4">
            <w:pPr>
              <w:pStyle w:val="Listeafsnit"/>
              <w:numPr>
                <w:ilvl w:val="0"/>
                <w:numId w:val="1"/>
              </w:numPr>
              <w:cnfStyle w:val="000000100000"/>
              <w:rPr>
                <w:ins w:id="658" w:author="Claus" w:date="2018-12-18T12:08:00Z"/>
              </w:rPr>
            </w:pPr>
            <w:ins w:id="659" w:author="Claus" w:date="2018-12-18T12:08:00Z">
              <w:r>
                <w:t>Klar over at nuværende situation er sårbar.</w:t>
              </w:r>
            </w:ins>
          </w:p>
          <w:p w:rsidR="00231B65" w:rsidRDefault="00231B65" w:rsidP="00625AD4">
            <w:pPr>
              <w:pStyle w:val="Listeafsnit"/>
              <w:numPr>
                <w:ilvl w:val="0"/>
                <w:numId w:val="1"/>
              </w:numPr>
              <w:cnfStyle w:val="000000100000"/>
              <w:rPr>
                <w:ins w:id="660" w:author="Claus" w:date="2018-12-18T12:08:00Z"/>
              </w:rPr>
            </w:pPr>
            <w:ins w:id="661" w:author="Claus" w:date="2018-12-18T12:08:00Z">
              <w:r>
                <w:t>Ngl.medarbejder med indgående kendskab til situationen og problemområdet.</w:t>
              </w:r>
            </w:ins>
          </w:p>
          <w:p w:rsidR="00231B65" w:rsidRDefault="00231B65" w:rsidP="00625AD4">
            <w:pPr>
              <w:pStyle w:val="Listeafsnit"/>
              <w:numPr>
                <w:ilvl w:val="0"/>
                <w:numId w:val="1"/>
              </w:numPr>
              <w:cnfStyle w:val="000000100000"/>
              <w:rPr>
                <w:ins w:id="662" w:author="Claus" w:date="2018-12-18T12:08:00Z"/>
              </w:rPr>
            </w:pPr>
            <w:ins w:id="663" w:author="Claus" w:date="2018-12-18T12:08:00Z">
              <w:r>
                <w:t>Carporte i bedre kvalitet end Silvan/Bauhaus og evt andre.</w:t>
              </w:r>
            </w:ins>
          </w:p>
          <w:p w:rsidR="00231B65" w:rsidRDefault="00231B65" w:rsidP="00625AD4">
            <w:pPr>
              <w:cnfStyle w:val="000000100000"/>
              <w:rPr>
                <w:ins w:id="664" w:author="Claus" w:date="2018-12-18T12:08:00Z"/>
              </w:rPr>
            </w:pPr>
          </w:p>
          <w:p w:rsidR="00231B65" w:rsidRDefault="00231B65" w:rsidP="00625AD4">
            <w:pPr>
              <w:cnfStyle w:val="000000100000"/>
              <w:rPr>
                <w:ins w:id="665" w:author="Claus" w:date="2018-12-18T12:08:00Z"/>
              </w:rPr>
            </w:pPr>
          </w:p>
        </w:tc>
        <w:tc>
          <w:tcPr>
            <w:tcW w:w="4567" w:type="dxa"/>
            <w:tcPrChange w:id="666" w:author="Claus" w:date="2018-12-19T20:19:00Z">
              <w:tcPr>
                <w:tcW w:w="4567" w:type="dxa"/>
              </w:tcPr>
            </w:tcPrChange>
          </w:tcPr>
          <w:p w:rsidR="00231B65" w:rsidRDefault="00231B65" w:rsidP="00625AD4">
            <w:pPr>
              <w:cnfStyle w:val="000000100000"/>
              <w:rPr>
                <w:ins w:id="667" w:author="Claus" w:date="2018-12-18T12:08:00Z"/>
              </w:rPr>
            </w:pPr>
            <w:ins w:id="668" w:author="Claus" w:date="2018-12-18T12:08:00Z">
              <w:r>
                <w:t>Weaknesses:</w:t>
              </w:r>
            </w:ins>
          </w:p>
          <w:p w:rsidR="00231B65" w:rsidRDefault="00231B65" w:rsidP="00625AD4">
            <w:pPr>
              <w:pStyle w:val="Listeafsnit"/>
              <w:numPr>
                <w:ilvl w:val="0"/>
                <w:numId w:val="1"/>
              </w:numPr>
              <w:cnfStyle w:val="000000100000"/>
              <w:rPr>
                <w:ins w:id="669" w:author="Claus" w:date="2018-12-18T12:08:00Z"/>
              </w:rPr>
            </w:pPr>
            <w:ins w:id="670" w:author="Claus" w:date="2018-12-18T12:08:00Z">
              <w:r>
                <w:t>En eller få medarbejdere kan betjene systemet.</w:t>
              </w:r>
            </w:ins>
          </w:p>
          <w:p w:rsidR="00231B65" w:rsidRDefault="00231B65" w:rsidP="00625AD4">
            <w:pPr>
              <w:pStyle w:val="Listeafsnit"/>
              <w:numPr>
                <w:ilvl w:val="0"/>
                <w:numId w:val="1"/>
              </w:numPr>
              <w:cnfStyle w:val="000000100000"/>
              <w:rPr>
                <w:ins w:id="671" w:author="Claus" w:date="2018-12-18T12:08:00Z"/>
              </w:rPr>
            </w:pPr>
            <w:ins w:id="672" w:author="Claus" w:date="2018-12-18T12:08:00Z">
              <w:r>
                <w:t>Systemet er uddateret og måske i fare for ikke at kunne fungere inden</w:t>
              </w:r>
            </w:ins>
            <w:ins w:id="673" w:author="Claus" w:date="2018-12-19T15:38:00Z">
              <w:r w:rsidR="008D1CB6">
                <w:t xml:space="preserve"> </w:t>
              </w:r>
            </w:ins>
            <w:ins w:id="674" w:author="Claus" w:date="2018-12-18T12:08:00Z">
              <w:r>
                <w:t>for overskuelig fremtid.</w:t>
              </w:r>
            </w:ins>
          </w:p>
          <w:p w:rsidR="00231B65" w:rsidRDefault="00231B65" w:rsidP="00625AD4">
            <w:pPr>
              <w:pStyle w:val="Listeafsnit"/>
              <w:numPr>
                <w:ilvl w:val="0"/>
                <w:numId w:val="1"/>
              </w:numPr>
              <w:cnfStyle w:val="000000100000"/>
              <w:rPr>
                <w:ins w:id="675" w:author="Claus" w:date="2018-12-18T12:08:00Z"/>
              </w:rPr>
            </w:pPr>
            <w:ins w:id="676" w:author="Claus" w:date="2018-12-18T12:08:00Z">
              <w:r>
                <w:t>Systemet er i 3 fragmenter – frontend til kunder, backend (Quickbyg) og et eksternt system til oprettelse af styklister.</w:t>
              </w:r>
            </w:ins>
          </w:p>
          <w:p w:rsidR="00231B65" w:rsidRDefault="00231B65" w:rsidP="00625AD4">
            <w:pPr>
              <w:pStyle w:val="Listeafsnit"/>
              <w:numPr>
                <w:ilvl w:val="0"/>
                <w:numId w:val="1"/>
              </w:numPr>
              <w:cnfStyle w:val="000000100000"/>
              <w:rPr>
                <w:ins w:id="677" w:author="Claus" w:date="2018-12-18T12:08:00Z"/>
              </w:rPr>
            </w:pPr>
            <w:ins w:id="678" w:author="Claus" w:date="2018-12-18T12:08:00Z">
              <w:r>
                <w:t>Kunden oplever det evt. besværligt og ufuldstændigt at lave forespørgsler.</w:t>
              </w:r>
            </w:ins>
          </w:p>
          <w:p w:rsidR="00231B65" w:rsidRDefault="00231B65" w:rsidP="00625AD4">
            <w:pPr>
              <w:cnfStyle w:val="000000100000"/>
              <w:rPr>
                <w:ins w:id="679" w:author="Claus" w:date="2018-12-18T12:08:00Z"/>
              </w:rPr>
            </w:pPr>
          </w:p>
        </w:tc>
      </w:tr>
      <w:tr w:rsidR="00231B65" w:rsidTr="00A306AD">
        <w:tblPrEx>
          <w:tblW w:w="0" w:type="auto"/>
          <w:tblPrExChange w:id="680" w:author="Claus" w:date="2018-12-19T20:19:00Z">
            <w:tblPrEx>
              <w:tblW w:w="0" w:type="auto"/>
            </w:tblPrEx>
          </w:tblPrExChange>
        </w:tblPrEx>
        <w:trPr>
          <w:trHeight w:val="2804"/>
          <w:ins w:id="681" w:author="Claus" w:date="2018-12-18T12:08:00Z"/>
        </w:trPr>
        <w:tc>
          <w:tcPr>
            <w:cnfStyle w:val="001000000000"/>
            <w:tcW w:w="1242" w:type="dxa"/>
            <w:tcPrChange w:id="682" w:author="Claus" w:date="2018-12-19T20:19:00Z">
              <w:tcPr>
                <w:tcW w:w="1242" w:type="dxa"/>
              </w:tcPr>
            </w:tcPrChange>
          </w:tcPr>
          <w:p w:rsidR="00231B65" w:rsidRDefault="00231B65" w:rsidP="00625AD4">
            <w:pPr>
              <w:rPr>
                <w:ins w:id="683" w:author="Claus" w:date="2018-12-18T12:08:00Z"/>
              </w:rPr>
            </w:pPr>
            <w:ins w:id="684" w:author="Claus" w:date="2018-12-18T12:08:00Z">
              <w:r>
                <w:t>Eksterne</w:t>
              </w:r>
            </w:ins>
          </w:p>
        </w:tc>
        <w:tc>
          <w:tcPr>
            <w:tcW w:w="3969" w:type="dxa"/>
            <w:tcPrChange w:id="685" w:author="Claus" w:date="2018-12-19T20:19:00Z">
              <w:tcPr>
                <w:tcW w:w="3969" w:type="dxa"/>
              </w:tcPr>
            </w:tcPrChange>
          </w:tcPr>
          <w:p w:rsidR="00231B65" w:rsidRDefault="00231B65" w:rsidP="00625AD4">
            <w:pPr>
              <w:cnfStyle w:val="000000000000"/>
              <w:rPr>
                <w:ins w:id="686" w:author="Claus" w:date="2018-12-18T12:08:00Z"/>
              </w:rPr>
            </w:pPr>
            <w:ins w:id="687" w:author="Claus" w:date="2018-12-18T12:08:00Z">
              <w:r>
                <w:t>Opportunities:</w:t>
              </w:r>
            </w:ins>
          </w:p>
          <w:p w:rsidR="00231B65" w:rsidRDefault="00231B65" w:rsidP="00625AD4">
            <w:pPr>
              <w:pStyle w:val="Listeafsnit"/>
              <w:numPr>
                <w:ilvl w:val="0"/>
                <w:numId w:val="1"/>
              </w:numPr>
              <w:cnfStyle w:val="000000000000"/>
              <w:rPr>
                <w:ins w:id="688" w:author="Claus" w:date="2018-12-18T12:08:00Z"/>
              </w:rPr>
            </w:pPr>
            <w:ins w:id="689" w:author="Claus" w:date="2018-12-18T12:08:00Z">
              <w:r>
                <w:t>Større salg som flg. af større brugervenlighed.</w:t>
              </w:r>
            </w:ins>
          </w:p>
          <w:p w:rsidR="00231B65" w:rsidRDefault="00231B65" w:rsidP="00625AD4">
            <w:pPr>
              <w:pStyle w:val="Listeafsnit"/>
              <w:numPr>
                <w:ilvl w:val="0"/>
                <w:numId w:val="1"/>
              </w:numPr>
              <w:cnfStyle w:val="000000000000"/>
              <w:rPr>
                <w:ins w:id="690" w:author="Claus" w:date="2018-12-18T12:08:00Z"/>
              </w:rPr>
            </w:pPr>
            <w:ins w:id="691" w:author="Claus" w:date="2018-12-18T12:08:00Z">
              <w:r>
                <w:t>Ny/bedre løsning i websitet kan tiltrække flere kunder.</w:t>
              </w:r>
            </w:ins>
          </w:p>
          <w:p w:rsidR="00231B65" w:rsidRDefault="00231B65" w:rsidP="00625AD4">
            <w:pPr>
              <w:pStyle w:val="Listeafsnit"/>
              <w:numPr>
                <w:ilvl w:val="0"/>
                <w:numId w:val="1"/>
              </w:numPr>
              <w:cnfStyle w:val="000000000000"/>
              <w:rPr>
                <w:ins w:id="692" w:author="Claus" w:date="2018-12-18T12:08:00Z"/>
              </w:rPr>
            </w:pPr>
            <w:ins w:id="693" w:author="Claus" w:date="2018-12-18T12:08:00Z">
              <w:r>
                <w:t>Bedre backend mindsker evt. flaskehalse hvis ngl.medarbejder er fraværende.</w:t>
              </w:r>
            </w:ins>
          </w:p>
          <w:p w:rsidR="00231B65" w:rsidRDefault="00231B65" w:rsidP="00625AD4">
            <w:pPr>
              <w:pStyle w:val="Listeafsnit"/>
              <w:numPr>
                <w:ilvl w:val="0"/>
                <w:numId w:val="1"/>
              </w:numPr>
              <w:cnfStyle w:val="000000000000"/>
              <w:rPr>
                <w:ins w:id="694" w:author="Claus" w:date="2018-12-18T12:08:00Z"/>
              </w:rPr>
            </w:pPr>
            <w:ins w:id="695" w:author="Claus" w:date="2018-12-18T12:08:00Z">
              <w:r>
                <w:t>COTS system som kun kræver licens eller engangssum.</w:t>
              </w:r>
            </w:ins>
          </w:p>
          <w:p w:rsidR="00231B65" w:rsidRDefault="00231B65" w:rsidP="00625AD4">
            <w:pPr>
              <w:cnfStyle w:val="000000000000"/>
              <w:rPr>
                <w:ins w:id="696" w:author="Claus" w:date="2018-12-18T12:08:00Z"/>
              </w:rPr>
            </w:pPr>
          </w:p>
        </w:tc>
        <w:tc>
          <w:tcPr>
            <w:tcW w:w="4567" w:type="dxa"/>
            <w:tcPrChange w:id="697" w:author="Claus" w:date="2018-12-19T20:19:00Z">
              <w:tcPr>
                <w:tcW w:w="4567" w:type="dxa"/>
              </w:tcPr>
            </w:tcPrChange>
          </w:tcPr>
          <w:p w:rsidR="00231B65" w:rsidRDefault="00231B65" w:rsidP="00625AD4">
            <w:pPr>
              <w:cnfStyle w:val="000000000000"/>
              <w:rPr>
                <w:ins w:id="698" w:author="Claus" w:date="2018-12-18T12:08:00Z"/>
              </w:rPr>
            </w:pPr>
            <w:ins w:id="699" w:author="Claus" w:date="2018-12-18T12:08:00Z">
              <w:r>
                <w:t>Threats:</w:t>
              </w:r>
            </w:ins>
          </w:p>
          <w:p w:rsidR="00231B65" w:rsidRDefault="00231B65" w:rsidP="00625AD4">
            <w:pPr>
              <w:pStyle w:val="Listeafsnit"/>
              <w:numPr>
                <w:ilvl w:val="0"/>
                <w:numId w:val="1"/>
              </w:numPr>
              <w:cnfStyle w:val="000000000000"/>
              <w:rPr>
                <w:ins w:id="700" w:author="Claus" w:date="2018-12-18T12:08:00Z"/>
              </w:rPr>
            </w:pPr>
            <w:ins w:id="701" w:author="Claus" w:date="2018-12-18T12:08:00Z">
              <w:r>
                <w:t>Konkurrenter udvikler tilsvarende eller bedre løsning hurtigere.</w:t>
              </w:r>
            </w:ins>
          </w:p>
          <w:p w:rsidR="00231B65" w:rsidRDefault="00231B65" w:rsidP="00625AD4">
            <w:pPr>
              <w:pStyle w:val="Listeafsnit"/>
              <w:numPr>
                <w:ilvl w:val="0"/>
                <w:numId w:val="1"/>
              </w:numPr>
              <w:cnfStyle w:val="000000000000"/>
              <w:rPr>
                <w:ins w:id="702" w:author="Claus" w:date="2018-12-18T12:08:00Z"/>
              </w:rPr>
            </w:pPr>
            <w:ins w:id="703" w:author="Claus" w:date="2018-12-18T12:08:00Z">
              <w:r>
                <w:t>Kunder vender sig mod billige standardcarporte.</w:t>
              </w:r>
            </w:ins>
          </w:p>
          <w:p w:rsidR="00231B65" w:rsidRDefault="00231B65" w:rsidP="00625AD4">
            <w:pPr>
              <w:pStyle w:val="Listeafsnit"/>
              <w:numPr>
                <w:ilvl w:val="0"/>
                <w:numId w:val="1"/>
              </w:numPr>
              <w:cnfStyle w:val="000000000000"/>
              <w:rPr>
                <w:ins w:id="704" w:author="Claus" w:date="2018-12-18T12:08:00Z"/>
              </w:rPr>
            </w:pPr>
            <w:ins w:id="705" w:author="Claus" w:date="2018-12-18T12:08:00Z">
              <w:r>
                <w:t>Budget byggemarkeder har flere butikker =&gt; mere tilgængelige.</w:t>
              </w:r>
            </w:ins>
          </w:p>
          <w:p w:rsidR="00231B65" w:rsidRDefault="00231B65" w:rsidP="00625AD4">
            <w:pPr>
              <w:pStyle w:val="Listeafsnit"/>
              <w:numPr>
                <w:ilvl w:val="0"/>
                <w:numId w:val="1"/>
              </w:numPr>
              <w:cnfStyle w:val="000000000000"/>
              <w:rPr>
                <w:ins w:id="706" w:author="Claus" w:date="2018-12-18T12:08:00Z"/>
              </w:rPr>
            </w:pPr>
            <w:ins w:id="707" w:author="Claus" w:date="2018-12-18T12:08:00Z">
              <w:r>
                <w:t>COTS system viser sig at have begrænsninger ift. krav som måtte opstå senere.</w:t>
              </w:r>
            </w:ins>
          </w:p>
          <w:p w:rsidR="00231B65" w:rsidRDefault="00231B65" w:rsidP="00625AD4">
            <w:pPr>
              <w:pStyle w:val="Listeafsnit"/>
              <w:cnfStyle w:val="000000000000"/>
              <w:rPr>
                <w:ins w:id="708" w:author="Claus" w:date="2018-12-18T12:08:00Z"/>
              </w:rPr>
            </w:pPr>
          </w:p>
        </w:tc>
      </w:tr>
    </w:tbl>
    <w:p w:rsidR="00231B65" w:rsidRDefault="00231B65" w:rsidP="00231B65">
      <w:pPr>
        <w:rPr>
          <w:ins w:id="709" w:author="Claus" w:date="2018-12-18T12:08:00Z"/>
        </w:rPr>
      </w:pPr>
    </w:p>
    <w:tbl>
      <w:tblPr>
        <w:tblStyle w:val="Mediumgitter3-fremhvningsfarve2"/>
        <w:tblW w:w="0" w:type="auto"/>
        <w:tblLook w:val="04A0"/>
      </w:tblPr>
      <w:tblGrid>
        <w:gridCol w:w="1242"/>
        <w:gridCol w:w="3969"/>
        <w:gridCol w:w="4567"/>
      </w:tblGrid>
      <w:tr w:rsidR="00231B65" w:rsidTr="00625AD4">
        <w:trPr>
          <w:cnfStyle w:val="100000000000"/>
          <w:ins w:id="710" w:author="Claus" w:date="2018-12-18T12:08:00Z"/>
        </w:trPr>
        <w:tc>
          <w:tcPr>
            <w:cnfStyle w:val="001000000000"/>
            <w:tcW w:w="1242" w:type="dxa"/>
          </w:tcPr>
          <w:p w:rsidR="00231B65" w:rsidRDefault="00231B65" w:rsidP="00625AD4">
            <w:pPr>
              <w:rPr>
                <w:ins w:id="711" w:author="Claus" w:date="2018-12-18T12:08:00Z"/>
              </w:rPr>
            </w:pPr>
            <w:ins w:id="712" w:author="Claus" w:date="2018-12-18T12:08:00Z">
              <w:r>
                <w:t>Projektet</w:t>
              </w:r>
            </w:ins>
          </w:p>
        </w:tc>
        <w:tc>
          <w:tcPr>
            <w:tcW w:w="3969" w:type="dxa"/>
          </w:tcPr>
          <w:p w:rsidR="00231B65" w:rsidRDefault="00231B65" w:rsidP="00625AD4">
            <w:pPr>
              <w:cnfStyle w:val="100000000000"/>
              <w:rPr>
                <w:ins w:id="713" w:author="Claus" w:date="2018-12-18T12:08:00Z"/>
              </w:rPr>
            </w:pPr>
            <w:ins w:id="714" w:author="Claus" w:date="2018-12-18T12:08:00Z">
              <w:r>
                <w:t>Positive</w:t>
              </w:r>
            </w:ins>
          </w:p>
        </w:tc>
        <w:tc>
          <w:tcPr>
            <w:tcW w:w="4567" w:type="dxa"/>
          </w:tcPr>
          <w:p w:rsidR="00231B65" w:rsidRDefault="00231B65" w:rsidP="00625AD4">
            <w:pPr>
              <w:cnfStyle w:val="100000000000"/>
              <w:rPr>
                <w:ins w:id="715" w:author="Claus" w:date="2018-12-18T12:08:00Z"/>
              </w:rPr>
            </w:pPr>
            <w:ins w:id="716" w:author="Claus" w:date="2018-12-18T12:08:00Z">
              <w:r>
                <w:t>Negative</w:t>
              </w:r>
            </w:ins>
          </w:p>
        </w:tc>
      </w:tr>
      <w:tr w:rsidR="00231B65" w:rsidTr="00625AD4">
        <w:trPr>
          <w:cnfStyle w:val="000000100000"/>
          <w:ins w:id="717" w:author="Claus" w:date="2018-12-18T12:08:00Z"/>
        </w:trPr>
        <w:tc>
          <w:tcPr>
            <w:cnfStyle w:val="001000000000"/>
            <w:tcW w:w="1242" w:type="dxa"/>
          </w:tcPr>
          <w:p w:rsidR="00231B65" w:rsidRDefault="00231B65" w:rsidP="00625AD4">
            <w:pPr>
              <w:rPr>
                <w:ins w:id="718" w:author="Claus" w:date="2018-12-18T12:08:00Z"/>
              </w:rPr>
            </w:pPr>
            <w:ins w:id="719" w:author="Claus" w:date="2018-12-18T12:08:00Z">
              <w:r>
                <w:t>Interne</w:t>
              </w:r>
            </w:ins>
          </w:p>
        </w:tc>
        <w:tc>
          <w:tcPr>
            <w:tcW w:w="3969" w:type="dxa"/>
          </w:tcPr>
          <w:p w:rsidR="00231B65" w:rsidRDefault="00231B65" w:rsidP="00625AD4">
            <w:pPr>
              <w:cnfStyle w:val="000000100000"/>
              <w:rPr>
                <w:ins w:id="720" w:author="Claus" w:date="2018-12-18T12:08:00Z"/>
              </w:rPr>
            </w:pPr>
            <w:ins w:id="721" w:author="Claus" w:date="2018-12-18T12:08:00Z">
              <w:r>
                <w:t>Strengths:</w:t>
              </w:r>
            </w:ins>
          </w:p>
          <w:p w:rsidR="00231B65" w:rsidRDefault="00231B65" w:rsidP="00625AD4">
            <w:pPr>
              <w:pStyle w:val="Listeafsnit"/>
              <w:numPr>
                <w:ilvl w:val="0"/>
                <w:numId w:val="1"/>
              </w:numPr>
              <w:cnfStyle w:val="000000100000"/>
              <w:rPr>
                <w:ins w:id="722" w:author="Claus" w:date="2018-12-18T12:08:00Z"/>
              </w:rPr>
            </w:pPr>
            <w:ins w:id="723" w:author="Claus" w:date="2018-12-18T12:08:00Z">
              <w:r>
                <w:t>Dedikeret ngl.medarbejder tæt på problemområdet med masser af viden, både som it-bruger og håndværker/trælastmand.</w:t>
              </w:r>
            </w:ins>
          </w:p>
          <w:p w:rsidR="00231B65" w:rsidRDefault="00231B65" w:rsidP="00625AD4">
            <w:pPr>
              <w:pStyle w:val="Listeafsnit"/>
              <w:numPr>
                <w:ilvl w:val="0"/>
                <w:numId w:val="1"/>
              </w:numPr>
              <w:cnfStyle w:val="000000100000"/>
              <w:rPr>
                <w:ins w:id="724" w:author="Claus" w:date="2018-12-18T12:08:00Z"/>
              </w:rPr>
            </w:pPr>
            <w:ins w:id="725" w:author="Claus" w:date="2018-12-18T12:08:00Z">
              <w:r>
                <w:t>Fog har tidligere fået udviklet et system, så de er klar over</w:t>
              </w:r>
            </w:ins>
            <w:ins w:id="726" w:author="Claus" w:date="2018-12-19T15:40:00Z">
              <w:r w:rsidR="005B11EB">
                <w:t>,</w:t>
              </w:r>
            </w:ins>
            <w:ins w:id="727" w:author="Claus" w:date="2018-12-18T12:08:00Z">
              <w:r>
                <w:t xml:space="preserve"> at der er en gevinst ved nyt system.</w:t>
              </w:r>
            </w:ins>
          </w:p>
          <w:p w:rsidR="00231B65" w:rsidRDefault="00231B65" w:rsidP="00625AD4">
            <w:pPr>
              <w:cnfStyle w:val="000000100000"/>
              <w:rPr>
                <w:ins w:id="728" w:author="Claus" w:date="2018-12-18T12:08:00Z"/>
              </w:rPr>
            </w:pPr>
          </w:p>
        </w:tc>
        <w:tc>
          <w:tcPr>
            <w:tcW w:w="4567" w:type="dxa"/>
          </w:tcPr>
          <w:p w:rsidR="00231B65" w:rsidRDefault="00231B65" w:rsidP="00625AD4">
            <w:pPr>
              <w:cnfStyle w:val="000000100000"/>
              <w:rPr>
                <w:ins w:id="729" w:author="Claus" w:date="2018-12-18T12:08:00Z"/>
              </w:rPr>
            </w:pPr>
            <w:ins w:id="730" w:author="Claus" w:date="2018-12-18T12:08:00Z">
              <w:r>
                <w:t>Weaknesses:</w:t>
              </w:r>
            </w:ins>
          </w:p>
          <w:p w:rsidR="00231B65" w:rsidRDefault="00231B65" w:rsidP="00625AD4">
            <w:pPr>
              <w:pStyle w:val="Listeafsnit"/>
              <w:numPr>
                <w:ilvl w:val="0"/>
                <w:numId w:val="1"/>
              </w:numPr>
              <w:cnfStyle w:val="000000100000"/>
              <w:rPr>
                <w:ins w:id="731" w:author="Claus" w:date="2018-12-18T12:08:00Z"/>
              </w:rPr>
            </w:pPr>
            <w:ins w:id="732" w:author="Claus" w:date="2018-12-18T12:08:00Z">
              <w:r>
                <w:t>Konflikt: Man kan godt lide enkeltheden i Quickbyg samtidig med at man vil have et system som potentielt kan give mere vedligehold af varer, priser mv.</w:t>
              </w:r>
            </w:ins>
          </w:p>
          <w:p w:rsidR="00231B65" w:rsidRDefault="00231B65" w:rsidP="00625AD4">
            <w:pPr>
              <w:pStyle w:val="Listeafsnit"/>
              <w:numPr>
                <w:ilvl w:val="0"/>
                <w:numId w:val="1"/>
              </w:numPr>
              <w:cnfStyle w:val="000000100000"/>
              <w:rPr>
                <w:ins w:id="733" w:author="Claus" w:date="2018-12-18T12:08:00Z"/>
              </w:rPr>
            </w:pPr>
            <w:ins w:id="734" w:author="Claus" w:date="2018-12-18T12:08:00Z">
              <w:r>
                <w:t>Der er skitseret en række udfordringer, f.eks. opdatering af varenumre, priser og tilføjelser af flere varer, men kun ytret 2 konkrete krav.</w:t>
              </w:r>
            </w:ins>
          </w:p>
          <w:p w:rsidR="00231B65" w:rsidRDefault="00231B65" w:rsidP="00625AD4">
            <w:pPr>
              <w:pStyle w:val="Listeafsnit"/>
              <w:numPr>
                <w:ilvl w:val="0"/>
                <w:numId w:val="1"/>
              </w:numPr>
              <w:cnfStyle w:val="000000100000"/>
              <w:rPr>
                <w:ins w:id="735" w:author="Claus" w:date="2018-12-18T12:08:00Z"/>
              </w:rPr>
            </w:pPr>
            <w:ins w:id="736" w:author="Claus" w:date="2018-12-18T12:08:00Z">
              <w:r>
                <w:t>Der er kun foretaget interview af 1 person, så</w:t>
              </w:r>
            </w:ins>
            <w:ins w:id="737" w:author="Claus" w:date="2018-12-19T15:41:00Z">
              <w:r w:rsidR="005B11EB">
                <w:t xml:space="preserve"> det er</w:t>
              </w:r>
            </w:ins>
            <w:ins w:id="738" w:author="Claus" w:date="2018-12-18T12:08:00Z">
              <w:r>
                <w:t xml:space="preserve"> uklart hvordan resten af organisationen forholder sig.</w:t>
              </w:r>
            </w:ins>
          </w:p>
          <w:p w:rsidR="00231B65" w:rsidRDefault="00231B65" w:rsidP="00625AD4">
            <w:pPr>
              <w:pStyle w:val="Listeafsnit"/>
              <w:numPr>
                <w:ilvl w:val="0"/>
                <w:numId w:val="1"/>
              </w:numPr>
              <w:cnfStyle w:val="000000100000"/>
              <w:rPr>
                <w:ins w:id="739" w:author="Claus" w:date="2018-12-18T12:08:00Z"/>
              </w:rPr>
            </w:pPr>
            <w:ins w:id="740" w:author="Claus" w:date="2018-12-18T12:08:00Z">
              <w:r>
                <w:t>Et tidligere projekt er skrinlagt, er man urealistisk i sine mål? Man ved hvad man har, men ved man hvad man vil?</w:t>
              </w:r>
            </w:ins>
          </w:p>
          <w:p w:rsidR="00231B65" w:rsidRDefault="00231B65" w:rsidP="00625AD4">
            <w:pPr>
              <w:cnfStyle w:val="000000100000"/>
              <w:rPr>
                <w:ins w:id="741" w:author="Claus" w:date="2018-12-18T12:08:00Z"/>
              </w:rPr>
            </w:pPr>
          </w:p>
        </w:tc>
      </w:tr>
      <w:tr w:rsidR="00231B65" w:rsidTr="00625AD4">
        <w:trPr>
          <w:ins w:id="742" w:author="Claus" w:date="2018-12-18T12:08:00Z"/>
        </w:trPr>
        <w:tc>
          <w:tcPr>
            <w:cnfStyle w:val="001000000000"/>
            <w:tcW w:w="1242" w:type="dxa"/>
          </w:tcPr>
          <w:p w:rsidR="00231B65" w:rsidRDefault="00231B65" w:rsidP="00625AD4">
            <w:pPr>
              <w:rPr>
                <w:ins w:id="743" w:author="Claus" w:date="2018-12-18T12:08:00Z"/>
              </w:rPr>
            </w:pPr>
            <w:ins w:id="744" w:author="Claus" w:date="2018-12-18T12:08:00Z">
              <w:r>
                <w:t>Eksterne</w:t>
              </w:r>
            </w:ins>
          </w:p>
        </w:tc>
        <w:tc>
          <w:tcPr>
            <w:tcW w:w="3969" w:type="dxa"/>
          </w:tcPr>
          <w:p w:rsidR="00231B65" w:rsidRDefault="00231B65" w:rsidP="00625AD4">
            <w:pPr>
              <w:cnfStyle w:val="000000000000"/>
              <w:rPr>
                <w:ins w:id="745" w:author="Claus" w:date="2018-12-18T12:08:00Z"/>
              </w:rPr>
            </w:pPr>
            <w:ins w:id="746" w:author="Claus" w:date="2018-12-18T12:08:00Z">
              <w:r>
                <w:t>Opportunities:</w:t>
              </w:r>
            </w:ins>
          </w:p>
          <w:p w:rsidR="00231B65" w:rsidRDefault="00231B65" w:rsidP="00625AD4">
            <w:pPr>
              <w:pStyle w:val="Listeafsnit"/>
              <w:numPr>
                <w:ilvl w:val="0"/>
                <w:numId w:val="1"/>
              </w:numPr>
              <w:cnfStyle w:val="000000000000"/>
              <w:rPr>
                <w:ins w:id="747" w:author="Claus" w:date="2018-12-18T12:08:00Z"/>
              </w:rPr>
            </w:pPr>
            <w:ins w:id="748" w:author="Claus" w:date="2018-12-18T12:08:00Z">
              <w:r>
                <w:t>COTS ERP-system kan evt. indfri krav hurtigt, ved få justeringer/tilføjelser?</w:t>
              </w:r>
            </w:ins>
          </w:p>
          <w:p w:rsidR="00231B65" w:rsidRDefault="00231B65" w:rsidP="00625AD4">
            <w:pPr>
              <w:cnfStyle w:val="000000000000"/>
              <w:rPr>
                <w:ins w:id="749" w:author="Claus" w:date="2018-12-18T12:08:00Z"/>
              </w:rPr>
            </w:pPr>
          </w:p>
        </w:tc>
        <w:tc>
          <w:tcPr>
            <w:tcW w:w="4567" w:type="dxa"/>
          </w:tcPr>
          <w:p w:rsidR="00231B65" w:rsidRDefault="00231B65" w:rsidP="00625AD4">
            <w:pPr>
              <w:cnfStyle w:val="000000000000"/>
              <w:rPr>
                <w:ins w:id="750" w:author="Claus" w:date="2018-12-18T12:08:00Z"/>
              </w:rPr>
            </w:pPr>
            <w:ins w:id="751" w:author="Claus" w:date="2018-12-18T12:08:00Z">
              <w:r>
                <w:t>Threats:</w:t>
              </w:r>
            </w:ins>
          </w:p>
          <w:p w:rsidR="00231B65" w:rsidRDefault="00231B65" w:rsidP="00625AD4">
            <w:pPr>
              <w:pStyle w:val="Listeafsnit"/>
              <w:numPr>
                <w:ilvl w:val="0"/>
                <w:numId w:val="1"/>
              </w:numPr>
              <w:cnfStyle w:val="000000000000"/>
              <w:rPr>
                <w:ins w:id="752" w:author="Claus" w:date="2018-12-18T12:08:00Z"/>
              </w:rPr>
            </w:pPr>
            <w:ins w:id="753" w:author="Claus" w:date="2018-12-18T12:08:00Z">
              <w:r>
                <w:t>ERP system er måske over målet/for indviklet til at medarbejderne gider bruge det.</w:t>
              </w:r>
            </w:ins>
          </w:p>
          <w:p w:rsidR="00231B65" w:rsidRDefault="00231B65" w:rsidP="00625AD4">
            <w:pPr>
              <w:pStyle w:val="Listeafsnit"/>
              <w:numPr>
                <w:ilvl w:val="0"/>
                <w:numId w:val="1"/>
              </w:numPr>
              <w:cnfStyle w:val="000000000000"/>
              <w:rPr>
                <w:ins w:id="754" w:author="Claus" w:date="2018-12-18T12:08:00Z"/>
              </w:rPr>
            </w:pPr>
            <w:ins w:id="755" w:author="Claus" w:date="2018-12-18T12:08:00Z">
              <w:r>
                <w:t>Modvillighed blandt medarbejdere kan skabe splid og skade virksomheden.</w:t>
              </w:r>
            </w:ins>
          </w:p>
          <w:p w:rsidR="00231B65" w:rsidRDefault="00231B65" w:rsidP="00625AD4">
            <w:pPr>
              <w:pStyle w:val="Listeafsnit"/>
              <w:numPr>
                <w:ilvl w:val="0"/>
                <w:numId w:val="1"/>
              </w:numPr>
              <w:cnfStyle w:val="000000000000"/>
              <w:rPr>
                <w:ins w:id="756" w:author="Claus" w:date="2018-12-18T12:08:00Z"/>
              </w:rPr>
            </w:pPr>
            <w:ins w:id="757" w:author="Claus" w:date="2018-12-18T12:08:00Z">
              <w:r>
                <w:lastRenderedPageBreak/>
                <w:t>Markedet ændres i en sådan grad, at systemet ikke kan bruges.</w:t>
              </w:r>
            </w:ins>
          </w:p>
          <w:p w:rsidR="00231B65" w:rsidRDefault="00231B65" w:rsidP="00625AD4">
            <w:pPr>
              <w:pStyle w:val="Listeafsnit"/>
              <w:numPr>
                <w:ilvl w:val="0"/>
                <w:numId w:val="1"/>
              </w:numPr>
              <w:cnfStyle w:val="000000000000"/>
              <w:rPr>
                <w:ins w:id="758" w:author="Claus" w:date="2018-12-18T12:08:00Z"/>
              </w:rPr>
            </w:pPr>
            <w:ins w:id="759" w:author="Claus" w:date="2018-12-18T12:08:00Z">
              <w:r>
                <w:t>Klimaforandringer medfører ændringer i byggeregulativer som fordrer konstruktionsændringer i carporte.</w:t>
              </w:r>
            </w:ins>
          </w:p>
          <w:p w:rsidR="00231B65" w:rsidRDefault="00231B65" w:rsidP="00625AD4">
            <w:pPr>
              <w:pStyle w:val="Listeafsnit"/>
              <w:numPr>
                <w:ilvl w:val="0"/>
                <w:numId w:val="1"/>
              </w:numPr>
              <w:cnfStyle w:val="000000000000"/>
              <w:rPr>
                <w:ins w:id="760" w:author="Claus" w:date="2018-12-18T12:08:00Z"/>
              </w:rPr>
            </w:pPr>
            <w:ins w:id="761" w:author="Claus" w:date="2018-12-18T12:08:00Z">
              <w:r>
                <w:t>Har vi egne biler i fremtiden?</w:t>
              </w:r>
            </w:ins>
          </w:p>
          <w:p w:rsidR="00231B65" w:rsidRDefault="00231B65" w:rsidP="00625AD4">
            <w:pPr>
              <w:cnfStyle w:val="000000000000"/>
              <w:rPr>
                <w:ins w:id="762" w:author="Claus" w:date="2018-12-18T12:08:00Z"/>
              </w:rPr>
            </w:pPr>
          </w:p>
        </w:tc>
      </w:tr>
    </w:tbl>
    <w:p w:rsidR="00231B65" w:rsidRDefault="00231B65" w:rsidP="00231B65">
      <w:pPr>
        <w:rPr>
          <w:ins w:id="763" w:author="Claus" w:date="2018-12-18T12:08:00Z"/>
        </w:rPr>
      </w:pPr>
    </w:p>
    <w:tbl>
      <w:tblPr>
        <w:tblStyle w:val="Mediumgitter3-fremhvningsfarve3"/>
        <w:tblW w:w="0" w:type="auto"/>
        <w:tblLook w:val="04A0"/>
      </w:tblPr>
      <w:tblGrid>
        <w:gridCol w:w="1273"/>
        <w:gridCol w:w="3938"/>
        <w:gridCol w:w="4567"/>
      </w:tblGrid>
      <w:tr w:rsidR="00231B65" w:rsidTr="00625AD4">
        <w:trPr>
          <w:cnfStyle w:val="100000000000"/>
          <w:ins w:id="764" w:author="Claus" w:date="2018-12-18T12:08:00Z"/>
        </w:trPr>
        <w:tc>
          <w:tcPr>
            <w:cnfStyle w:val="001000000000"/>
            <w:tcW w:w="1273" w:type="dxa"/>
          </w:tcPr>
          <w:p w:rsidR="00231B65" w:rsidRPr="008E2FB2" w:rsidRDefault="00C30EE6" w:rsidP="00625AD4">
            <w:pPr>
              <w:jc w:val="center"/>
              <w:rPr>
                <w:ins w:id="765" w:author="Claus" w:date="2018-12-18T12:08:00Z"/>
                <w:rFonts w:ascii="Courier New" w:hAnsi="Courier New" w:cs="Courier New"/>
                <w:b w:val="0"/>
              </w:rPr>
            </w:pPr>
            <w:ins w:id="766" w:author="Claus" w:date="2018-12-19T12:27:00Z">
              <w:r>
                <w:rPr>
                  <w:rFonts w:ascii="Courier New" w:hAnsi="Courier New" w:cs="Courier New"/>
                  <w:b w:val="0"/>
                </w:rPr>
                <w:t>JC</w:t>
              </w:r>
            </w:ins>
          </w:p>
        </w:tc>
        <w:tc>
          <w:tcPr>
            <w:tcW w:w="3938" w:type="dxa"/>
          </w:tcPr>
          <w:p w:rsidR="00231B65" w:rsidRDefault="00231B65" w:rsidP="00625AD4">
            <w:pPr>
              <w:cnfStyle w:val="100000000000"/>
              <w:rPr>
                <w:ins w:id="767" w:author="Claus" w:date="2018-12-18T12:08:00Z"/>
              </w:rPr>
            </w:pPr>
            <w:ins w:id="768" w:author="Claus" w:date="2018-12-18T12:08:00Z">
              <w:r>
                <w:t>Positive</w:t>
              </w:r>
            </w:ins>
          </w:p>
        </w:tc>
        <w:tc>
          <w:tcPr>
            <w:tcW w:w="4567" w:type="dxa"/>
          </w:tcPr>
          <w:p w:rsidR="00231B65" w:rsidRDefault="00231B65" w:rsidP="00625AD4">
            <w:pPr>
              <w:cnfStyle w:val="100000000000"/>
              <w:rPr>
                <w:ins w:id="769" w:author="Claus" w:date="2018-12-18T12:08:00Z"/>
              </w:rPr>
            </w:pPr>
            <w:ins w:id="770" w:author="Claus" w:date="2018-12-18T12:08:00Z">
              <w:r>
                <w:t>Negative</w:t>
              </w:r>
            </w:ins>
          </w:p>
        </w:tc>
      </w:tr>
      <w:tr w:rsidR="00231B65" w:rsidTr="00625AD4">
        <w:trPr>
          <w:cnfStyle w:val="000000100000"/>
          <w:ins w:id="771" w:author="Claus" w:date="2018-12-18T12:08:00Z"/>
        </w:trPr>
        <w:tc>
          <w:tcPr>
            <w:cnfStyle w:val="001000000000"/>
            <w:tcW w:w="1273" w:type="dxa"/>
          </w:tcPr>
          <w:p w:rsidR="00231B65" w:rsidRDefault="00231B65" w:rsidP="00625AD4">
            <w:pPr>
              <w:rPr>
                <w:ins w:id="772" w:author="Claus" w:date="2018-12-18T12:08:00Z"/>
              </w:rPr>
            </w:pPr>
            <w:ins w:id="773" w:author="Claus" w:date="2018-12-18T12:08:00Z">
              <w:r>
                <w:t>Interne</w:t>
              </w:r>
            </w:ins>
          </w:p>
        </w:tc>
        <w:tc>
          <w:tcPr>
            <w:tcW w:w="3938" w:type="dxa"/>
          </w:tcPr>
          <w:p w:rsidR="00231B65" w:rsidRDefault="00231B65" w:rsidP="00625AD4">
            <w:pPr>
              <w:cnfStyle w:val="000000100000"/>
              <w:rPr>
                <w:ins w:id="774" w:author="Claus" w:date="2018-12-18T12:08:00Z"/>
              </w:rPr>
            </w:pPr>
            <w:ins w:id="775" w:author="Claus" w:date="2018-12-18T12:08:00Z">
              <w:r>
                <w:t>Strengths:</w:t>
              </w:r>
            </w:ins>
          </w:p>
          <w:p w:rsidR="00231B65" w:rsidRDefault="00231B65" w:rsidP="00625AD4">
            <w:pPr>
              <w:pStyle w:val="Listeafsnit"/>
              <w:numPr>
                <w:ilvl w:val="0"/>
                <w:numId w:val="1"/>
              </w:numPr>
              <w:cnfStyle w:val="000000100000"/>
              <w:rPr>
                <w:ins w:id="776" w:author="Claus" w:date="2018-12-18T12:08:00Z"/>
              </w:rPr>
            </w:pPr>
            <w:ins w:id="777" w:author="Claus" w:date="2018-12-18T12:08:00Z">
              <w:r>
                <w:t>Lille team med korte beslutningsveje.</w:t>
              </w:r>
            </w:ins>
          </w:p>
          <w:p w:rsidR="00231B65" w:rsidRDefault="00231B65" w:rsidP="00625AD4">
            <w:pPr>
              <w:pStyle w:val="Listeafsnit"/>
              <w:numPr>
                <w:ilvl w:val="0"/>
                <w:numId w:val="1"/>
              </w:numPr>
              <w:cnfStyle w:val="000000100000"/>
              <w:rPr>
                <w:ins w:id="778" w:author="Claus" w:date="2018-12-18T12:08:00Z"/>
              </w:rPr>
            </w:pPr>
            <w:ins w:id="779" w:author="Claus" w:date="2018-12-18T12:08:00Z">
              <w:r>
                <w:t>Dedikerede og debatlystne teammedlemmer med en del erfaring.</w:t>
              </w:r>
            </w:ins>
          </w:p>
          <w:p w:rsidR="00231B65" w:rsidRDefault="00231B65" w:rsidP="00625AD4">
            <w:pPr>
              <w:pStyle w:val="Listeafsnit"/>
              <w:numPr>
                <w:ilvl w:val="0"/>
                <w:numId w:val="1"/>
              </w:numPr>
              <w:cnfStyle w:val="000000100000"/>
              <w:rPr>
                <w:ins w:id="780" w:author="Claus" w:date="2018-12-18T12:08:00Z"/>
              </w:rPr>
            </w:pPr>
            <w:ins w:id="781" w:author="Claus" w:date="2018-12-18T12:08:00Z">
              <w:r>
                <w:t>Kan både levere backend, frontend og designe GUI.</w:t>
              </w:r>
            </w:ins>
          </w:p>
          <w:p w:rsidR="00231B65" w:rsidRDefault="00231B65" w:rsidP="00625AD4">
            <w:pPr>
              <w:pStyle w:val="Listeafsnit"/>
              <w:numPr>
                <w:ilvl w:val="0"/>
                <w:numId w:val="1"/>
              </w:numPr>
              <w:cnfStyle w:val="000000100000"/>
              <w:rPr>
                <w:ins w:id="782" w:author="Claus" w:date="2018-12-18T12:08:00Z"/>
              </w:rPr>
            </w:pPr>
            <w:ins w:id="783" w:author="Claus" w:date="2018-12-18T12:08:00Z">
              <w:r>
                <w:t>Er klar over udfordringerne med at være få og er lykkedes fint med tidligere projekter.</w:t>
              </w:r>
            </w:ins>
          </w:p>
          <w:p w:rsidR="00231B65" w:rsidRDefault="00231B65" w:rsidP="00625AD4">
            <w:pPr>
              <w:cnfStyle w:val="000000100000"/>
              <w:rPr>
                <w:ins w:id="784" w:author="Claus" w:date="2018-12-18T12:08:00Z"/>
              </w:rPr>
            </w:pPr>
          </w:p>
        </w:tc>
        <w:tc>
          <w:tcPr>
            <w:tcW w:w="4567" w:type="dxa"/>
          </w:tcPr>
          <w:p w:rsidR="00231B65" w:rsidRDefault="00231B65" w:rsidP="00625AD4">
            <w:pPr>
              <w:cnfStyle w:val="000000100000"/>
              <w:rPr>
                <w:ins w:id="785" w:author="Claus" w:date="2018-12-18T12:08:00Z"/>
              </w:rPr>
            </w:pPr>
            <w:ins w:id="786" w:author="Claus" w:date="2018-12-18T12:08:00Z">
              <w:r>
                <w:t>Weaknesses:</w:t>
              </w:r>
            </w:ins>
          </w:p>
          <w:p w:rsidR="00231B65" w:rsidRDefault="00231B65" w:rsidP="00625AD4">
            <w:pPr>
              <w:pStyle w:val="Listeafsnit"/>
              <w:numPr>
                <w:ilvl w:val="0"/>
                <w:numId w:val="1"/>
              </w:numPr>
              <w:cnfStyle w:val="000000100000"/>
              <w:rPr>
                <w:ins w:id="787" w:author="Claus" w:date="2018-12-18T12:08:00Z"/>
              </w:rPr>
            </w:pPr>
            <w:ins w:id="788" w:author="Claus" w:date="2018-12-18T12:08:00Z">
              <w:r>
                <w:t>Få teammedlemmer kan give unuanceret billede af problemområdet og dermed løsning.</w:t>
              </w:r>
            </w:ins>
          </w:p>
          <w:p w:rsidR="00231B65" w:rsidRDefault="00231B65" w:rsidP="00625AD4">
            <w:pPr>
              <w:pStyle w:val="Listeafsnit"/>
              <w:numPr>
                <w:ilvl w:val="0"/>
                <w:numId w:val="1"/>
              </w:numPr>
              <w:cnfStyle w:val="000000100000"/>
              <w:rPr>
                <w:ins w:id="789" w:author="Claus" w:date="2018-12-18T12:08:00Z"/>
              </w:rPr>
            </w:pPr>
            <w:ins w:id="790" w:author="Claus" w:date="2018-12-18T12:08:00Z">
              <w:r>
                <w:t>Svært at gennemføre flertalsbeslutninger ved uenighed.</w:t>
              </w:r>
            </w:ins>
          </w:p>
        </w:tc>
      </w:tr>
      <w:tr w:rsidR="00231B65" w:rsidTr="00625AD4">
        <w:trPr>
          <w:ins w:id="791" w:author="Claus" w:date="2018-12-18T12:08:00Z"/>
        </w:trPr>
        <w:tc>
          <w:tcPr>
            <w:cnfStyle w:val="001000000000"/>
            <w:tcW w:w="1273" w:type="dxa"/>
          </w:tcPr>
          <w:p w:rsidR="00231B65" w:rsidRDefault="00231B65" w:rsidP="00625AD4">
            <w:pPr>
              <w:rPr>
                <w:ins w:id="792" w:author="Claus" w:date="2018-12-18T12:08:00Z"/>
              </w:rPr>
            </w:pPr>
            <w:ins w:id="793" w:author="Claus" w:date="2018-12-18T12:08:00Z">
              <w:r>
                <w:t>Eksterne</w:t>
              </w:r>
            </w:ins>
          </w:p>
        </w:tc>
        <w:tc>
          <w:tcPr>
            <w:tcW w:w="3938" w:type="dxa"/>
          </w:tcPr>
          <w:p w:rsidR="00231B65" w:rsidRDefault="00231B65" w:rsidP="00625AD4">
            <w:pPr>
              <w:cnfStyle w:val="000000000000"/>
              <w:rPr>
                <w:ins w:id="794" w:author="Claus" w:date="2018-12-18T12:08:00Z"/>
              </w:rPr>
            </w:pPr>
            <w:ins w:id="795" w:author="Claus" w:date="2018-12-18T12:08:00Z">
              <w:r>
                <w:t>Opportunities:</w:t>
              </w:r>
            </w:ins>
          </w:p>
          <w:p w:rsidR="00231B65" w:rsidRDefault="00231B65" w:rsidP="00625AD4">
            <w:pPr>
              <w:pStyle w:val="Listeafsnit"/>
              <w:numPr>
                <w:ilvl w:val="0"/>
                <w:numId w:val="1"/>
              </w:numPr>
              <w:cnfStyle w:val="000000000000"/>
              <w:rPr>
                <w:ins w:id="796" w:author="Claus" w:date="2018-12-18T12:08:00Z"/>
              </w:rPr>
            </w:pPr>
            <w:ins w:id="797" w:author="Claus" w:date="2018-12-18T12:08:00Z">
              <w:r>
                <w:t>Flere teammedlemmer ville bidrage til mere nuancerede diskussioner og større sikkerhed i gennemførsel af opgaver.</w:t>
              </w:r>
            </w:ins>
          </w:p>
          <w:p w:rsidR="00231B65" w:rsidRDefault="00231B65" w:rsidP="00625AD4">
            <w:pPr>
              <w:ind w:left="360"/>
              <w:cnfStyle w:val="000000000000"/>
              <w:rPr>
                <w:ins w:id="798" w:author="Claus" w:date="2018-12-18T12:08:00Z"/>
              </w:rPr>
            </w:pPr>
          </w:p>
        </w:tc>
        <w:tc>
          <w:tcPr>
            <w:tcW w:w="4567" w:type="dxa"/>
          </w:tcPr>
          <w:p w:rsidR="00231B65" w:rsidRDefault="00231B65" w:rsidP="00625AD4">
            <w:pPr>
              <w:cnfStyle w:val="000000000000"/>
              <w:rPr>
                <w:ins w:id="799" w:author="Claus" w:date="2018-12-18T12:08:00Z"/>
              </w:rPr>
            </w:pPr>
            <w:ins w:id="800" w:author="Claus" w:date="2018-12-18T12:08:00Z">
              <w:r>
                <w:t>Threats:</w:t>
              </w:r>
            </w:ins>
          </w:p>
          <w:p w:rsidR="00231B65" w:rsidRDefault="00231B65" w:rsidP="00625AD4">
            <w:pPr>
              <w:pStyle w:val="Listeafsnit"/>
              <w:numPr>
                <w:ilvl w:val="0"/>
                <w:numId w:val="1"/>
              </w:numPr>
              <w:cnfStyle w:val="000000000000"/>
              <w:rPr>
                <w:ins w:id="801" w:author="Claus" w:date="2018-12-18T12:08:00Z"/>
              </w:rPr>
            </w:pPr>
            <w:ins w:id="802" w:author="Claus" w:date="2018-12-18T12:08:00Z">
              <w:r>
                <w:t>Uenighed bliver så alvorlig at teamet splittes op.</w:t>
              </w:r>
            </w:ins>
          </w:p>
          <w:p w:rsidR="00231B65" w:rsidRDefault="00231B65" w:rsidP="00625AD4">
            <w:pPr>
              <w:pStyle w:val="Listeafsnit"/>
              <w:numPr>
                <w:ilvl w:val="0"/>
                <w:numId w:val="1"/>
              </w:numPr>
              <w:cnfStyle w:val="000000000000"/>
              <w:rPr>
                <w:ins w:id="803" w:author="Claus" w:date="2018-12-18T12:08:00Z"/>
              </w:rPr>
            </w:pPr>
            <w:ins w:id="804" w:author="Claus" w:date="2018-12-18T12:08:00Z">
              <w:r>
                <w:t>Sygdom kan hurtigt forsinke projektet.</w:t>
              </w:r>
            </w:ins>
          </w:p>
        </w:tc>
      </w:tr>
    </w:tbl>
    <w:p w:rsidR="00231B65" w:rsidRDefault="00231B65" w:rsidP="00231B65">
      <w:pPr>
        <w:pStyle w:val="Overskrift1"/>
        <w:rPr>
          <w:ins w:id="805" w:author="Claus" w:date="2018-12-18T12:08:00Z"/>
        </w:rPr>
      </w:pPr>
      <w:bookmarkStart w:id="806" w:name="_Toc533018467"/>
      <w:ins w:id="807" w:author="Claus" w:date="2018-12-18T12:08:00Z">
        <w:r>
          <w:t>Formål</w:t>
        </w:r>
        <w:bookmarkEnd w:id="806"/>
      </w:ins>
    </w:p>
    <w:p w:rsidR="00231B65" w:rsidRDefault="00231B65" w:rsidP="00231B65">
      <w:pPr>
        <w:rPr>
          <w:ins w:id="808" w:author="Claus" w:date="2018-12-18T12:08:00Z"/>
        </w:rPr>
      </w:pPr>
      <w:ins w:id="809" w:author="Claus" w:date="2018-12-18T12:08:00Z">
        <w:r>
          <w:t xml:space="preserve">At give kunden bedre mulighed for at kunne visualisere sin carport. </w:t>
        </w:r>
      </w:ins>
      <w:ins w:id="810" w:author="Claus" w:date="2018-12-19T12:28:00Z">
        <w:r w:rsidR="00FE1FA5">
          <w:br/>
        </w:r>
      </w:ins>
      <w:ins w:id="811" w:author="Claus" w:date="2018-12-18T12:08:00Z">
        <w:r>
          <w:t>Bedre integration af forespørgselsdata i tilbudsberegneren.</w:t>
        </w:r>
      </w:ins>
      <w:ins w:id="812" w:author="Claus" w:date="2018-12-19T12:28:00Z">
        <w:r w:rsidR="00FE1FA5">
          <w:br/>
        </w:r>
      </w:ins>
      <w:ins w:id="813" w:author="Claus" w:date="2018-12-18T12:08:00Z">
        <w:r>
          <w:t>At sikre systemets drift på tværs af medarbejdere.</w:t>
        </w:r>
      </w:ins>
      <w:ins w:id="814" w:author="Claus" w:date="2018-12-19T12:28:00Z">
        <w:r w:rsidR="00FE1FA5">
          <w:br/>
        </w:r>
      </w:ins>
      <w:ins w:id="815" w:author="Claus" w:date="2018-12-18T12:08:00Z">
        <w:r>
          <w:t>At defragmentere systemet så det er et samlet hele.</w:t>
        </w:r>
      </w:ins>
    </w:p>
    <w:p w:rsidR="00231B65" w:rsidRDefault="00231B65" w:rsidP="00231B65">
      <w:pPr>
        <w:pStyle w:val="Overskrift1"/>
        <w:rPr>
          <w:ins w:id="816" w:author="Claus" w:date="2018-12-18T12:08:00Z"/>
        </w:rPr>
      </w:pPr>
      <w:bookmarkStart w:id="817" w:name="_Toc533018468"/>
      <w:ins w:id="818" w:author="Claus" w:date="2018-12-18T12:08:00Z">
        <w:r>
          <w:t>Mål</w:t>
        </w:r>
        <w:bookmarkEnd w:id="817"/>
      </w:ins>
    </w:p>
    <w:p w:rsidR="001F2209" w:rsidRDefault="00231B65" w:rsidP="00611612">
      <w:pPr>
        <w:rPr>
          <w:ins w:id="819" w:author="Claus" w:date="2018-12-19T20:19:00Z"/>
        </w:rPr>
      </w:pPr>
      <w:ins w:id="820" w:author="Claus" w:date="2018-12-18T12:08:00Z">
        <w:r>
          <w:t>På alle forespørgsler er det muligt at vælge beklædning og tagbelægning.</w:t>
        </w:r>
      </w:ins>
      <w:ins w:id="821" w:author="Claus" w:date="2018-12-19T12:28:00Z">
        <w:r w:rsidR="00FE1FA5">
          <w:br/>
        </w:r>
      </w:ins>
      <w:ins w:id="822" w:author="Claus" w:date="2018-12-18T12:08:00Z">
        <w:r>
          <w:t>På alle ’vis carport’ sider vises 3D tegning med korrekte farver, belægninger og beklædninger.</w:t>
        </w:r>
      </w:ins>
      <w:ins w:id="823" w:author="Claus" w:date="2018-12-19T12:28:00Z">
        <w:r w:rsidR="00FE1FA5">
          <w:br/>
        </w:r>
      </w:ins>
      <w:ins w:id="824" w:author="Claus" w:date="2018-12-18T12:08:00Z">
        <w:r>
          <w:t>Alle forespørgsler gemmes på en måde, så behovet for gentagne indtastninger fjernes.</w:t>
        </w:r>
      </w:ins>
      <w:ins w:id="825" w:author="Claus" w:date="2018-12-19T12:29:00Z">
        <w:r w:rsidR="00FE1FA5">
          <w:br/>
        </w:r>
      </w:ins>
      <w:ins w:id="826" w:author="Claus" w:date="2018-12-18T12:08:00Z">
        <w:r>
          <w:t>Alle systemets brugerkonti sikres således</w:t>
        </w:r>
      </w:ins>
      <w:ins w:id="827" w:author="Claus" w:date="2018-12-19T15:45:00Z">
        <w:r w:rsidR="005B11EB">
          <w:t>,</w:t>
        </w:r>
      </w:ins>
      <w:ins w:id="828" w:author="Claus" w:date="2018-12-18T12:08:00Z">
        <w:r>
          <w:t xml:space="preserve"> at de kan nulstilles</w:t>
        </w:r>
      </w:ins>
      <w:ins w:id="829" w:author="Claus" w:date="2018-12-19T15:45:00Z">
        <w:r w:rsidR="005B11EB">
          <w:t>.</w:t>
        </w:r>
      </w:ins>
      <w:ins w:id="830" w:author="Claus" w:date="2018-12-19T12:29:00Z">
        <w:r w:rsidR="00FE1FA5">
          <w:br/>
        </w:r>
      </w:ins>
      <w:ins w:id="831" w:author="Claus" w:date="2018-12-18T12:08:00Z">
        <w:r>
          <w:t>Alle data vedr. carporte skal komme samme sted fra, så anomalier, f.eks. ift. varenumre, undgås.</w:t>
        </w:r>
      </w:ins>
    </w:p>
    <w:p w:rsidR="00A306AD" w:rsidRDefault="00A306AD" w:rsidP="00611612">
      <w:pPr>
        <w:rPr>
          <w:ins w:id="832" w:author="Claus" w:date="2018-12-19T20:19:00Z"/>
        </w:rPr>
      </w:pPr>
    </w:p>
    <w:p w:rsidR="00A306AD" w:rsidRDefault="00A306AD" w:rsidP="00611612">
      <w:pPr>
        <w:rPr>
          <w:ins w:id="833" w:author="Claus" w:date="2018-12-13T20:55:00Z"/>
        </w:rPr>
      </w:pPr>
    </w:p>
    <w:p w:rsidR="00F52F59" w:rsidDel="001F2209" w:rsidRDefault="00F52F59" w:rsidP="00A306AD">
      <w:pPr>
        <w:pStyle w:val="Overskrift1"/>
        <w:rPr>
          <w:del w:id="834" w:author="Claus" w:date="2018-12-13T20:56:00Z"/>
        </w:rPr>
        <w:pPrChange w:id="835" w:author="Claus" w:date="2018-12-19T20:19:00Z">
          <w:pPr/>
        </w:pPrChange>
      </w:pPr>
      <w:del w:id="836" w:author="Claus" w:date="2018-12-13T20:55:00Z">
        <w:r w:rsidDel="001F2209">
          <w:lastRenderedPageBreak/>
          <w:delText xml:space="preserve">Softwarens datagrundlag skal være robust, dvs. kunne aktualiseres, så varenumre, priser osv. er korrekte. </w:delText>
        </w:r>
      </w:del>
      <w:del w:id="837" w:author="Claus" w:date="2018-12-13T20:56:00Z">
        <w:r w:rsidDel="001F2209">
          <w:delText>Softwaren skal give kunden mulighed for valg af tagtyper, beklædning samt at kunne visualisere sit design.</w:delText>
        </w:r>
        <w:bookmarkStart w:id="838" w:name="_Toc533016057"/>
        <w:bookmarkStart w:id="839" w:name="_Toc533016506"/>
        <w:bookmarkStart w:id="840" w:name="_Toc533016769"/>
        <w:bookmarkStart w:id="841" w:name="_Toc533017019"/>
        <w:bookmarkStart w:id="842" w:name="_Toc533018469"/>
        <w:bookmarkEnd w:id="838"/>
        <w:bookmarkEnd w:id="839"/>
        <w:bookmarkEnd w:id="840"/>
        <w:bookmarkEnd w:id="841"/>
        <w:bookmarkEnd w:id="842"/>
      </w:del>
    </w:p>
    <w:p w:rsidR="007B1C18" w:rsidRDefault="007B1C18" w:rsidP="00A306AD">
      <w:pPr>
        <w:pStyle w:val="Overskrift1"/>
        <w:pPrChange w:id="843" w:author="Claus" w:date="2018-12-19T20:19:00Z">
          <w:pPr>
            <w:pStyle w:val="Overskrift2"/>
          </w:pPr>
        </w:pPrChange>
      </w:pPr>
      <w:bookmarkStart w:id="844" w:name="_Toc533018470"/>
      <w:r>
        <w:t>Teknologivalg</w:t>
      </w:r>
      <w:bookmarkEnd w:id="844"/>
    </w:p>
    <w:p w:rsidR="00132F63" w:rsidRDefault="00B37393">
      <w:pPr>
        <w:pStyle w:val="NormalWeb"/>
        <w:numPr>
          <w:ilvl w:val="0"/>
          <w:numId w:val="1"/>
        </w:numPr>
        <w:spacing w:before="0" w:beforeAutospacing="0" w:after="0" w:afterAutospacing="0"/>
        <w:rPr>
          <w:ins w:id="845" w:author="Claus" w:date="2018-12-19T17:16:00Z"/>
          <w:rFonts w:asciiTheme="minorHAnsi" w:hAnsiTheme="minorHAnsi" w:cstheme="minorHAnsi"/>
          <w:sz w:val="22"/>
          <w:szCs w:val="22"/>
          <w:rPrChange w:id="846" w:author="Claus" w:date="2018-12-19T17:17:00Z">
            <w:rPr>
              <w:ins w:id="847" w:author="Claus" w:date="2018-12-19T17:16:00Z"/>
            </w:rPr>
          </w:rPrChange>
        </w:rPr>
        <w:pPrChange w:id="848" w:author="Claus" w:date="2018-12-19T17:16:00Z">
          <w:pPr>
            <w:pStyle w:val="NormalWeb"/>
            <w:spacing w:before="0" w:beforeAutospacing="0" w:after="0" w:afterAutospacing="0"/>
          </w:pPr>
        </w:pPrChange>
      </w:pPr>
      <w:ins w:id="849" w:author="Claus" w:date="2018-12-19T16:56:00Z">
        <w:r w:rsidRPr="00B37393">
          <w:rPr>
            <w:rFonts w:asciiTheme="minorHAnsi" w:hAnsiTheme="minorHAnsi" w:cstheme="minorHAnsi"/>
            <w:sz w:val="22"/>
            <w:szCs w:val="22"/>
            <w:rPrChange w:id="850" w:author="Claus" w:date="2018-12-19T17:17:00Z">
              <w:rPr/>
            </w:rPrChange>
          </w:rPr>
          <w:t>NetBeans IDE 8.2 (Build 201609300101) opdateret til Patch 2</w:t>
        </w:r>
      </w:ins>
    </w:p>
    <w:p w:rsidR="00132F63" w:rsidRDefault="00B37393">
      <w:pPr>
        <w:pStyle w:val="NormalWeb"/>
        <w:numPr>
          <w:ilvl w:val="0"/>
          <w:numId w:val="1"/>
        </w:numPr>
        <w:spacing w:before="0" w:beforeAutospacing="0" w:after="0" w:afterAutospacing="0"/>
        <w:rPr>
          <w:ins w:id="851" w:author="Claus" w:date="2018-12-19T17:16:00Z"/>
          <w:rFonts w:asciiTheme="minorHAnsi" w:hAnsiTheme="minorHAnsi" w:cstheme="minorHAnsi"/>
          <w:sz w:val="22"/>
          <w:szCs w:val="22"/>
          <w:rPrChange w:id="852" w:author="Claus" w:date="2018-12-19T17:17:00Z">
            <w:rPr>
              <w:ins w:id="853" w:author="Claus" w:date="2018-12-19T17:16:00Z"/>
            </w:rPr>
          </w:rPrChange>
        </w:rPr>
        <w:pPrChange w:id="854" w:author="Claus" w:date="2018-12-19T17:16:00Z">
          <w:pPr>
            <w:pStyle w:val="NormalWeb"/>
            <w:spacing w:before="0" w:beforeAutospacing="0" w:after="0" w:afterAutospacing="0"/>
          </w:pPr>
        </w:pPrChange>
      </w:pPr>
      <w:ins w:id="855" w:author="Claus" w:date="2018-12-19T16:57:00Z">
        <w:r w:rsidRPr="00B37393">
          <w:rPr>
            <w:rFonts w:asciiTheme="minorHAnsi" w:hAnsiTheme="minorHAnsi" w:cstheme="minorHAnsi"/>
            <w:bCs/>
            <w:sz w:val="22"/>
            <w:szCs w:val="22"/>
            <w:rPrChange w:id="856" w:author="Claus" w:date="2018-12-19T17:17:00Z">
              <w:rPr>
                <w:b/>
                <w:bCs/>
              </w:rPr>
            </w:rPrChange>
          </w:rPr>
          <w:t>Java:</w:t>
        </w:r>
        <w:r w:rsidRPr="00B37393">
          <w:rPr>
            <w:rFonts w:asciiTheme="minorHAnsi" w:hAnsiTheme="minorHAnsi" w:cstheme="minorHAnsi"/>
            <w:sz w:val="22"/>
            <w:szCs w:val="22"/>
            <w:rPrChange w:id="857" w:author="Claus" w:date="2018-12-19T17:17:00Z">
              <w:rPr/>
            </w:rPrChange>
          </w:rPr>
          <w:t xml:space="preserve"> 1.8.0_192 </w:t>
        </w:r>
      </w:ins>
    </w:p>
    <w:p w:rsidR="00132F63" w:rsidRDefault="00B37393">
      <w:pPr>
        <w:pStyle w:val="NormalWeb"/>
        <w:numPr>
          <w:ilvl w:val="0"/>
          <w:numId w:val="1"/>
        </w:numPr>
        <w:spacing w:before="0" w:beforeAutospacing="0" w:after="0" w:afterAutospacing="0"/>
        <w:rPr>
          <w:ins w:id="858" w:author="Claus" w:date="2018-12-19T17:16:00Z"/>
          <w:rFonts w:asciiTheme="minorHAnsi" w:hAnsiTheme="minorHAnsi" w:cstheme="minorHAnsi"/>
          <w:sz w:val="22"/>
          <w:szCs w:val="22"/>
          <w:rPrChange w:id="859" w:author="Claus" w:date="2018-12-19T17:17:00Z">
            <w:rPr>
              <w:ins w:id="860" w:author="Claus" w:date="2018-12-19T17:16:00Z"/>
            </w:rPr>
          </w:rPrChange>
        </w:rPr>
        <w:pPrChange w:id="861" w:author="Claus" w:date="2018-12-19T17:16:00Z">
          <w:pPr>
            <w:pStyle w:val="NormalWeb"/>
            <w:spacing w:before="0" w:beforeAutospacing="0" w:after="0" w:afterAutospacing="0"/>
          </w:pPr>
        </w:pPrChange>
      </w:pPr>
      <w:ins w:id="862" w:author="Claus" w:date="2018-12-19T16:58:00Z">
        <w:r w:rsidRPr="00B37393">
          <w:rPr>
            <w:rFonts w:asciiTheme="minorHAnsi" w:hAnsiTheme="minorHAnsi" w:cstheme="minorHAnsi"/>
            <w:bCs/>
            <w:sz w:val="22"/>
            <w:szCs w:val="22"/>
            <w:rPrChange w:id="863" w:author="Claus" w:date="2018-12-19T17:17:00Z">
              <w:rPr>
                <w:b/>
                <w:bCs/>
              </w:rPr>
            </w:rPrChange>
          </w:rPr>
          <w:t>Runtime:</w:t>
        </w:r>
        <w:r w:rsidRPr="00B37393">
          <w:rPr>
            <w:rFonts w:asciiTheme="minorHAnsi" w:hAnsiTheme="minorHAnsi" w:cstheme="minorHAnsi"/>
            <w:sz w:val="22"/>
            <w:szCs w:val="22"/>
            <w:rPrChange w:id="864" w:author="Claus" w:date="2018-12-19T17:17:00Z">
              <w:rPr/>
            </w:rPrChange>
          </w:rPr>
          <w:t xml:space="preserve"> Java(TM) SE Runtime Environment 1.8.0_192-b12 </w:t>
        </w:r>
      </w:ins>
    </w:p>
    <w:p w:rsidR="00132F63" w:rsidRDefault="00B37393">
      <w:pPr>
        <w:pStyle w:val="NormalWeb"/>
        <w:numPr>
          <w:ilvl w:val="0"/>
          <w:numId w:val="1"/>
        </w:numPr>
        <w:spacing w:before="0" w:beforeAutospacing="0" w:after="0" w:afterAutospacing="0"/>
        <w:rPr>
          <w:ins w:id="865" w:author="Claus" w:date="2018-12-19T17:16:00Z"/>
          <w:rFonts w:asciiTheme="minorHAnsi" w:hAnsiTheme="minorHAnsi" w:cstheme="minorHAnsi"/>
          <w:sz w:val="22"/>
          <w:szCs w:val="22"/>
          <w:rPrChange w:id="866" w:author="Claus" w:date="2018-12-19T17:17:00Z">
            <w:rPr>
              <w:ins w:id="867" w:author="Claus" w:date="2018-12-19T17:16:00Z"/>
            </w:rPr>
          </w:rPrChange>
        </w:rPr>
        <w:pPrChange w:id="868" w:author="Claus" w:date="2018-12-19T17:16:00Z">
          <w:pPr>
            <w:pStyle w:val="NormalWeb"/>
            <w:spacing w:before="0" w:beforeAutospacing="0" w:after="0" w:afterAutospacing="0"/>
          </w:pPr>
        </w:pPrChange>
      </w:pPr>
      <w:ins w:id="869" w:author="Claus" w:date="2018-12-19T17:12:00Z">
        <w:r w:rsidRPr="00B37393">
          <w:rPr>
            <w:rFonts w:asciiTheme="minorHAnsi" w:hAnsiTheme="minorHAnsi" w:cstheme="minorHAnsi"/>
            <w:sz w:val="22"/>
            <w:szCs w:val="22"/>
            <w:rPrChange w:id="870" w:author="Claus" w:date="2018-12-19T17:17:00Z">
              <w:rPr/>
            </w:rPrChange>
          </w:rPr>
          <w:t>JDBC (bundle ver. 8.0.12)</w:t>
        </w:r>
      </w:ins>
    </w:p>
    <w:p w:rsidR="00132F63" w:rsidRDefault="00B37393">
      <w:pPr>
        <w:pStyle w:val="NormalWeb"/>
        <w:numPr>
          <w:ilvl w:val="0"/>
          <w:numId w:val="1"/>
        </w:numPr>
        <w:spacing w:before="0" w:beforeAutospacing="0" w:after="0" w:afterAutospacing="0"/>
        <w:rPr>
          <w:ins w:id="871" w:author="Claus" w:date="2018-12-19T17:17:00Z"/>
          <w:rFonts w:asciiTheme="minorHAnsi" w:hAnsiTheme="minorHAnsi" w:cstheme="minorHAnsi"/>
          <w:sz w:val="22"/>
          <w:szCs w:val="22"/>
        </w:rPr>
        <w:pPrChange w:id="872" w:author="Claus" w:date="2018-12-19T17:16:00Z">
          <w:pPr>
            <w:pStyle w:val="NormalWeb"/>
            <w:spacing w:before="0" w:beforeAutospacing="0" w:after="0" w:afterAutospacing="0"/>
          </w:pPr>
        </w:pPrChange>
      </w:pPr>
      <w:ins w:id="873" w:author="Claus" w:date="2018-12-19T17:14:00Z">
        <w:r w:rsidRPr="00B37393">
          <w:rPr>
            <w:rFonts w:asciiTheme="minorHAnsi" w:hAnsiTheme="minorHAnsi" w:cstheme="minorHAnsi"/>
            <w:sz w:val="22"/>
            <w:szCs w:val="22"/>
            <w:rPrChange w:id="874" w:author="Claus" w:date="2018-12-19T17:17:00Z">
              <w:rPr/>
            </w:rPrChange>
          </w:rPr>
          <w:t>MySQL Workbench 8.0</w:t>
        </w:r>
      </w:ins>
    </w:p>
    <w:p w:rsidR="00132F63" w:rsidRDefault="002A4186">
      <w:pPr>
        <w:pStyle w:val="NormalWeb"/>
        <w:numPr>
          <w:ilvl w:val="0"/>
          <w:numId w:val="1"/>
        </w:numPr>
        <w:spacing w:before="0" w:beforeAutospacing="0" w:after="0" w:afterAutospacing="0"/>
        <w:rPr>
          <w:ins w:id="875" w:author="Claus" w:date="2018-12-19T17:25:00Z"/>
          <w:rFonts w:asciiTheme="minorHAnsi" w:hAnsiTheme="minorHAnsi" w:cstheme="minorHAnsi"/>
          <w:sz w:val="22"/>
          <w:szCs w:val="22"/>
        </w:rPr>
        <w:pPrChange w:id="876" w:author="Claus" w:date="2018-12-19T17:16:00Z">
          <w:pPr>
            <w:pStyle w:val="NormalWeb"/>
            <w:spacing w:before="0" w:beforeAutospacing="0" w:after="0" w:afterAutospacing="0"/>
          </w:pPr>
        </w:pPrChange>
      </w:pPr>
      <w:ins w:id="877" w:author="Claus" w:date="2018-12-19T17:23:00Z">
        <w:r>
          <w:rPr>
            <w:rFonts w:asciiTheme="minorHAnsi" w:hAnsiTheme="minorHAnsi" w:cstheme="minorHAnsi"/>
            <w:sz w:val="22"/>
            <w:szCs w:val="22"/>
          </w:rPr>
          <w:t xml:space="preserve">Maven (bundled w. NetBeans) v. </w:t>
        </w:r>
      </w:ins>
      <w:ins w:id="878" w:author="Claus" w:date="2018-12-19T17:24:00Z">
        <w:r>
          <w:rPr>
            <w:rFonts w:asciiTheme="minorHAnsi" w:hAnsiTheme="minorHAnsi" w:cstheme="minorHAnsi"/>
            <w:sz w:val="22"/>
            <w:szCs w:val="22"/>
          </w:rPr>
          <w:t>3.0.5</w:t>
        </w:r>
      </w:ins>
    </w:p>
    <w:p w:rsidR="00132F63" w:rsidRDefault="002A4186">
      <w:pPr>
        <w:pStyle w:val="NormalWeb"/>
        <w:numPr>
          <w:ilvl w:val="0"/>
          <w:numId w:val="1"/>
        </w:numPr>
        <w:spacing w:before="0" w:beforeAutospacing="0" w:after="0" w:afterAutospacing="0"/>
        <w:rPr>
          <w:ins w:id="879" w:author="Claus" w:date="2018-12-19T17:25:00Z"/>
          <w:rFonts w:asciiTheme="minorHAnsi" w:hAnsiTheme="minorHAnsi" w:cstheme="minorHAnsi"/>
          <w:sz w:val="22"/>
          <w:szCs w:val="22"/>
        </w:rPr>
        <w:pPrChange w:id="880" w:author="Claus" w:date="2018-12-19T17:16:00Z">
          <w:pPr>
            <w:pStyle w:val="NormalWeb"/>
            <w:spacing w:before="0" w:beforeAutospacing="0" w:after="0" w:afterAutospacing="0"/>
          </w:pPr>
        </w:pPrChange>
      </w:pPr>
      <w:ins w:id="881" w:author="Claus" w:date="2018-12-19T17:25:00Z">
        <w:r w:rsidRPr="002A4186">
          <w:rPr>
            <w:rFonts w:asciiTheme="minorHAnsi" w:hAnsiTheme="minorHAnsi" w:cstheme="minorHAnsi"/>
            <w:sz w:val="22"/>
            <w:szCs w:val="22"/>
          </w:rPr>
          <w:t>Apache Tomcat 8.0.27.0</w:t>
        </w:r>
      </w:ins>
    </w:p>
    <w:p w:rsidR="00132F63" w:rsidRDefault="002A4186">
      <w:pPr>
        <w:pStyle w:val="NormalWeb"/>
        <w:numPr>
          <w:ilvl w:val="0"/>
          <w:numId w:val="1"/>
        </w:numPr>
        <w:spacing w:before="0" w:beforeAutospacing="0" w:after="0" w:afterAutospacing="0"/>
        <w:rPr>
          <w:ins w:id="882" w:author="Claus" w:date="2018-12-19T17:26:00Z"/>
          <w:rFonts w:asciiTheme="minorHAnsi" w:hAnsiTheme="minorHAnsi" w:cstheme="minorHAnsi"/>
          <w:sz w:val="22"/>
          <w:szCs w:val="22"/>
        </w:rPr>
        <w:pPrChange w:id="883" w:author="Claus" w:date="2018-12-19T17:16:00Z">
          <w:pPr>
            <w:pStyle w:val="NormalWeb"/>
            <w:spacing w:before="0" w:beforeAutospacing="0" w:after="0" w:afterAutospacing="0"/>
          </w:pPr>
        </w:pPrChange>
      </w:pPr>
      <w:ins w:id="884" w:author="Claus" w:date="2018-12-19T17:26:00Z">
        <w:r>
          <w:rPr>
            <w:rFonts w:asciiTheme="minorHAnsi" w:hAnsiTheme="minorHAnsi" w:cstheme="minorHAnsi"/>
            <w:sz w:val="22"/>
            <w:szCs w:val="22"/>
          </w:rPr>
          <w:t xml:space="preserve">MySQL RDBMS </w:t>
        </w:r>
      </w:ins>
      <w:ins w:id="885" w:author="Claus" w:date="2018-12-19T17:41:00Z">
        <w:r w:rsidR="00EF74E6">
          <w:rPr>
            <w:rFonts w:asciiTheme="minorHAnsi" w:hAnsiTheme="minorHAnsi" w:cstheme="minorHAnsi"/>
            <w:sz w:val="22"/>
            <w:szCs w:val="22"/>
          </w:rPr>
          <w:t>v 14.14 Distribution 5.7.24</w:t>
        </w:r>
      </w:ins>
    </w:p>
    <w:p w:rsidR="00132F63" w:rsidRDefault="002A4186">
      <w:pPr>
        <w:pStyle w:val="NormalWeb"/>
        <w:numPr>
          <w:ilvl w:val="0"/>
          <w:numId w:val="1"/>
        </w:numPr>
        <w:spacing w:before="0" w:beforeAutospacing="0" w:after="0" w:afterAutospacing="0"/>
        <w:rPr>
          <w:ins w:id="886" w:author="Claus" w:date="2018-12-19T17:26:00Z"/>
          <w:rFonts w:asciiTheme="minorHAnsi" w:hAnsiTheme="minorHAnsi" w:cstheme="minorHAnsi"/>
          <w:sz w:val="22"/>
          <w:szCs w:val="22"/>
        </w:rPr>
        <w:pPrChange w:id="887" w:author="Claus" w:date="2018-12-19T17:16:00Z">
          <w:pPr>
            <w:pStyle w:val="NormalWeb"/>
            <w:spacing w:before="0" w:beforeAutospacing="0" w:after="0" w:afterAutospacing="0"/>
          </w:pPr>
        </w:pPrChange>
      </w:pPr>
      <w:ins w:id="888" w:author="Claus" w:date="2018-12-19T17:26:00Z">
        <w:r>
          <w:rPr>
            <w:rFonts w:asciiTheme="minorHAnsi" w:hAnsiTheme="minorHAnsi" w:cstheme="minorHAnsi"/>
            <w:sz w:val="22"/>
            <w:szCs w:val="22"/>
          </w:rPr>
          <w:t>Bootstrap v. 4</w:t>
        </w:r>
      </w:ins>
    </w:p>
    <w:p w:rsidR="00C709E3" w:rsidRDefault="002A4186">
      <w:pPr>
        <w:pStyle w:val="NormalWeb"/>
        <w:spacing w:before="0" w:beforeAutospacing="0" w:after="0" w:afterAutospacing="0"/>
        <w:rPr>
          <w:ins w:id="889" w:author="Claus" w:date="2018-12-19T17:43:00Z"/>
          <w:rFonts w:asciiTheme="minorHAnsi" w:hAnsiTheme="minorHAnsi" w:cstheme="minorHAnsi"/>
          <w:sz w:val="22"/>
          <w:szCs w:val="22"/>
        </w:rPr>
      </w:pPr>
      <w:ins w:id="890" w:author="Claus" w:date="2018-12-19T17:26:00Z">
        <w:r>
          <w:rPr>
            <w:rFonts w:asciiTheme="minorHAnsi" w:hAnsiTheme="minorHAnsi" w:cstheme="minorHAnsi"/>
            <w:sz w:val="22"/>
            <w:szCs w:val="22"/>
          </w:rPr>
          <w:t>Løsningens MySQL RDBMS</w:t>
        </w:r>
      </w:ins>
      <w:ins w:id="891" w:author="Claus" w:date="2018-12-19T17:27:00Z">
        <w:r>
          <w:rPr>
            <w:rFonts w:asciiTheme="minorHAnsi" w:hAnsiTheme="minorHAnsi" w:cstheme="minorHAnsi"/>
            <w:sz w:val="22"/>
            <w:szCs w:val="22"/>
          </w:rPr>
          <w:t xml:space="preserve"> er hostet på en linux maskine på Digital Ocean</w:t>
        </w:r>
      </w:ins>
      <w:ins w:id="892" w:author="Claus" w:date="2018-12-19T17:43:00Z">
        <w:r w:rsidR="00EF74E6">
          <w:rPr>
            <w:rFonts w:asciiTheme="minorHAnsi" w:hAnsiTheme="minorHAnsi" w:cstheme="minorHAnsi"/>
            <w:sz w:val="22"/>
            <w:szCs w:val="22"/>
          </w:rPr>
          <w:t xml:space="preserve">, </w:t>
        </w:r>
      </w:ins>
      <w:ins w:id="893" w:author="Claus" w:date="2018-12-19T17:27:00Z">
        <w:r w:rsidR="00B37393">
          <w:rPr>
            <w:rFonts w:asciiTheme="minorHAnsi" w:hAnsiTheme="minorHAnsi" w:cstheme="minorHAnsi"/>
            <w:sz w:val="22"/>
            <w:szCs w:val="22"/>
          </w:rPr>
          <w:fldChar w:fldCharType="begin"/>
        </w:r>
        <w:r>
          <w:rPr>
            <w:rFonts w:asciiTheme="minorHAnsi" w:hAnsiTheme="minorHAnsi" w:cstheme="minorHAnsi"/>
            <w:sz w:val="22"/>
            <w:szCs w:val="22"/>
          </w:rPr>
          <w:instrText xml:space="preserve"> HYPERLINK "http://www.digitalocean.com" </w:instrText>
        </w:r>
        <w:r w:rsidR="00B37393">
          <w:rPr>
            <w:rFonts w:asciiTheme="minorHAnsi" w:hAnsiTheme="minorHAnsi" w:cstheme="minorHAnsi"/>
            <w:sz w:val="22"/>
            <w:szCs w:val="22"/>
          </w:rPr>
          <w:fldChar w:fldCharType="separate"/>
        </w:r>
        <w:r w:rsidRPr="006A7F52">
          <w:rPr>
            <w:rStyle w:val="Hyperlink"/>
            <w:rFonts w:asciiTheme="minorHAnsi" w:hAnsiTheme="minorHAnsi" w:cstheme="minorHAnsi"/>
            <w:sz w:val="22"/>
            <w:szCs w:val="22"/>
          </w:rPr>
          <w:t>www.digitalocean.com</w:t>
        </w:r>
        <w:r w:rsidR="00B37393">
          <w:rPr>
            <w:rFonts w:asciiTheme="minorHAnsi" w:hAnsiTheme="minorHAnsi" w:cstheme="minorHAnsi"/>
            <w:sz w:val="22"/>
            <w:szCs w:val="22"/>
          </w:rPr>
          <w:fldChar w:fldCharType="end"/>
        </w:r>
        <w:r>
          <w:rPr>
            <w:rFonts w:asciiTheme="minorHAnsi" w:hAnsiTheme="minorHAnsi" w:cstheme="minorHAnsi"/>
            <w:sz w:val="22"/>
            <w:szCs w:val="22"/>
          </w:rPr>
          <w:t xml:space="preserve">. </w:t>
        </w:r>
      </w:ins>
    </w:p>
    <w:p w:rsidR="00C709E3" w:rsidRDefault="002A4186">
      <w:pPr>
        <w:pStyle w:val="NormalWeb"/>
        <w:spacing w:before="0" w:beforeAutospacing="0" w:after="0" w:afterAutospacing="0"/>
        <w:rPr>
          <w:ins w:id="894" w:author="Claus" w:date="2018-12-19T17:15:00Z"/>
          <w:rFonts w:asciiTheme="minorHAnsi" w:hAnsiTheme="minorHAnsi" w:cstheme="minorHAnsi"/>
          <w:sz w:val="22"/>
          <w:szCs w:val="22"/>
          <w:rPrChange w:id="895" w:author="Claus" w:date="2018-12-19T17:17:00Z">
            <w:rPr>
              <w:ins w:id="896" w:author="Claus" w:date="2018-12-19T17:15:00Z"/>
            </w:rPr>
          </w:rPrChange>
        </w:rPr>
      </w:pPr>
      <w:ins w:id="897" w:author="Claus" w:date="2018-12-19T17:27:00Z">
        <w:r>
          <w:rPr>
            <w:rFonts w:asciiTheme="minorHAnsi" w:hAnsiTheme="minorHAnsi" w:cstheme="minorHAnsi"/>
            <w:sz w:val="22"/>
            <w:szCs w:val="22"/>
          </w:rPr>
          <w:t xml:space="preserve">Maskinen kører Ubuntu </w:t>
        </w:r>
      </w:ins>
      <w:ins w:id="898" w:author="Claus" w:date="2018-12-19T17:40:00Z">
        <w:r w:rsidR="00EF74E6">
          <w:rPr>
            <w:rFonts w:asciiTheme="minorHAnsi" w:hAnsiTheme="minorHAnsi" w:cstheme="minorHAnsi"/>
            <w:sz w:val="22"/>
            <w:szCs w:val="22"/>
          </w:rPr>
          <w:t>16.04.1</w:t>
        </w:r>
      </w:ins>
      <w:ins w:id="899" w:author="Claus" w:date="2018-12-19T17:42:00Z">
        <w:r w:rsidR="00EF74E6">
          <w:rPr>
            <w:rFonts w:asciiTheme="minorHAnsi" w:hAnsiTheme="minorHAnsi" w:cstheme="minorHAnsi"/>
            <w:sz w:val="22"/>
            <w:szCs w:val="22"/>
          </w:rPr>
          <w:t xml:space="preserve"> baseret på Linux 4.4.0-138-generic GNU/Linux kernel.</w:t>
        </w:r>
      </w:ins>
    </w:p>
    <w:p w:rsidR="007B1C18" w:rsidRPr="007B1C18" w:rsidDel="00EF74E6" w:rsidRDefault="007B1C18" w:rsidP="007B1C18">
      <w:pPr>
        <w:rPr>
          <w:del w:id="900" w:author="Claus" w:date="2018-12-19T17:43:00Z"/>
        </w:rPr>
      </w:pPr>
      <w:del w:id="901" w:author="Claus" w:date="2018-12-19T17:43:00Z">
        <w:r w:rsidDel="00EF74E6">
          <w:delText xml:space="preserve">Java, html, jsp, mysql og så fremdeles. Husk versionsnumre. </w:delText>
        </w:r>
        <w:bookmarkStart w:id="902" w:name="_Toc533016059"/>
        <w:bookmarkStart w:id="903" w:name="_Toc533016508"/>
        <w:bookmarkStart w:id="904" w:name="_Toc533016771"/>
        <w:bookmarkStart w:id="905" w:name="_Toc533017021"/>
        <w:bookmarkStart w:id="906" w:name="_Toc533018471"/>
        <w:bookmarkEnd w:id="902"/>
        <w:bookmarkEnd w:id="903"/>
        <w:bookmarkEnd w:id="904"/>
        <w:bookmarkEnd w:id="905"/>
        <w:bookmarkEnd w:id="906"/>
      </w:del>
    </w:p>
    <w:p w:rsidR="006222C7" w:rsidRDefault="006222C7" w:rsidP="00511969">
      <w:pPr>
        <w:pStyle w:val="Overskrift1"/>
      </w:pPr>
      <w:bookmarkStart w:id="907" w:name="_Ref533011973"/>
      <w:bookmarkStart w:id="908" w:name="_Toc533018472"/>
      <w:r>
        <w:t>Krav</w:t>
      </w:r>
      <w:bookmarkEnd w:id="907"/>
      <w:bookmarkEnd w:id="908"/>
    </w:p>
    <w:p w:rsidR="006222C7" w:rsidRDefault="006222C7" w:rsidP="006222C7">
      <w:r>
        <w:t>Afledt af de observationer</w:t>
      </w:r>
      <w:r w:rsidR="00E0155B">
        <w:t>,</w:t>
      </w:r>
      <w:r>
        <w:t xml:space="preserve"> som er nævnt i baggrunden for projektet</w:t>
      </w:r>
      <w:r w:rsidR="00E0155B">
        <w:t>,</w:t>
      </w:r>
      <w:r>
        <w:t xml:space="preserve"> </w:t>
      </w:r>
      <w:commentRangeStart w:id="909"/>
      <w:r>
        <w:t>er visionen</w:t>
      </w:r>
      <w:r w:rsidR="00E0155B">
        <w:t xml:space="preserve"> at få et system</w:t>
      </w:r>
      <w:r w:rsidR="009843F1">
        <w:t>, som</w:t>
      </w:r>
      <w:r w:rsidR="00552589">
        <w:t>,</w:t>
      </w:r>
      <w:r w:rsidR="009843F1">
        <w:t xml:space="preserve"> udover at tilbyde de samme muligheder som det nuværende</w:t>
      </w:r>
      <w:r w:rsidR="00552589">
        <w:t>,</w:t>
      </w:r>
      <w:r w:rsidR="009843F1">
        <w:t xml:space="preserve"> også giver mulighed for </w:t>
      </w:r>
      <w:r w:rsidR="00552589">
        <w:t>aktualisering af datagrundlaget. Videre skal kunden have mulighed for bedre at kunne visuali</w:t>
      </w:r>
      <w:r w:rsidR="00E0155B">
        <w:t>sere sit carportdesign samt</w:t>
      </w:r>
      <w:r w:rsidR="00552589">
        <w:t xml:space="preserve"> vælge diverse beklædnings- og belægningstyper. Arbejdsgangen vedr. </w:t>
      </w:r>
      <w:r w:rsidR="00E0155B">
        <w:t>forespørgsler på carporte</w:t>
      </w:r>
      <w:r w:rsidR="00552589">
        <w:t xml:space="preserve"> skal også forenkles</w:t>
      </w:r>
      <w:r w:rsidR="00E0155B">
        <w:t>.</w:t>
      </w:r>
      <w:commentRangeEnd w:id="909"/>
      <w:r w:rsidR="009843F1">
        <w:rPr>
          <w:rStyle w:val="Kommentarhenvisning"/>
        </w:rPr>
        <w:commentReference w:id="909"/>
      </w:r>
    </w:p>
    <w:p w:rsidR="00552589" w:rsidRDefault="00F90A88" w:rsidP="00552589">
      <w:pPr>
        <w:rPr>
          <w:ins w:id="910" w:author="Claus" w:date="2018-12-14T10:33:00Z"/>
        </w:rPr>
      </w:pPr>
      <w:r>
        <w:t xml:space="preserve">Vi </w:t>
      </w:r>
      <w:r w:rsidR="00EC75FF">
        <w:t>har</w:t>
      </w:r>
      <w:r>
        <w:t xml:space="preserve"> således tage</w:t>
      </w:r>
      <w:r w:rsidR="00EC75FF">
        <w:t>t</w:t>
      </w:r>
      <w:r>
        <w:t xml:space="preserve"> udgangspunkt i demonstrationen for at </w:t>
      </w:r>
      <w:r w:rsidR="00EC75FF">
        <w:t xml:space="preserve">afdække </w:t>
      </w:r>
      <w:r>
        <w:t xml:space="preserve">brugsmønstre </w:t>
      </w:r>
      <w:r w:rsidR="00EC75FF">
        <w:t xml:space="preserve">svarende til de </w:t>
      </w:r>
      <w:r>
        <w:t>nuværende funktionelle krav</w:t>
      </w:r>
      <w:ins w:id="911" w:author="Claus" w:date="2018-12-14T11:10:00Z">
        <w:r w:rsidR="00E4355F">
          <w:t>.</w:t>
        </w:r>
      </w:ins>
      <w:ins w:id="912" w:author="Claus" w:date="2018-12-14T11:16:00Z">
        <w:r w:rsidR="00E4355F">
          <w:t xml:space="preserve"> Kravenes /</w:t>
        </w:r>
      </w:ins>
      <w:ins w:id="913" w:author="Claus" w:date="2018-12-14T11:10:00Z">
        <w:r w:rsidR="00E4355F">
          <w:t xml:space="preserve"> </w:t>
        </w:r>
      </w:ins>
      <w:ins w:id="914" w:author="Claus" w:date="2018-12-14T11:16:00Z">
        <w:r w:rsidR="00E4355F">
          <w:t>b</w:t>
        </w:r>
      </w:ins>
      <w:ins w:id="915" w:author="Claus" w:date="2018-12-14T11:10:00Z">
        <w:r w:rsidR="00E4355F">
          <w:t>rugsmønstrenes kompleksitet er samtidig vurderet</w:t>
        </w:r>
      </w:ins>
      <w:del w:id="916" w:author="Claus" w:date="2018-12-14T11:11:00Z">
        <w:r w:rsidDel="00E4355F">
          <w:delText>:</w:delText>
        </w:r>
      </w:del>
      <w:ins w:id="917" w:author="Claus" w:date="2018-12-14T11:11:00Z">
        <w:r w:rsidR="00E4355F">
          <w:t>.</w:t>
        </w:r>
      </w:ins>
    </w:p>
    <w:p w:rsidR="00132F63" w:rsidRDefault="00C5405C" w:rsidP="00A306AD">
      <w:pPr>
        <w:pStyle w:val="Overskrift2"/>
        <w:rPr>
          <w:ins w:id="918" w:author="Claus" w:date="2018-12-14T10:38:00Z"/>
        </w:rPr>
        <w:pPrChange w:id="919" w:author="Claus" w:date="2018-12-19T20:20:00Z">
          <w:pPr/>
        </w:pPrChange>
      </w:pPr>
      <w:bookmarkStart w:id="920" w:name="_Toc533018473"/>
      <w:ins w:id="921" w:author="Claus" w:date="2018-12-14T10:33:00Z">
        <w:r>
          <w:t>Funktionelle krav</w:t>
        </w:r>
      </w:ins>
      <w:bookmarkEnd w:id="920"/>
    </w:p>
    <w:tbl>
      <w:tblPr>
        <w:tblStyle w:val="Lysliste-markeringsfarve11"/>
        <w:tblW w:w="0" w:type="auto"/>
        <w:tblLook w:val="04A0"/>
      </w:tblPr>
      <w:tblGrid>
        <w:gridCol w:w="3259"/>
        <w:gridCol w:w="3259"/>
        <w:gridCol w:w="3260"/>
        <w:tblGridChange w:id="922">
          <w:tblGrid>
            <w:gridCol w:w="3259"/>
            <w:gridCol w:w="3259"/>
            <w:gridCol w:w="3260"/>
          </w:tblGrid>
        </w:tblGridChange>
      </w:tblGrid>
      <w:tr w:rsidR="00E4355F" w:rsidTr="0081437D">
        <w:trPr>
          <w:cnfStyle w:val="100000000000"/>
        </w:trPr>
        <w:tc>
          <w:tcPr>
            <w:cnfStyle w:val="001000000000"/>
            <w:tcW w:w="3259" w:type="dxa"/>
          </w:tcPr>
          <w:p w:rsidR="00E4355F" w:rsidRDefault="00E4355F" w:rsidP="00E4355F">
            <w:ins w:id="923" w:author="Claus" w:date="2018-12-14T11:12:00Z">
              <w:r>
                <w:t>Navn</w:t>
              </w:r>
            </w:ins>
          </w:p>
        </w:tc>
        <w:tc>
          <w:tcPr>
            <w:tcW w:w="3259" w:type="dxa"/>
          </w:tcPr>
          <w:p w:rsidR="00132F63" w:rsidRDefault="00D012D1">
            <w:pPr>
              <w:cnfStyle w:val="100000000000"/>
              <w:rPr>
                <w:bCs w:val="0"/>
                <w:rPrChange w:id="924" w:author="Claus" w:date="2018-12-14T11:12:00Z">
                  <w:rPr>
                    <w:b w:val="0"/>
                    <w:bCs w:val="0"/>
                    <w:color w:val="auto"/>
                  </w:rPr>
                </w:rPrChange>
              </w:rPr>
              <w:pPrChange w:id="925" w:author="Claus" w:date="2018-12-14T11:13:00Z">
                <w:pPr>
                  <w:spacing w:after="200" w:line="276" w:lineRule="auto"/>
                  <w:jc w:val="center"/>
                  <w:cnfStyle w:val="100000000000"/>
                </w:pPr>
              </w:pPrChange>
            </w:pPr>
            <w:ins w:id="926" w:author="Claus" w:date="2018-12-14T11:12:00Z">
              <w:r>
                <w:t>Kompleksitet</w:t>
              </w:r>
            </w:ins>
          </w:p>
        </w:tc>
        <w:tc>
          <w:tcPr>
            <w:tcW w:w="3260" w:type="dxa"/>
          </w:tcPr>
          <w:p w:rsidR="00132F63" w:rsidRDefault="00D012D1">
            <w:pPr>
              <w:cnfStyle w:val="100000000000"/>
              <w:rPr>
                <w:bCs w:val="0"/>
                <w:rPrChange w:id="927" w:author="Claus" w:date="2018-12-14T11:12:00Z">
                  <w:rPr>
                    <w:b w:val="0"/>
                    <w:bCs w:val="0"/>
                    <w:color w:val="auto"/>
                  </w:rPr>
                </w:rPrChange>
              </w:rPr>
              <w:pPrChange w:id="928" w:author="Claus" w:date="2018-12-14T11:13:00Z">
                <w:pPr>
                  <w:spacing w:after="200" w:line="276" w:lineRule="auto"/>
                  <w:jc w:val="center"/>
                  <w:cnfStyle w:val="100000000000"/>
                </w:pPr>
              </w:pPrChange>
            </w:pPr>
            <w:ins w:id="929" w:author="Claus" w:date="2018-12-14T11:12:00Z">
              <w:r>
                <w:t>Type</w:t>
              </w:r>
            </w:ins>
          </w:p>
        </w:tc>
      </w:tr>
      <w:tr w:rsidR="00C5405C" w:rsidTr="00C5405C">
        <w:tblPrEx>
          <w:tblW w:w="0" w:type="auto"/>
          <w:tblPrExChange w:id="930" w:author="Claus" w:date="2018-12-14T10:39:00Z">
            <w:tblPrEx>
              <w:tblW w:w="0" w:type="auto"/>
            </w:tblPrEx>
          </w:tblPrExChange>
        </w:tblPrEx>
        <w:trPr>
          <w:cnfStyle w:val="000000100000"/>
          <w:ins w:id="931" w:author="Claus" w:date="2018-12-14T10:38:00Z"/>
        </w:trPr>
        <w:tc>
          <w:tcPr>
            <w:cnfStyle w:val="001000000000"/>
            <w:tcW w:w="3259" w:type="dxa"/>
            <w:tcPrChange w:id="932" w:author="Claus" w:date="2018-12-14T10:39:00Z">
              <w:tcPr>
                <w:tcW w:w="3259" w:type="dxa"/>
              </w:tcPr>
            </w:tcPrChange>
          </w:tcPr>
          <w:p w:rsidR="00C5405C" w:rsidRDefault="00C5405C" w:rsidP="00C5405C">
            <w:pPr>
              <w:cnfStyle w:val="001000100000"/>
              <w:rPr>
                <w:ins w:id="933" w:author="Claus" w:date="2018-12-14T10:38:00Z"/>
              </w:rPr>
            </w:pPr>
            <w:ins w:id="934" w:author="Claus" w:date="2018-12-14T10:40:00Z">
              <w:r>
                <w:t>Filtrer carport</w:t>
              </w:r>
            </w:ins>
          </w:p>
        </w:tc>
        <w:tc>
          <w:tcPr>
            <w:tcW w:w="3259" w:type="dxa"/>
            <w:tcPrChange w:id="935" w:author="Claus" w:date="2018-12-14T10:39:00Z">
              <w:tcPr>
                <w:tcW w:w="3259" w:type="dxa"/>
              </w:tcPr>
            </w:tcPrChange>
          </w:tcPr>
          <w:p w:rsidR="00C5405C" w:rsidRDefault="00334F88" w:rsidP="00C5405C">
            <w:pPr>
              <w:cnfStyle w:val="000000100000"/>
              <w:rPr>
                <w:ins w:id="936" w:author="Claus" w:date="2018-12-14T10:38:00Z"/>
              </w:rPr>
            </w:pPr>
            <w:ins w:id="937" w:author="Claus" w:date="2018-12-14T10:43:00Z">
              <w:r>
                <w:t>Simpel</w:t>
              </w:r>
            </w:ins>
          </w:p>
        </w:tc>
        <w:tc>
          <w:tcPr>
            <w:tcW w:w="3260" w:type="dxa"/>
            <w:tcPrChange w:id="938" w:author="Claus" w:date="2018-12-14T10:39:00Z">
              <w:tcPr>
                <w:tcW w:w="3260" w:type="dxa"/>
              </w:tcPr>
            </w:tcPrChange>
          </w:tcPr>
          <w:p w:rsidR="00C5405C" w:rsidRDefault="00334F88" w:rsidP="00C5405C">
            <w:pPr>
              <w:cnfStyle w:val="000000100000"/>
              <w:rPr>
                <w:ins w:id="939" w:author="Claus" w:date="2018-12-14T10:38:00Z"/>
              </w:rPr>
            </w:pPr>
            <w:ins w:id="940" w:author="Claus" w:date="2018-12-14T10:44:00Z">
              <w:r>
                <w:t>Aflæsning</w:t>
              </w:r>
            </w:ins>
          </w:p>
        </w:tc>
      </w:tr>
      <w:tr w:rsidR="00C5405C" w:rsidTr="00C5405C">
        <w:trPr>
          <w:ins w:id="941" w:author="Claus" w:date="2018-12-14T10:40:00Z"/>
        </w:trPr>
        <w:tc>
          <w:tcPr>
            <w:cnfStyle w:val="001000000000"/>
            <w:tcW w:w="3259" w:type="dxa"/>
          </w:tcPr>
          <w:p w:rsidR="00C5405C" w:rsidRDefault="00C5405C" w:rsidP="00C5405C">
            <w:pPr>
              <w:rPr>
                <w:ins w:id="942" w:author="Claus" w:date="2018-12-14T10:40:00Z"/>
              </w:rPr>
            </w:pPr>
            <w:ins w:id="943" w:author="Claus" w:date="2018-12-14T10:40:00Z">
              <w:r>
                <w:t>Hent / vis tegning</w:t>
              </w:r>
            </w:ins>
          </w:p>
        </w:tc>
        <w:tc>
          <w:tcPr>
            <w:tcW w:w="3259" w:type="dxa"/>
          </w:tcPr>
          <w:p w:rsidR="00C5405C" w:rsidRDefault="00334F88" w:rsidP="00C5405C">
            <w:pPr>
              <w:cnfStyle w:val="000000000000"/>
              <w:rPr>
                <w:ins w:id="944" w:author="Claus" w:date="2018-12-14T10:40:00Z"/>
              </w:rPr>
            </w:pPr>
            <w:ins w:id="945" w:author="Claus" w:date="2018-12-14T10:44:00Z">
              <w:r>
                <w:t>Særdeles kompleks</w:t>
              </w:r>
            </w:ins>
          </w:p>
        </w:tc>
        <w:tc>
          <w:tcPr>
            <w:tcW w:w="3260" w:type="dxa"/>
          </w:tcPr>
          <w:p w:rsidR="00C5405C" w:rsidRDefault="00334F88" w:rsidP="00C5405C">
            <w:pPr>
              <w:cnfStyle w:val="000000000000"/>
              <w:rPr>
                <w:ins w:id="946" w:author="Claus" w:date="2018-12-14T10:40:00Z"/>
              </w:rPr>
            </w:pPr>
            <w:ins w:id="947" w:author="Claus" w:date="2018-12-14T10:44:00Z">
              <w:r>
                <w:t>Beregning</w:t>
              </w:r>
            </w:ins>
          </w:p>
        </w:tc>
      </w:tr>
      <w:tr w:rsidR="00C5405C" w:rsidTr="00C5405C">
        <w:trPr>
          <w:cnfStyle w:val="000000100000"/>
          <w:ins w:id="948" w:author="Claus" w:date="2018-12-14T10:40:00Z"/>
        </w:trPr>
        <w:tc>
          <w:tcPr>
            <w:cnfStyle w:val="001000000000"/>
            <w:tcW w:w="3259" w:type="dxa"/>
          </w:tcPr>
          <w:p w:rsidR="00C5405C" w:rsidRDefault="00C5405C" w:rsidP="00C5405C">
            <w:pPr>
              <w:rPr>
                <w:ins w:id="949" w:author="Claus" w:date="2018-12-14T10:40:00Z"/>
              </w:rPr>
            </w:pPr>
            <w:ins w:id="950" w:author="Claus" w:date="2018-12-14T10:40:00Z">
              <w:r>
                <w:t>Vis carport</w:t>
              </w:r>
            </w:ins>
            <w:ins w:id="951" w:author="Claus" w:date="2018-12-14T10:45:00Z">
              <w:r w:rsidR="00334F88">
                <w:t xml:space="preserve"> (billede af)</w:t>
              </w:r>
            </w:ins>
          </w:p>
        </w:tc>
        <w:tc>
          <w:tcPr>
            <w:tcW w:w="3259" w:type="dxa"/>
          </w:tcPr>
          <w:p w:rsidR="00C5405C" w:rsidRDefault="00334F88" w:rsidP="00C5405C">
            <w:pPr>
              <w:cnfStyle w:val="000000100000"/>
              <w:rPr>
                <w:ins w:id="952" w:author="Claus" w:date="2018-12-14T10:40:00Z"/>
              </w:rPr>
            </w:pPr>
            <w:ins w:id="953" w:author="Claus" w:date="2018-12-14T10:45:00Z">
              <w:r>
                <w:t>Simpel</w:t>
              </w:r>
            </w:ins>
          </w:p>
        </w:tc>
        <w:tc>
          <w:tcPr>
            <w:tcW w:w="3260" w:type="dxa"/>
          </w:tcPr>
          <w:p w:rsidR="00C5405C" w:rsidRDefault="00334F88" w:rsidP="00C5405C">
            <w:pPr>
              <w:cnfStyle w:val="000000100000"/>
              <w:rPr>
                <w:ins w:id="954" w:author="Claus" w:date="2018-12-14T10:40:00Z"/>
              </w:rPr>
            </w:pPr>
            <w:ins w:id="955" w:author="Claus" w:date="2018-12-14T10:45:00Z">
              <w:r>
                <w:t>Aflæsning</w:t>
              </w:r>
            </w:ins>
          </w:p>
        </w:tc>
      </w:tr>
      <w:tr w:rsidR="00C5405C" w:rsidTr="00C5405C">
        <w:trPr>
          <w:ins w:id="956" w:author="Claus" w:date="2018-12-14T10:40:00Z"/>
        </w:trPr>
        <w:tc>
          <w:tcPr>
            <w:cnfStyle w:val="001000000000"/>
            <w:tcW w:w="3259" w:type="dxa"/>
          </w:tcPr>
          <w:p w:rsidR="00C5405C" w:rsidRDefault="00C5405C" w:rsidP="00C5405C">
            <w:pPr>
              <w:rPr>
                <w:ins w:id="957" w:author="Claus" w:date="2018-12-14T10:40:00Z"/>
              </w:rPr>
            </w:pPr>
            <w:ins w:id="958" w:author="Claus" w:date="2018-12-14T10:40:00Z">
              <w:r>
                <w:t>Vis leveringspris</w:t>
              </w:r>
            </w:ins>
          </w:p>
        </w:tc>
        <w:tc>
          <w:tcPr>
            <w:tcW w:w="3259" w:type="dxa"/>
          </w:tcPr>
          <w:p w:rsidR="00C5405C" w:rsidRDefault="00334F88" w:rsidP="00C5405C">
            <w:pPr>
              <w:cnfStyle w:val="000000000000"/>
              <w:rPr>
                <w:ins w:id="959" w:author="Claus" w:date="2018-12-14T10:40:00Z"/>
              </w:rPr>
            </w:pPr>
            <w:ins w:id="960" w:author="Claus" w:date="2018-12-14T10:45:00Z">
              <w:r>
                <w:t>Særdeles kompleks</w:t>
              </w:r>
            </w:ins>
          </w:p>
        </w:tc>
        <w:tc>
          <w:tcPr>
            <w:tcW w:w="3260" w:type="dxa"/>
          </w:tcPr>
          <w:p w:rsidR="00C5405C" w:rsidRDefault="00334F88" w:rsidP="00C5405C">
            <w:pPr>
              <w:cnfStyle w:val="000000000000"/>
              <w:rPr>
                <w:ins w:id="961" w:author="Claus" w:date="2018-12-14T10:40:00Z"/>
              </w:rPr>
            </w:pPr>
            <w:ins w:id="962" w:author="Claus" w:date="2018-12-14T10:45:00Z">
              <w:r>
                <w:t>Beregning</w:t>
              </w:r>
            </w:ins>
          </w:p>
        </w:tc>
      </w:tr>
      <w:tr w:rsidR="00C5405C" w:rsidTr="00C5405C">
        <w:trPr>
          <w:cnfStyle w:val="000000100000"/>
          <w:ins w:id="963" w:author="Claus" w:date="2018-12-14T10:40:00Z"/>
        </w:trPr>
        <w:tc>
          <w:tcPr>
            <w:cnfStyle w:val="001000000000"/>
            <w:tcW w:w="3259" w:type="dxa"/>
          </w:tcPr>
          <w:p w:rsidR="00C5405C" w:rsidRDefault="00C5405C" w:rsidP="00C5405C">
            <w:pPr>
              <w:rPr>
                <w:ins w:id="964" w:author="Claus" w:date="2018-12-14T10:40:00Z"/>
              </w:rPr>
            </w:pPr>
            <w:ins w:id="965" w:author="Claus" w:date="2018-12-14T10:40:00Z">
              <w:r>
                <w:t>Design egen carport</w:t>
              </w:r>
            </w:ins>
          </w:p>
        </w:tc>
        <w:tc>
          <w:tcPr>
            <w:tcW w:w="3259" w:type="dxa"/>
          </w:tcPr>
          <w:p w:rsidR="00C5405C" w:rsidRDefault="00334F88" w:rsidP="00C5405C">
            <w:pPr>
              <w:cnfStyle w:val="000000100000"/>
              <w:rPr>
                <w:ins w:id="966" w:author="Claus" w:date="2018-12-14T10:40:00Z"/>
              </w:rPr>
            </w:pPr>
            <w:ins w:id="967" w:author="Claus" w:date="2018-12-14T10:45:00Z">
              <w:r>
                <w:t>Simpel</w:t>
              </w:r>
            </w:ins>
          </w:p>
        </w:tc>
        <w:tc>
          <w:tcPr>
            <w:tcW w:w="3260" w:type="dxa"/>
          </w:tcPr>
          <w:p w:rsidR="00C5405C" w:rsidRDefault="00334F88" w:rsidP="00C5405C">
            <w:pPr>
              <w:cnfStyle w:val="000000100000"/>
              <w:rPr>
                <w:ins w:id="968" w:author="Claus" w:date="2018-12-14T10:40:00Z"/>
              </w:rPr>
            </w:pPr>
            <w:ins w:id="969" w:author="Claus" w:date="2018-12-14T10:45:00Z">
              <w:r>
                <w:t>Opdatering</w:t>
              </w:r>
            </w:ins>
          </w:p>
        </w:tc>
      </w:tr>
      <w:tr w:rsidR="00C5405C" w:rsidTr="00C5405C">
        <w:trPr>
          <w:ins w:id="970" w:author="Claus" w:date="2018-12-14T10:40:00Z"/>
        </w:trPr>
        <w:tc>
          <w:tcPr>
            <w:cnfStyle w:val="001000000000"/>
            <w:tcW w:w="3259" w:type="dxa"/>
          </w:tcPr>
          <w:p w:rsidR="00C5405C" w:rsidRDefault="00C5405C" w:rsidP="00C5405C">
            <w:pPr>
              <w:rPr>
                <w:ins w:id="971" w:author="Claus" w:date="2018-12-14T10:40:00Z"/>
              </w:rPr>
            </w:pPr>
            <w:ins w:id="972" w:author="Claus" w:date="2018-12-14T10:40:00Z">
              <w:r>
                <w:t>Afsend carportforespørgsel</w:t>
              </w:r>
            </w:ins>
          </w:p>
        </w:tc>
        <w:tc>
          <w:tcPr>
            <w:tcW w:w="3259" w:type="dxa"/>
          </w:tcPr>
          <w:p w:rsidR="00C5405C" w:rsidRDefault="00334F88" w:rsidP="00C5405C">
            <w:pPr>
              <w:cnfStyle w:val="000000000000"/>
              <w:rPr>
                <w:ins w:id="973" w:author="Claus" w:date="2018-12-14T10:40:00Z"/>
              </w:rPr>
            </w:pPr>
            <w:ins w:id="974" w:author="Claus" w:date="2018-12-14T10:46:00Z">
              <w:r>
                <w:t>Simpel</w:t>
              </w:r>
            </w:ins>
          </w:p>
        </w:tc>
        <w:tc>
          <w:tcPr>
            <w:tcW w:w="3260" w:type="dxa"/>
          </w:tcPr>
          <w:p w:rsidR="00C5405C" w:rsidRDefault="00334F88" w:rsidP="00C5405C">
            <w:pPr>
              <w:cnfStyle w:val="000000000000"/>
              <w:rPr>
                <w:ins w:id="975" w:author="Claus" w:date="2018-12-14T10:40:00Z"/>
              </w:rPr>
            </w:pPr>
            <w:ins w:id="976" w:author="Claus" w:date="2018-12-14T10:46:00Z">
              <w:r>
                <w:t>Opdatering</w:t>
              </w:r>
            </w:ins>
          </w:p>
        </w:tc>
      </w:tr>
      <w:tr w:rsidR="00C5405C" w:rsidTr="00C5405C">
        <w:trPr>
          <w:cnfStyle w:val="000000100000"/>
          <w:ins w:id="977" w:author="Claus" w:date="2018-12-14T10:40:00Z"/>
        </w:trPr>
        <w:tc>
          <w:tcPr>
            <w:cnfStyle w:val="001000000000"/>
            <w:tcW w:w="3259" w:type="dxa"/>
          </w:tcPr>
          <w:p w:rsidR="00C5405C" w:rsidRDefault="00C5405C" w:rsidP="00C5405C">
            <w:pPr>
              <w:rPr>
                <w:ins w:id="978" w:author="Claus" w:date="2018-12-14T10:40:00Z"/>
              </w:rPr>
            </w:pPr>
            <w:ins w:id="979" w:author="Claus" w:date="2018-12-14T10:40:00Z">
              <w:r>
                <w:t>Åbn carportforespørgsel</w:t>
              </w:r>
            </w:ins>
          </w:p>
        </w:tc>
        <w:tc>
          <w:tcPr>
            <w:tcW w:w="3259" w:type="dxa"/>
          </w:tcPr>
          <w:p w:rsidR="00C5405C" w:rsidRDefault="00334F88" w:rsidP="00C5405C">
            <w:pPr>
              <w:cnfStyle w:val="000000100000"/>
              <w:rPr>
                <w:ins w:id="980" w:author="Claus" w:date="2018-12-14T10:40:00Z"/>
              </w:rPr>
            </w:pPr>
            <w:ins w:id="981" w:author="Claus" w:date="2018-12-14T10:46:00Z">
              <w:r>
                <w:t>Simpel</w:t>
              </w:r>
            </w:ins>
          </w:p>
        </w:tc>
        <w:tc>
          <w:tcPr>
            <w:tcW w:w="3260" w:type="dxa"/>
          </w:tcPr>
          <w:p w:rsidR="00C5405C" w:rsidRDefault="00334F88" w:rsidP="00C5405C">
            <w:pPr>
              <w:cnfStyle w:val="000000100000"/>
              <w:rPr>
                <w:ins w:id="982" w:author="Claus" w:date="2018-12-14T10:40:00Z"/>
              </w:rPr>
            </w:pPr>
            <w:ins w:id="983" w:author="Claus" w:date="2018-12-14T10:46:00Z">
              <w:r>
                <w:t>Aflæsning</w:t>
              </w:r>
            </w:ins>
          </w:p>
        </w:tc>
      </w:tr>
      <w:tr w:rsidR="00C5405C" w:rsidTr="00C5405C">
        <w:trPr>
          <w:ins w:id="984" w:author="Claus" w:date="2018-12-14T10:40:00Z"/>
        </w:trPr>
        <w:tc>
          <w:tcPr>
            <w:cnfStyle w:val="001000000000"/>
            <w:tcW w:w="3259" w:type="dxa"/>
          </w:tcPr>
          <w:p w:rsidR="00C5405C" w:rsidRDefault="00C5405C" w:rsidP="00C5405C">
            <w:pPr>
              <w:rPr>
                <w:ins w:id="985" w:author="Claus" w:date="2018-12-14T10:40:00Z"/>
              </w:rPr>
            </w:pPr>
            <w:ins w:id="986" w:author="Claus" w:date="2018-12-14T10:40:00Z">
              <w:r>
                <w:t>Besvar carportforespørgsel</w:t>
              </w:r>
            </w:ins>
          </w:p>
        </w:tc>
        <w:tc>
          <w:tcPr>
            <w:tcW w:w="3259" w:type="dxa"/>
          </w:tcPr>
          <w:p w:rsidR="00C5405C" w:rsidRDefault="00334F88" w:rsidP="00C5405C">
            <w:pPr>
              <w:cnfStyle w:val="000000000000"/>
              <w:rPr>
                <w:ins w:id="987" w:author="Claus" w:date="2018-12-14T10:40:00Z"/>
              </w:rPr>
            </w:pPr>
            <w:ins w:id="988" w:author="Claus" w:date="2018-12-14T10:46:00Z">
              <w:r>
                <w:t>Simpel</w:t>
              </w:r>
            </w:ins>
          </w:p>
        </w:tc>
        <w:tc>
          <w:tcPr>
            <w:tcW w:w="3260" w:type="dxa"/>
          </w:tcPr>
          <w:p w:rsidR="00C5405C" w:rsidRDefault="00334F88" w:rsidP="00C5405C">
            <w:pPr>
              <w:cnfStyle w:val="000000000000"/>
              <w:rPr>
                <w:ins w:id="989" w:author="Claus" w:date="2018-12-14T10:40:00Z"/>
              </w:rPr>
            </w:pPr>
            <w:ins w:id="990" w:author="Claus" w:date="2018-12-14T10:46:00Z">
              <w:r>
                <w:t>Opdatering</w:t>
              </w:r>
            </w:ins>
          </w:p>
        </w:tc>
      </w:tr>
      <w:tr w:rsidR="00C5405C" w:rsidTr="00C5405C">
        <w:trPr>
          <w:cnfStyle w:val="000000100000"/>
          <w:ins w:id="991" w:author="Claus" w:date="2018-12-14T10:41:00Z"/>
        </w:trPr>
        <w:tc>
          <w:tcPr>
            <w:cnfStyle w:val="001000000000"/>
            <w:tcW w:w="3259" w:type="dxa"/>
          </w:tcPr>
          <w:p w:rsidR="00C5405C" w:rsidRDefault="00C5405C" w:rsidP="00C5405C">
            <w:pPr>
              <w:rPr>
                <w:ins w:id="992" w:author="Claus" w:date="2018-12-14T10:41:00Z"/>
              </w:rPr>
            </w:pPr>
            <w:ins w:id="993" w:author="Claus" w:date="2018-12-14T10:41:00Z">
              <w:r>
                <w:t>Konfigurer carport</w:t>
              </w:r>
            </w:ins>
          </w:p>
        </w:tc>
        <w:tc>
          <w:tcPr>
            <w:tcW w:w="3259" w:type="dxa"/>
          </w:tcPr>
          <w:p w:rsidR="00C5405C" w:rsidRDefault="00334F88" w:rsidP="00C5405C">
            <w:pPr>
              <w:cnfStyle w:val="000000100000"/>
              <w:rPr>
                <w:ins w:id="994" w:author="Claus" w:date="2018-12-14T10:41:00Z"/>
              </w:rPr>
            </w:pPr>
            <w:ins w:id="995" w:author="Claus" w:date="2018-12-14T10:46:00Z">
              <w:r>
                <w:t>Simpel</w:t>
              </w:r>
            </w:ins>
          </w:p>
        </w:tc>
        <w:tc>
          <w:tcPr>
            <w:tcW w:w="3260" w:type="dxa"/>
          </w:tcPr>
          <w:p w:rsidR="00C5405C" w:rsidRDefault="00334F88" w:rsidP="00C5405C">
            <w:pPr>
              <w:cnfStyle w:val="000000100000"/>
              <w:rPr>
                <w:ins w:id="996" w:author="Claus" w:date="2018-12-14T10:41:00Z"/>
              </w:rPr>
            </w:pPr>
            <w:ins w:id="997" w:author="Claus" w:date="2018-12-14T10:46:00Z">
              <w:r>
                <w:t>Opdatering</w:t>
              </w:r>
            </w:ins>
          </w:p>
        </w:tc>
      </w:tr>
      <w:tr w:rsidR="00C5405C" w:rsidTr="00C5405C">
        <w:trPr>
          <w:ins w:id="998" w:author="Claus" w:date="2018-12-14T10:41:00Z"/>
        </w:trPr>
        <w:tc>
          <w:tcPr>
            <w:cnfStyle w:val="001000000000"/>
            <w:tcW w:w="3259" w:type="dxa"/>
          </w:tcPr>
          <w:p w:rsidR="00C5405C" w:rsidRDefault="00C5405C" w:rsidP="00C5405C">
            <w:pPr>
              <w:rPr>
                <w:ins w:id="999" w:author="Claus" w:date="2018-12-14T10:41:00Z"/>
              </w:rPr>
            </w:pPr>
            <w:ins w:id="1000" w:author="Claus" w:date="2018-12-14T10:41:00Z">
              <w:r>
                <w:t>Administrer kunde</w:t>
              </w:r>
            </w:ins>
          </w:p>
        </w:tc>
        <w:tc>
          <w:tcPr>
            <w:tcW w:w="3259" w:type="dxa"/>
          </w:tcPr>
          <w:p w:rsidR="00C5405C" w:rsidRDefault="00334F88" w:rsidP="00C5405C">
            <w:pPr>
              <w:cnfStyle w:val="000000000000"/>
              <w:rPr>
                <w:ins w:id="1001" w:author="Claus" w:date="2018-12-14T10:41:00Z"/>
              </w:rPr>
            </w:pPr>
            <w:ins w:id="1002" w:author="Claus" w:date="2018-12-14T10:46:00Z">
              <w:r>
                <w:t>Simpel</w:t>
              </w:r>
            </w:ins>
          </w:p>
        </w:tc>
        <w:tc>
          <w:tcPr>
            <w:tcW w:w="3260" w:type="dxa"/>
          </w:tcPr>
          <w:p w:rsidR="00C5405C" w:rsidRDefault="00334F88" w:rsidP="00C5405C">
            <w:pPr>
              <w:cnfStyle w:val="000000000000"/>
              <w:rPr>
                <w:ins w:id="1003" w:author="Claus" w:date="2018-12-14T10:41:00Z"/>
              </w:rPr>
            </w:pPr>
            <w:ins w:id="1004" w:author="Claus" w:date="2018-12-14T10:46:00Z">
              <w:r>
                <w:t>Opdatering</w:t>
              </w:r>
            </w:ins>
          </w:p>
        </w:tc>
      </w:tr>
      <w:tr w:rsidR="00C5405C" w:rsidTr="00C5405C">
        <w:trPr>
          <w:cnfStyle w:val="000000100000"/>
          <w:ins w:id="1005" w:author="Claus" w:date="2018-12-14T10:41:00Z"/>
        </w:trPr>
        <w:tc>
          <w:tcPr>
            <w:cnfStyle w:val="001000000000"/>
            <w:tcW w:w="3259" w:type="dxa"/>
          </w:tcPr>
          <w:p w:rsidR="00C5405C" w:rsidRDefault="00C5405C" w:rsidP="00C5405C">
            <w:pPr>
              <w:rPr>
                <w:ins w:id="1006" w:author="Claus" w:date="2018-12-14T10:41:00Z"/>
              </w:rPr>
            </w:pPr>
            <w:ins w:id="1007" w:author="Claus" w:date="2018-12-14T10:41:00Z">
              <w:r>
                <w:t>Beregn stykliste</w:t>
              </w:r>
            </w:ins>
          </w:p>
        </w:tc>
        <w:tc>
          <w:tcPr>
            <w:tcW w:w="3259" w:type="dxa"/>
          </w:tcPr>
          <w:p w:rsidR="00C5405C" w:rsidRDefault="00334F88" w:rsidP="00C5405C">
            <w:pPr>
              <w:cnfStyle w:val="000000100000"/>
              <w:rPr>
                <w:ins w:id="1008" w:author="Claus" w:date="2018-12-14T10:41:00Z"/>
              </w:rPr>
            </w:pPr>
            <w:ins w:id="1009" w:author="Claus" w:date="2018-12-14T10:46:00Z">
              <w:r>
                <w:t>Særdeles kompleks</w:t>
              </w:r>
            </w:ins>
          </w:p>
        </w:tc>
        <w:tc>
          <w:tcPr>
            <w:tcW w:w="3260" w:type="dxa"/>
          </w:tcPr>
          <w:p w:rsidR="00C5405C" w:rsidRDefault="00334F88" w:rsidP="00C5405C">
            <w:pPr>
              <w:cnfStyle w:val="000000100000"/>
              <w:rPr>
                <w:ins w:id="1010" w:author="Claus" w:date="2018-12-14T10:41:00Z"/>
              </w:rPr>
            </w:pPr>
            <w:ins w:id="1011" w:author="Claus" w:date="2018-12-14T10:46:00Z">
              <w:r>
                <w:t>Beregning</w:t>
              </w:r>
            </w:ins>
          </w:p>
        </w:tc>
      </w:tr>
      <w:tr w:rsidR="00C5405C" w:rsidTr="00C5405C">
        <w:trPr>
          <w:ins w:id="1012" w:author="Claus" w:date="2018-12-14T10:41:00Z"/>
        </w:trPr>
        <w:tc>
          <w:tcPr>
            <w:cnfStyle w:val="001000000000"/>
            <w:tcW w:w="3259" w:type="dxa"/>
          </w:tcPr>
          <w:p w:rsidR="00C5405C" w:rsidRDefault="00C5405C" w:rsidP="00C5405C">
            <w:pPr>
              <w:rPr>
                <w:ins w:id="1013" w:author="Claus" w:date="2018-12-14T10:41:00Z"/>
              </w:rPr>
            </w:pPr>
            <w:ins w:id="1014" w:author="Claus" w:date="2018-12-14T10:41:00Z">
              <w:r>
                <w:t>Rediger dækningsgrad</w:t>
              </w:r>
            </w:ins>
          </w:p>
        </w:tc>
        <w:tc>
          <w:tcPr>
            <w:tcW w:w="3259" w:type="dxa"/>
          </w:tcPr>
          <w:p w:rsidR="00C5405C" w:rsidRDefault="00334F88" w:rsidP="00C5405C">
            <w:pPr>
              <w:cnfStyle w:val="000000000000"/>
              <w:rPr>
                <w:ins w:id="1015" w:author="Claus" w:date="2018-12-14T10:41:00Z"/>
              </w:rPr>
            </w:pPr>
            <w:ins w:id="1016" w:author="Claus" w:date="2018-12-14T10:46:00Z">
              <w:r>
                <w:t>Simpel</w:t>
              </w:r>
            </w:ins>
          </w:p>
        </w:tc>
        <w:tc>
          <w:tcPr>
            <w:tcW w:w="3260" w:type="dxa"/>
          </w:tcPr>
          <w:p w:rsidR="00C5405C" w:rsidRDefault="00334F88" w:rsidP="00C5405C">
            <w:pPr>
              <w:cnfStyle w:val="000000000000"/>
              <w:rPr>
                <w:ins w:id="1017" w:author="Claus" w:date="2018-12-14T10:41:00Z"/>
              </w:rPr>
            </w:pPr>
            <w:ins w:id="1018" w:author="Claus" w:date="2018-12-14T10:46:00Z">
              <w:r>
                <w:t>Opdatering</w:t>
              </w:r>
            </w:ins>
          </w:p>
        </w:tc>
      </w:tr>
      <w:tr w:rsidR="00C5405C" w:rsidTr="00C5405C">
        <w:trPr>
          <w:cnfStyle w:val="000000100000"/>
          <w:ins w:id="1019" w:author="Claus" w:date="2018-12-14T10:41:00Z"/>
        </w:trPr>
        <w:tc>
          <w:tcPr>
            <w:cnfStyle w:val="001000000000"/>
            <w:tcW w:w="3259" w:type="dxa"/>
          </w:tcPr>
          <w:p w:rsidR="00C5405C" w:rsidRDefault="00C5405C" w:rsidP="00C5405C">
            <w:pPr>
              <w:rPr>
                <w:ins w:id="1020" w:author="Claus" w:date="2018-12-14T10:41:00Z"/>
              </w:rPr>
            </w:pPr>
            <w:ins w:id="1021" w:author="Claus" w:date="2018-12-14T10:41:00Z">
              <w:r>
                <w:t>Rediger hjælpetekst</w:t>
              </w:r>
            </w:ins>
          </w:p>
        </w:tc>
        <w:tc>
          <w:tcPr>
            <w:tcW w:w="3259" w:type="dxa"/>
          </w:tcPr>
          <w:p w:rsidR="00C5405C" w:rsidRDefault="00334F88" w:rsidP="00C5405C">
            <w:pPr>
              <w:cnfStyle w:val="000000100000"/>
              <w:rPr>
                <w:ins w:id="1022" w:author="Claus" w:date="2018-12-14T10:41:00Z"/>
              </w:rPr>
            </w:pPr>
            <w:ins w:id="1023" w:author="Claus" w:date="2018-12-14T10:46:00Z">
              <w:r>
                <w:t>Simpel</w:t>
              </w:r>
            </w:ins>
          </w:p>
        </w:tc>
        <w:tc>
          <w:tcPr>
            <w:tcW w:w="3260" w:type="dxa"/>
          </w:tcPr>
          <w:p w:rsidR="00C5405C" w:rsidRDefault="00334F88" w:rsidP="00C5405C">
            <w:pPr>
              <w:cnfStyle w:val="000000100000"/>
              <w:rPr>
                <w:ins w:id="1024" w:author="Claus" w:date="2018-12-14T10:41:00Z"/>
              </w:rPr>
            </w:pPr>
            <w:ins w:id="1025" w:author="Claus" w:date="2018-12-14T10:46:00Z">
              <w:r>
                <w:t>Opdatering</w:t>
              </w:r>
            </w:ins>
          </w:p>
        </w:tc>
      </w:tr>
      <w:tr w:rsidR="00C5405C" w:rsidTr="00C5405C">
        <w:trPr>
          <w:ins w:id="1026" w:author="Claus" w:date="2018-12-14T10:41:00Z"/>
        </w:trPr>
        <w:tc>
          <w:tcPr>
            <w:cnfStyle w:val="001000000000"/>
            <w:tcW w:w="3259" w:type="dxa"/>
          </w:tcPr>
          <w:p w:rsidR="00C5405C" w:rsidRDefault="00C5405C" w:rsidP="00C5405C">
            <w:pPr>
              <w:rPr>
                <w:ins w:id="1027" w:author="Claus" w:date="2018-12-14T10:41:00Z"/>
              </w:rPr>
            </w:pPr>
            <w:ins w:id="1028" w:author="Claus" w:date="2018-12-14T10:41:00Z">
              <w:r>
                <w:t>Tilføj vare fra databasen</w:t>
              </w:r>
            </w:ins>
          </w:p>
        </w:tc>
        <w:tc>
          <w:tcPr>
            <w:tcW w:w="3259" w:type="dxa"/>
          </w:tcPr>
          <w:p w:rsidR="00C5405C" w:rsidRDefault="00334F88" w:rsidP="00C5405C">
            <w:pPr>
              <w:cnfStyle w:val="000000000000"/>
              <w:rPr>
                <w:ins w:id="1029" w:author="Claus" w:date="2018-12-14T10:41:00Z"/>
              </w:rPr>
            </w:pPr>
            <w:ins w:id="1030" w:author="Claus" w:date="2018-12-14T10:47:00Z">
              <w:r>
                <w:t>Simpel</w:t>
              </w:r>
            </w:ins>
          </w:p>
        </w:tc>
        <w:tc>
          <w:tcPr>
            <w:tcW w:w="3260" w:type="dxa"/>
          </w:tcPr>
          <w:p w:rsidR="00C5405C" w:rsidRDefault="00334F88" w:rsidP="00C5405C">
            <w:pPr>
              <w:cnfStyle w:val="000000000000"/>
              <w:rPr>
                <w:ins w:id="1031" w:author="Claus" w:date="2018-12-14T10:41:00Z"/>
              </w:rPr>
            </w:pPr>
            <w:ins w:id="1032" w:author="Claus" w:date="2018-12-14T10:47:00Z">
              <w:r>
                <w:t>Opdatering</w:t>
              </w:r>
            </w:ins>
          </w:p>
        </w:tc>
      </w:tr>
      <w:tr w:rsidR="00C5405C" w:rsidTr="00C5405C">
        <w:trPr>
          <w:cnfStyle w:val="000000100000"/>
          <w:ins w:id="1033" w:author="Claus" w:date="2018-12-14T10:41:00Z"/>
        </w:trPr>
        <w:tc>
          <w:tcPr>
            <w:cnfStyle w:val="001000000000"/>
            <w:tcW w:w="3259" w:type="dxa"/>
          </w:tcPr>
          <w:p w:rsidR="00C5405C" w:rsidRDefault="00C5405C" w:rsidP="00C5405C">
            <w:pPr>
              <w:rPr>
                <w:ins w:id="1034" w:author="Claus" w:date="2018-12-14T10:41:00Z"/>
              </w:rPr>
            </w:pPr>
            <w:ins w:id="1035" w:author="Claus" w:date="2018-12-14T10:41:00Z">
              <w:r>
                <w:t>Udskriv tegning</w:t>
              </w:r>
            </w:ins>
          </w:p>
        </w:tc>
        <w:tc>
          <w:tcPr>
            <w:tcW w:w="3259" w:type="dxa"/>
          </w:tcPr>
          <w:p w:rsidR="00C5405C" w:rsidRDefault="00334F88" w:rsidP="00C5405C">
            <w:pPr>
              <w:cnfStyle w:val="000000100000"/>
              <w:rPr>
                <w:ins w:id="1036" w:author="Claus" w:date="2018-12-14T10:41:00Z"/>
              </w:rPr>
            </w:pPr>
            <w:ins w:id="1037" w:author="Claus" w:date="2018-12-14T10:47:00Z">
              <w:r>
                <w:t>Simpel (hvis tegning er dannet)</w:t>
              </w:r>
            </w:ins>
          </w:p>
        </w:tc>
        <w:tc>
          <w:tcPr>
            <w:tcW w:w="3260" w:type="dxa"/>
          </w:tcPr>
          <w:p w:rsidR="00C5405C" w:rsidRDefault="00C5405C" w:rsidP="00C5405C">
            <w:pPr>
              <w:cnfStyle w:val="000000100000"/>
              <w:rPr>
                <w:ins w:id="1038" w:author="Claus" w:date="2018-12-14T10:41:00Z"/>
              </w:rPr>
            </w:pPr>
          </w:p>
        </w:tc>
      </w:tr>
      <w:tr w:rsidR="00C5405C" w:rsidTr="00C5405C">
        <w:trPr>
          <w:ins w:id="1039" w:author="Claus" w:date="2018-12-14T10:41:00Z"/>
        </w:trPr>
        <w:tc>
          <w:tcPr>
            <w:cnfStyle w:val="001000000000"/>
            <w:tcW w:w="3259" w:type="dxa"/>
          </w:tcPr>
          <w:p w:rsidR="00C5405C" w:rsidRDefault="00C5405C" w:rsidP="00C5405C">
            <w:pPr>
              <w:rPr>
                <w:ins w:id="1040" w:author="Claus" w:date="2018-12-14T10:41:00Z"/>
              </w:rPr>
            </w:pPr>
            <w:ins w:id="1041" w:author="Claus" w:date="2018-12-14T10:41:00Z">
              <w:r>
                <w:t>Se beskrivelse</w:t>
              </w:r>
            </w:ins>
          </w:p>
        </w:tc>
        <w:tc>
          <w:tcPr>
            <w:tcW w:w="3259" w:type="dxa"/>
          </w:tcPr>
          <w:p w:rsidR="00C5405C" w:rsidRDefault="00334F88" w:rsidP="00C5405C">
            <w:pPr>
              <w:cnfStyle w:val="000000000000"/>
              <w:rPr>
                <w:ins w:id="1042" w:author="Claus" w:date="2018-12-14T10:41:00Z"/>
              </w:rPr>
            </w:pPr>
            <w:ins w:id="1043" w:author="Claus" w:date="2018-12-14T10:47:00Z">
              <w:r>
                <w:t>Simpel</w:t>
              </w:r>
            </w:ins>
          </w:p>
        </w:tc>
        <w:tc>
          <w:tcPr>
            <w:tcW w:w="3260" w:type="dxa"/>
          </w:tcPr>
          <w:p w:rsidR="00C5405C" w:rsidRDefault="00334F88" w:rsidP="00C5405C">
            <w:pPr>
              <w:cnfStyle w:val="000000000000"/>
              <w:rPr>
                <w:ins w:id="1044" w:author="Claus" w:date="2018-12-14T10:41:00Z"/>
              </w:rPr>
            </w:pPr>
            <w:ins w:id="1045" w:author="Claus" w:date="2018-12-14T10:48:00Z">
              <w:r>
                <w:t>Aflæsning</w:t>
              </w:r>
            </w:ins>
          </w:p>
        </w:tc>
      </w:tr>
      <w:tr w:rsidR="00C5405C" w:rsidTr="00C5405C">
        <w:trPr>
          <w:cnfStyle w:val="000000100000"/>
          <w:ins w:id="1046" w:author="Claus" w:date="2018-12-14T10:41:00Z"/>
        </w:trPr>
        <w:tc>
          <w:tcPr>
            <w:cnfStyle w:val="001000000000"/>
            <w:tcW w:w="3259" w:type="dxa"/>
          </w:tcPr>
          <w:p w:rsidR="00C5405C" w:rsidRDefault="00C5405C" w:rsidP="00C5405C">
            <w:pPr>
              <w:rPr>
                <w:ins w:id="1047" w:author="Claus" w:date="2018-12-14T10:41:00Z"/>
              </w:rPr>
            </w:pPr>
            <w:ins w:id="1048" w:author="Claus" w:date="2018-12-14T10:41:00Z">
              <w:r>
                <w:t>Administrer varer</w:t>
              </w:r>
            </w:ins>
          </w:p>
        </w:tc>
        <w:tc>
          <w:tcPr>
            <w:tcW w:w="3259" w:type="dxa"/>
          </w:tcPr>
          <w:p w:rsidR="00C5405C" w:rsidRDefault="00334F88" w:rsidP="00C5405C">
            <w:pPr>
              <w:cnfStyle w:val="000000100000"/>
              <w:rPr>
                <w:ins w:id="1049" w:author="Claus" w:date="2018-12-14T10:41:00Z"/>
              </w:rPr>
            </w:pPr>
            <w:ins w:id="1050" w:author="Claus" w:date="2018-12-14T10:49:00Z">
              <w:r>
                <w:t>Middel</w:t>
              </w:r>
            </w:ins>
          </w:p>
        </w:tc>
        <w:tc>
          <w:tcPr>
            <w:tcW w:w="3260" w:type="dxa"/>
          </w:tcPr>
          <w:p w:rsidR="00C5405C" w:rsidRDefault="00334F88" w:rsidP="00C5405C">
            <w:pPr>
              <w:cnfStyle w:val="000000100000"/>
              <w:rPr>
                <w:ins w:id="1051" w:author="Claus" w:date="2018-12-14T10:41:00Z"/>
              </w:rPr>
            </w:pPr>
            <w:ins w:id="1052" w:author="Claus" w:date="2018-12-14T10:49:00Z">
              <w:r>
                <w:t>Opdatering</w:t>
              </w:r>
            </w:ins>
          </w:p>
        </w:tc>
      </w:tr>
      <w:tr w:rsidR="00C5405C" w:rsidTr="00C5405C">
        <w:trPr>
          <w:ins w:id="1053" w:author="Claus" w:date="2018-12-14T10:41:00Z"/>
        </w:trPr>
        <w:tc>
          <w:tcPr>
            <w:cnfStyle w:val="001000000000"/>
            <w:tcW w:w="3259" w:type="dxa"/>
          </w:tcPr>
          <w:p w:rsidR="00C5405C" w:rsidRDefault="00C5405C" w:rsidP="00C5405C">
            <w:pPr>
              <w:rPr>
                <w:ins w:id="1054" w:author="Claus" w:date="2018-12-14T10:41:00Z"/>
              </w:rPr>
            </w:pPr>
            <w:ins w:id="1055" w:author="Claus" w:date="2018-12-14T10:42:00Z">
              <w:r>
                <w:t>Nulstil brugerkonto</w:t>
              </w:r>
            </w:ins>
          </w:p>
        </w:tc>
        <w:tc>
          <w:tcPr>
            <w:tcW w:w="3259" w:type="dxa"/>
          </w:tcPr>
          <w:p w:rsidR="00C5405C" w:rsidRDefault="00334F88" w:rsidP="00C5405C">
            <w:pPr>
              <w:cnfStyle w:val="000000000000"/>
              <w:rPr>
                <w:ins w:id="1056" w:author="Claus" w:date="2018-12-14T10:41:00Z"/>
              </w:rPr>
            </w:pPr>
            <w:ins w:id="1057" w:author="Claus" w:date="2018-12-14T10:49:00Z">
              <w:r>
                <w:t>Middel</w:t>
              </w:r>
            </w:ins>
          </w:p>
        </w:tc>
        <w:tc>
          <w:tcPr>
            <w:tcW w:w="3260" w:type="dxa"/>
          </w:tcPr>
          <w:p w:rsidR="00C5405C" w:rsidRDefault="00334F88" w:rsidP="00C5405C">
            <w:pPr>
              <w:cnfStyle w:val="000000000000"/>
              <w:rPr>
                <w:ins w:id="1058" w:author="Claus" w:date="2018-12-14T10:41:00Z"/>
              </w:rPr>
            </w:pPr>
            <w:ins w:id="1059" w:author="Claus" w:date="2018-12-14T10:49:00Z">
              <w:r>
                <w:t>Opdatering</w:t>
              </w:r>
            </w:ins>
          </w:p>
        </w:tc>
      </w:tr>
      <w:tr w:rsidR="00C5405C" w:rsidTr="00C5405C">
        <w:trPr>
          <w:cnfStyle w:val="000000100000"/>
          <w:ins w:id="1060" w:author="Claus" w:date="2018-12-14T10:42:00Z"/>
        </w:trPr>
        <w:tc>
          <w:tcPr>
            <w:cnfStyle w:val="001000000000"/>
            <w:tcW w:w="3259" w:type="dxa"/>
          </w:tcPr>
          <w:p w:rsidR="00C5405C" w:rsidRDefault="00C5405C" w:rsidP="00C5405C">
            <w:pPr>
              <w:rPr>
                <w:ins w:id="1061" w:author="Claus" w:date="2018-12-14T10:42:00Z"/>
              </w:rPr>
            </w:pPr>
            <w:ins w:id="1062" w:author="Claus" w:date="2018-12-14T10:42:00Z">
              <w:r>
                <w:t>Administrer brugerkonti</w:t>
              </w:r>
            </w:ins>
          </w:p>
        </w:tc>
        <w:tc>
          <w:tcPr>
            <w:tcW w:w="3259" w:type="dxa"/>
          </w:tcPr>
          <w:p w:rsidR="00C5405C" w:rsidRDefault="00334F88" w:rsidP="00C5405C">
            <w:pPr>
              <w:cnfStyle w:val="000000100000"/>
              <w:rPr>
                <w:ins w:id="1063" w:author="Claus" w:date="2018-12-14T10:42:00Z"/>
              </w:rPr>
            </w:pPr>
            <w:ins w:id="1064" w:author="Claus" w:date="2018-12-14T10:49:00Z">
              <w:r>
                <w:t>Middel</w:t>
              </w:r>
            </w:ins>
          </w:p>
        </w:tc>
        <w:tc>
          <w:tcPr>
            <w:tcW w:w="3260" w:type="dxa"/>
          </w:tcPr>
          <w:p w:rsidR="00C5405C" w:rsidRDefault="00334F88" w:rsidP="00C5405C">
            <w:pPr>
              <w:cnfStyle w:val="000000100000"/>
              <w:rPr>
                <w:ins w:id="1065" w:author="Claus" w:date="2018-12-14T10:42:00Z"/>
              </w:rPr>
            </w:pPr>
            <w:ins w:id="1066" w:author="Claus" w:date="2018-12-14T10:49:00Z">
              <w:r>
                <w:t>Opdatering</w:t>
              </w:r>
            </w:ins>
          </w:p>
        </w:tc>
      </w:tr>
      <w:tr w:rsidR="00C5405C" w:rsidTr="00C5405C">
        <w:trPr>
          <w:ins w:id="1067" w:author="Claus" w:date="2018-12-14T10:42:00Z"/>
        </w:trPr>
        <w:tc>
          <w:tcPr>
            <w:cnfStyle w:val="001000000000"/>
            <w:tcW w:w="3259" w:type="dxa"/>
          </w:tcPr>
          <w:p w:rsidR="00C5405C" w:rsidRDefault="00C5405C" w:rsidP="00C5405C">
            <w:pPr>
              <w:rPr>
                <w:ins w:id="1068" w:author="Claus" w:date="2018-12-14T10:42:00Z"/>
              </w:rPr>
            </w:pPr>
            <w:ins w:id="1069" w:author="Claus" w:date="2018-12-14T10:42:00Z">
              <w:r>
                <w:t>Administrer samlevejledninger</w:t>
              </w:r>
            </w:ins>
          </w:p>
        </w:tc>
        <w:tc>
          <w:tcPr>
            <w:tcW w:w="3259" w:type="dxa"/>
          </w:tcPr>
          <w:p w:rsidR="00C5405C" w:rsidRDefault="00334F88" w:rsidP="00C5405C">
            <w:pPr>
              <w:cnfStyle w:val="000000000000"/>
              <w:rPr>
                <w:ins w:id="1070" w:author="Claus" w:date="2018-12-14T10:42:00Z"/>
              </w:rPr>
            </w:pPr>
            <w:ins w:id="1071" w:author="Claus" w:date="2018-12-14T10:49:00Z">
              <w:r>
                <w:t>Middel</w:t>
              </w:r>
            </w:ins>
          </w:p>
        </w:tc>
        <w:tc>
          <w:tcPr>
            <w:tcW w:w="3260" w:type="dxa"/>
          </w:tcPr>
          <w:p w:rsidR="00C5405C" w:rsidRDefault="00334F88" w:rsidP="00C5405C">
            <w:pPr>
              <w:cnfStyle w:val="000000000000"/>
              <w:rPr>
                <w:ins w:id="1072" w:author="Claus" w:date="2018-12-14T10:42:00Z"/>
              </w:rPr>
            </w:pPr>
            <w:ins w:id="1073" w:author="Claus" w:date="2018-12-14T10:49:00Z">
              <w:r>
                <w:t>Opdatering</w:t>
              </w:r>
            </w:ins>
          </w:p>
        </w:tc>
      </w:tr>
      <w:tr w:rsidR="00C5405C" w:rsidTr="00C5405C">
        <w:trPr>
          <w:cnfStyle w:val="000000100000"/>
          <w:ins w:id="1074" w:author="Claus" w:date="2018-12-14T10:42:00Z"/>
        </w:trPr>
        <w:tc>
          <w:tcPr>
            <w:cnfStyle w:val="001000000000"/>
            <w:tcW w:w="3259" w:type="dxa"/>
          </w:tcPr>
          <w:p w:rsidR="00C5405C" w:rsidRDefault="00C5405C" w:rsidP="00C5405C">
            <w:pPr>
              <w:rPr>
                <w:ins w:id="1075" w:author="Claus" w:date="2018-12-14T10:42:00Z"/>
              </w:rPr>
            </w:pPr>
            <w:ins w:id="1076" w:author="Claus" w:date="2018-12-14T10:42:00Z">
              <w:r>
                <w:t>Udskriv ordredokumenter</w:t>
              </w:r>
            </w:ins>
          </w:p>
        </w:tc>
        <w:tc>
          <w:tcPr>
            <w:tcW w:w="3259" w:type="dxa"/>
          </w:tcPr>
          <w:p w:rsidR="00C5405C" w:rsidRDefault="00334F88" w:rsidP="00C5405C">
            <w:pPr>
              <w:cnfStyle w:val="000000100000"/>
              <w:rPr>
                <w:ins w:id="1077" w:author="Claus" w:date="2018-12-14T10:42:00Z"/>
              </w:rPr>
            </w:pPr>
            <w:ins w:id="1078" w:author="Claus" w:date="2018-12-14T10:49:00Z">
              <w:r>
                <w:t>Middel</w:t>
              </w:r>
            </w:ins>
          </w:p>
        </w:tc>
        <w:tc>
          <w:tcPr>
            <w:tcW w:w="3260" w:type="dxa"/>
          </w:tcPr>
          <w:p w:rsidR="00C5405C" w:rsidRDefault="00334F88" w:rsidP="00C5405C">
            <w:pPr>
              <w:cnfStyle w:val="000000100000"/>
              <w:rPr>
                <w:ins w:id="1079" w:author="Claus" w:date="2018-12-14T10:42:00Z"/>
              </w:rPr>
            </w:pPr>
            <w:ins w:id="1080" w:author="Claus" w:date="2018-12-14T10:49:00Z">
              <w:r>
                <w:t>Aflæsning</w:t>
              </w:r>
            </w:ins>
          </w:p>
        </w:tc>
      </w:tr>
      <w:tr w:rsidR="00C5405C" w:rsidTr="00C5405C">
        <w:trPr>
          <w:ins w:id="1081" w:author="Claus" w:date="2018-12-14T10:42:00Z"/>
        </w:trPr>
        <w:tc>
          <w:tcPr>
            <w:cnfStyle w:val="001000000000"/>
            <w:tcW w:w="3259" w:type="dxa"/>
          </w:tcPr>
          <w:p w:rsidR="00C5405C" w:rsidRDefault="00C5405C" w:rsidP="00C5405C">
            <w:pPr>
              <w:rPr>
                <w:ins w:id="1082" w:author="Claus" w:date="2018-12-14T10:42:00Z"/>
              </w:rPr>
            </w:pPr>
            <w:ins w:id="1083" w:author="Claus" w:date="2018-12-14T10:42:00Z">
              <w:r>
                <w:t>Vis fejl i carportforespørgsel</w:t>
              </w:r>
            </w:ins>
          </w:p>
        </w:tc>
        <w:tc>
          <w:tcPr>
            <w:tcW w:w="3259" w:type="dxa"/>
          </w:tcPr>
          <w:p w:rsidR="00C5405C" w:rsidRDefault="00334F88" w:rsidP="00C5405C">
            <w:pPr>
              <w:cnfStyle w:val="000000000000"/>
              <w:rPr>
                <w:ins w:id="1084" w:author="Claus" w:date="2018-12-14T10:42:00Z"/>
              </w:rPr>
            </w:pPr>
            <w:ins w:id="1085" w:author="Claus" w:date="2018-12-14T10:49:00Z">
              <w:r>
                <w:t>Særdeles kompleks</w:t>
              </w:r>
            </w:ins>
          </w:p>
        </w:tc>
        <w:tc>
          <w:tcPr>
            <w:tcW w:w="3260" w:type="dxa"/>
          </w:tcPr>
          <w:p w:rsidR="00C5405C" w:rsidRDefault="00334F88" w:rsidP="00C5405C">
            <w:pPr>
              <w:cnfStyle w:val="000000000000"/>
              <w:rPr>
                <w:ins w:id="1086" w:author="Claus" w:date="2018-12-14T10:42:00Z"/>
              </w:rPr>
            </w:pPr>
            <w:ins w:id="1087" w:author="Claus" w:date="2018-12-14T10:49:00Z">
              <w:r>
                <w:t>Beregning</w:t>
              </w:r>
            </w:ins>
          </w:p>
        </w:tc>
      </w:tr>
      <w:tr w:rsidR="00C5405C" w:rsidTr="00C5405C">
        <w:trPr>
          <w:cnfStyle w:val="000000100000"/>
          <w:ins w:id="1088" w:author="Claus" w:date="2018-12-14T10:42:00Z"/>
        </w:trPr>
        <w:tc>
          <w:tcPr>
            <w:cnfStyle w:val="001000000000"/>
            <w:tcW w:w="3259" w:type="dxa"/>
          </w:tcPr>
          <w:p w:rsidR="00C5405C" w:rsidRDefault="00C5405C" w:rsidP="00C5405C">
            <w:pPr>
              <w:rPr>
                <w:ins w:id="1089" w:author="Claus" w:date="2018-12-14T10:42:00Z"/>
              </w:rPr>
            </w:pPr>
            <w:ins w:id="1090" w:author="Claus" w:date="2018-12-14T10:42:00Z">
              <w:r>
                <w:t>Se ordrestatus</w:t>
              </w:r>
            </w:ins>
          </w:p>
        </w:tc>
        <w:tc>
          <w:tcPr>
            <w:tcW w:w="3259" w:type="dxa"/>
          </w:tcPr>
          <w:p w:rsidR="00C5405C" w:rsidRDefault="00334F88" w:rsidP="00C5405C">
            <w:pPr>
              <w:cnfStyle w:val="000000100000"/>
              <w:rPr>
                <w:ins w:id="1091" w:author="Claus" w:date="2018-12-14T10:42:00Z"/>
              </w:rPr>
            </w:pPr>
            <w:ins w:id="1092" w:author="Claus" w:date="2018-12-14T10:50:00Z">
              <w:r>
                <w:t>Simpel</w:t>
              </w:r>
            </w:ins>
          </w:p>
        </w:tc>
        <w:tc>
          <w:tcPr>
            <w:tcW w:w="3260" w:type="dxa"/>
          </w:tcPr>
          <w:p w:rsidR="00C5405C" w:rsidRDefault="00334F88" w:rsidP="00C5405C">
            <w:pPr>
              <w:cnfStyle w:val="000000100000"/>
              <w:rPr>
                <w:ins w:id="1093" w:author="Claus" w:date="2018-12-14T10:42:00Z"/>
              </w:rPr>
            </w:pPr>
            <w:ins w:id="1094" w:author="Claus" w:date="2018-12-14T10:50:00Z">
              <w:r>
                <w:t>Aflæsning</w:t>
              </w:r>
            </w:ins>
          </w:p>
        </w:tc>
      </w:tr>
      <w:tr w:rsidR="00C5405C" w:rsidTr="00C5405C">
        <w:trPr>
          <w:ins w:id="1095" w:author="Claus" w:date="2018-12-14T10:42:00Z"/>
        </w:trPr>
        <w:tc>
          <w:tcPr>
            <w:cnfStyle w:val="001000000000"/>
            <w:tcW w:w="3259" w:type="dxa"/>
          </w:tcPr>
          <w:p w:rsidR="00C5405C" w:rsidRDefault="00C5405C" w:rsidP="00C5405C">
            <w:pPr>
              <w:rPr>
                <w:ins w:id="1096" w:author="Claus" w:date="2018-12-14T10:42:00Z"/>
              </w:rPr>
            </w:pPr>
            <w:ins w:id="1097" w:author="Claus" w:date="2018-12-14T10:42:00Z">
              <w:r>
                <w:lastRenderedPageBreak/>
                <w:t>Log ind/ud</w:t>
              </w:r>
            </w:ins>
          </w:p>
        </w:tc>
        <w:tc>
          <w:tcPr>
            <w:tcW w:w="3259" w:type="dxa"/>
          </w:tcPr>
          <w:p w:rsidR="00C5405C" w:rsidRDefault="00334F88" w:rsidP="00C5405C">
            <w:pPr>
              <w:cnfStyle w:val="000000000000"/>
              <w:rPr>
                <w:ins w:id="1098" w:author="Claus" w:date="2018-12-14T10:42:00Z"/>
              </w:rPr>
            </w:pPr>
            <w:ins w:id="1099" w:author="Claus" w:date="2018-12-14T10:50:00Z">
              <w:r>
                <w:t>Simpel</w:t>
              </w:r>
            </w:ins>
          </w:p>
        </w:tc>
        <w:tc>
          <w:tcPr>
            <w:tcW w:w="3260" w:type="dxa"/>
          </w:tcPr>
          <w:p w:rsidR="00C5405C" w:rsidRDefault="00334F88" w:rsidP="00C5405C">
            <w:pPr>
              <w:cnfStyle w:val="000000000000"/>
              <w:rPr>
                <w:ins w:id="1100" w:author="Claus" w:date="2018-12-14T10:42:00Z"/>
              </w:rPr>
            </w:pPr>
            <w:ins w:id="1101" w:author="Claus" w:date="2018-12-14T10:50:00Z">
              <w:r>
                <w:t>Aflæsning</w:t>
              </w:r>
            </w:ins>
          </w:p>
        </w:tc>
      </w:tr>
    </w:tbl>
    <w:p w:rsidR="00C5405C" w:rsidRPr="00C5405C" w:rsidRDefault="00C5405C" w:rsidP="00C5405C"/>
    <w:p w:rsidR="00132F63" w:rsidRDefault="00EC75FF">
      <w:pPr>
        <w:jc w:val="both"/>
        <w:rPr>
          <w:del w:id="1102" w:author="Claus" w:date="2018-12-16T11:23:00Z"/>
          <w:i/>
        </w:rPr>
        <w:pPrChange w:id="1103" w:author="Claus" w:date="2018-12-14T09:16:00Z">
          <w:pPr>
            <w:ind w:left="360"/>
          </w:pPr>
        </w:pPrChange>
      </w:pPr>
      <w:del w:id="1104" w:author="Claus" w:date="2018-12-16T11:23:00Z">
        <w:r w:rsidRPr="008A6BE9" w:rsidDel="003961D3">
          <w:rPr>
            <w:i/>
          </w:rPr>
          <w:delText>Filtrer carport</w:delText>
        </w:r>
        <w:r w:rsidR="008A6BE9" w:rsidDel="003961D3">
          <w:rPr>
            <w:i/>
          </w:rPr>
          <w:delText>,</w:delText>
        </w:r>
        <w:r w:rsidR="00FF4059" w:rsidRPr="008A6BE9" w:rsidDel="003961D3">
          <w:rPr>
            <w:i/>
          </w:rPr>
          <w:delText xml:space="preserve"> </w:delText>
        </w:r>
        <w:r w:rsidR="008A6BE9" w:rsidDel="003961D3">
          <w:rPr>
            <w:i/>
          </w:rPr>
          <w:delText>h</w:delText>
        </w:r>
        <w:r w:rsidRPr="008A6BE9" w:rsidDel="003961D3">
          <w:rPr>
            <w:i/>
          </w:rPr>
          <w:delText>ent/vis tegning</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carport</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leveringspris</w:delText>
        </w:r>
        <w:r w:rsidR="008A6BE9" w:rsidDel="003961D3">
          <w:rPr>
            <w:i/>
          </w:rPr>
          <w:delText>,</w:delText>
        </w:r>
        <w:r w:rsidR="00FF4059" w:rsidRPr="008A6BE9" w:rsidDel="003961D3">
          <w:rPr>
            <w:i/>
          </w:rPr>
          <w:delText xml:space="preserve"> </w:delText>
        </w:r>
        <w:r w:rsidR="008A6BE9" w:rsidDel="003961D3">
          <w:rPr>
            <w:i/>
          </w:rPr>
          <w:delText>d</w:delText>
        </w:r>
        <w:r w:rsidRPr="008A6BE9" w:rsidDel="003961D3">
          <w:rPr>
            <w:i/>
          </w:rPr>
          <w:delText>esign egen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fsend carportforespørgsel</w:delText>
        </w:r>
        <w:r w:rsidR="008A6BE9" w:rsidDel="003961D3">
          <w:rPr>
            <w:i/>
          </w:rPr>
          <w:delText>,</w:delText>
        </w:r>
        <w:r w:rsidR="00FF4059" w:rsidRPr="008A6BE9" w:rsidDel="003961D3">
          <w:rPr>
            <w:i/>
          </w:rPr>
          <w:delText xml:space="preserve"> </w:delText>
        </w:r>
        <w:r w:rsidR="008A6BE9" w:rsidDel="003961D3">
          <w:rPr>
            <w:i/>
          </w:rPr>
          <w:delText>å</w:delText>
        </w:r>
        <w:r w:rsidRPr="008A6BE9" w:rsidDel="003961D3">
          <w:rPr>
            <w:i/>
          </w:rPr>
          <w:delText>bn carportforespørgsel</w:delText>
        </w:r>
        <w:r w:rsidR="008A6BE9" w:rsidDel="003961D3">
          <w:rPr>
            <w:i/>
          </w:rPr>
          <w:delText>,</w:delText>
        </w:r>
        <w:r w:rsidRPr="008A6BE9" w:rsidDel="003961D3">
          <w:rPr>
            <w:i/>
          </w:rPr>
          <w:delText xml:space="preserve"> </w:delText>
        </w:r>
        <w:r w:rsidR="00473C7B" w:rsidDel="003961D3">
          <w:rPr>
            <w:i/>
          </w:rPr>
          <w:delText>b</w:delText>
        </w:r>
        <w:r w:rsidR="00473C7B" w:rsidRPr="008A6BE9" w:rsidDel="003961D3">
          <w:rPr>
            <w:i/>
          </w:rPr>
          <w:delText>esvare carportforespørgsel</w:delText>
        </w:r>
        <w:r w:rsidR="00473C7B" w:rsidDel="003961D3">
          <w:rPr>
            <w:i/>
          </w:rPr>
          <w:delText xml:space="preserve">, </w:delText>
        </w:r>
        <w:r w:rsidR="008A6BE9" w:rsidDel="003961D3">
          <w:rPr>
            <w:i/>
          </w:rPr>
          <w:delText>k</w:delText>
        </w:r>
        <w:r w:rsidRPr="008A6BE9" w:rsidDel="003961D3">
          <w:rPr>
            <w:i/>
          </w:rPr>
          <w:delText>onfigurer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dministrer kunde</w:delText>
        </w:r>
        <w:r w:rsidR="008A6BE9" w:rsidDel="003961D3">
          <w:rPr>
            <w:i/>
          </w:rPr>
          <w:delText>,</w:delText>
        </w:r>
        <w:r w:rsidR="00FF4059" w:rsidRPr="008A6BE9" w:rsidDel="003961D3">
          <w:rPr>
            <w:i/>
          </w:rPr>
          <w:delText xml:space="preserve"> </w:delText>
        </w:r>
        <w:r w:rsidR="008A6BE9" w:rsidDel="003961D3">
          <w:rPr>
            <w:i/>
          </w:rPr>
          <w:delText>b</w:delText>
        </w:r>
        <w:r w:rsidRPr="008A6BE9" w:rsidDel="003961D3">
          <w:rPr>
            <w:i/>
          </w:rPr>
          <w:delText>eregn stykliste</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dækningsgrad</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hjælpetekst</w:delText>
        </w:r>
        <w:r w:rsidR="008A6BE9" w:rsidDel="003961D3">
          <w:rPr>
            <w:i/>
          </w:rPr>
          <w:delText>,</w:delText>
        </w:r>
        <w:r w:rsidR="00FF4059" w:rsidRPr="008A6BE9" w:rsidDel="003961D3">
          <w:rPr>
            <w:i/>
          </w:rPr>
          <w:delText xml:space="preserve"> </w:delText>
        </w:r>
        <w:r w:rsidR="008A6BE9" w:rsidDel="003961D3">
          <w:rPr>
            <w:i/>
          </w:rPr>
          <w:delText>t</w:delText>
        </w:r>
        <w:r w:rsidRPr="008A6BE9" w:rsidDel="003961D3">
          <w:rPr>
            <w:i/>
          </w:rPr>
          <w:delText>ilføj vare fra databasen</w:delText>
        </w:r>
        <w:r w:rsidR="008A6BE9" w:rsidDel="003961D3">
          <w:rPr>
            <w:i/>
          </w:rPr>
          <w:delText>,</w:delText>
        </w:r>
        <w:r w:rsidR="00FF4059" w:rsidRPr="008A6BE9" w:rsidDel="003961D3">
          <w:rPr>
            <w:i/>
          </w:rPr>
          <w:delText xml:space="preserve"> </w:delText>
        </w:r>
        <w:r w:rsidR="008A6BE9" w:rsidDel="003961D3">
          <w:rPr>
            <w:i/>
          </w:rPr>
          <w:delText>s</w:delText>
        </w:r>
        <w:r w:rsidRPr="008A6BE9" w:rsidDel="003961D3">
          <w:rPr>
            <w:i/>
          </w:rPr>
          <w:delText>e/udskriv tegning</w:delText>
        </w:r>
        <w:r w:rsidR="008A6BE9" w:rsidDel="003961D3">
          <w:rPr>
            <w:i/>
          </w:rPr>
          <w:delText>,</w:delText>
        </w:r>
        <w:r w:rsidR="00FF4059" w:rsidRPr="008A6BE9" w:rsidDel="003961D3">
          <w:rPr>
            <w:i/>
          </w:rPr>
          <w:delText xml:space="preserve"> </w:delText>
        </w:r>
        <w:r w:rsidR="008A6BE9" w:rsidDel="003961D3">
          <w:rPr>
            <w:i/>
          </w:rPr>
          <w:delText>s</w:delText>
        </w:r>
        <w:r w:rsidR="008A6BE9" w:rsidRPr="008A6BE9" w:rsidDel="003961D3">
          <w:rPr>
            <w:i/>
          </w:rPr>
          <w:delText>e b</w:delText>
        </w:r>
        <w:r w:rsidRPr="008A6BE9" w:rsidDel="003961D3">
          <w:rPr>
            <w:i/>
          </w:rPr>
          <w:delText>eskrivelse</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varer</w:delText>
        </w:r>
        <w:r w:rsidR="008A6BE9" w:rsidDel="003961D3">
          <w:rPr>
            <w:i/>
          </w:rPr>
          <w:delText>,</w:delText>
        </w:r>
        <w:r w:rsidR="008A6BE9" w:rsidRPr="008A6BE9" w:rsidDel="003961D3">
          <w:rPr>
            <w:i/>
          </w:rPr>
          <w:delText xml:space="preserve"> </w:delText>
        </w:r>
        <w:r w:rsidR="008A6BE9" w:rsidDel="003961D3">
          <w:rPr>
            <w:i/>
          </w:rPr>
          <w:delText>n</w:delText>
        </w:r>
        <w:r w:rsidRPr="008A6BE9" w:rsidDel="003961D3">
          <w:rPr>
            <w:i/>
          </w:rPr>
          <w:delText>ulstil brugerkonto</w:delText>
        </w:r>
        <w:r w:rsidR="008A6BE9" w:rsidDel="003961D3">
          <w:rPr>
            <w:i/>
          </w:rPr>
          <w:delText>,</w:delText>
        </w:r>
        <w:r w:rsidR="008A6BE9" w:rsidRPr="008A6BE9" w:rsidDel="003961D3">
          <w:rPr>
            <w:i/>
          </w:rPr>
          <w:delText xml:space="preserve"> </w:delText>
        </w:r>
        <w:r w:rsidR="008A6BE9" w:rsidDel="003961D3">
          <w:rPr>
            <w:i/>
          </w:rPr>
          <w:delText>a</w:delText>
        </w:r>
        <w:r w:rsidR="008A6BE9" w:rsidRPr="008A6BE9" w:rsidDel="003961D3">
          <w:rPr>
            <w:i/>
          </w:rPr>
          <w:delText xml:space="preserve">dministrer </w:delText>
        </w:r>
        <w:r w:rsidRPr="008A6BE9" w:rsidDel="003961D3">
          <w:rPr>
            <w:i/>
          </w:rPr>
          <w:delText>brugerkonti</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samlevejledninger</w:delText>
        </w:r>
        <w:r w:rsidR="008A6BE9" w:rsidDel="003961D3">
          <w:rPr>
            <w:i/>
          </w:rPr>
          <w:delText>,</w:delText>
        </w:r>
        <w:r w:rsidR="008A6BE9" w:rsidRPr="008A6BE9" w:rsidDel="003961D3">
          <w:rPr>
            <w:i/>
          </w:rPr>
          <w:delText xml:space="preserve"> </w:delText>
        </w:r>
        <w:r w:rsidR="008A6BE9" w:rsidDel="003961D3">
          <w:rPr>
            <w:i/>
          </w:rPr>
          <w:delText>u</w:delText>
        </w:r>
        <w:r w:rsidRPr="008A6BE9" w:rsidDel="003961D3">
          <w:rPr>
            <w:i/>
          </w:rPr>
          <w:delText>dskriv ordredokumenter (faktura, stykliste, plukliste, saml</w:delText>
        </w:r>
        <w:r w:rsidR="00600D65" w:rsidDel="003961D3">
          <w:rPr>
            <w:i/>
          </w:rPr>
          <w:delText>evejledning, ordrebekræftelse mv</w:delText>
        </w:r>
        <w:r w:rsidR="008A6BE9" w:rsidDel="003961D3">
          <w:rPr>
            <w:i/>
          </w:rPr>
          <w:delText>.</w:delText>
        </w:r>
        <w:r w:rsidRPr="008A6BE9" w:rsidDel="003961D3">
          <w:rPr>
            <w:i/>
          </w:rPr>
          <w:delText>)</w:delText>
        </w:r>
        <w:r w:rsidR="008A6BE9" w:rsidDel="003961D3">
          <w:rPr>
            <w:i/>
          </w:rPr>
          <w:delText>,</w:delText>
        </w:r>
        <w:r w:rsidR="008A6BE9" w:rsidRPr="008A6BE9" w:rsidDel="003961D3">
          <w:rPr>
            <w:i/>
          </w:rPr>
          <w:delText xml:space="preserve"> </w:delText>
        </w:r>
        <w:r w:rsidR="008A6BE9" w:rsidDel="003961D3">
          <w:rPr>
            <w:i/>
          </w:rPr>
          <w:delText>v</w:delText>
        </w:r>
        <w:r w:rsidRPr="008A6BE9" w:rsidDel="003961D3">
          <w:rPr>
            <w:i/>
          </w:rPr>
          <w:delText>is fejl i carportforespørgsel</w:delText>
        </w:r>
        <w:r w:rsidR="008A6BE9" w:rsidDel="003961D3">
          <w:rPr>
            <w:i/>
          </w:rPr>
          <w:delText>,</w:delText>
        </w:r>
        <w:r w:rsidR="008A6BE9" w:rsidRPr="008A6BE9" w:rsidDel="003961D3">
          <w:rPr>
            <w:i/>
          </w:rPr>
          <w:delText xml:space="preserve"> </w:delText>
        </w:r>
        <w:r w:rsidR="008A6BE9" w:rsidDel="003961D3">
          <w:rPr>
            <w:i/>
          </w:rPr>
          <w:delText>s</w:delText>
        </w:r>
        <w:r w:rsidRPr="008A6BE9" w:rsidDel="003961D3">
          <w:rPr>
            <w:i/>
          </w:rPr>
          <w:delText>e ordrestatus</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ind</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ud</w:delText>
        </w:r>
        <w:r w:rsidR="008A6BE9" w:rsidDel="003961D3">
          <w:rPr>
            <w:i/>
          </w:rPr>
          <w:delText>.</w:delText>
        </w:r>
      </w:del>
    </w:p>
    <w:p w:rsidR="00574D6C" w:rsidRDefault="00574D6C" w:rsidP="00552589">
      <w:pPr>
        <w:rPr>
          <w:ins w:id="1105" w:author="Claus" w:date="2018-12-14T09:14:00Z"/>
        </w:rPr>
      </w:pPr>
      <w:ins w:id="1106" w:author="Claus" w:date="2018-12-14T09:06:00Z">
        <w:r>
          <w:t>Denne liste af nuværende krav kan analyseres lingvistisk</w:t>
        </w:r>
      </w:ins>
      <w:ins w:id="1107" w:author="Claus" w:date="2018-12-19T19:42:00Z">
        <w:r w:rsidR="00C369B6">
          <w:t xml:space="preserve"> efter navneord</w:t>
        </w:r>
      </w:ins>
      <w:ins w:id="1108" w:author="Claus" w:date="2018-12-14T09:06:00Z">
        <w:r>
          <w:t xml:space="preserve"> for at frembringe e</w:t>
        </w:r>
      </w:ins>
      <w:ins w:id="1109" w:author="Claus" w:date="2018-12-14T09:13:00Z">
        <w:r w:rsidR="002D7BB7">
          <w:t xml:space="preserve">n liste </w:t>
        </w:r>
      </w:ins>
      <w:ins w:id="1110" w:author="Claus" w:date="2018-12-14T09:06:00Z">
        <w:r>
          <w:t>med kandidatklasser</w:t>
        </w:r>
      </w:ins>
      <w:ins w:id="1111" w:author="Claus" w:date="2018-12-14T11:40:00Z">
        <w:r w:rsidR="00984CD6">
          <w:t>, som danner grundlag for domænemodellen, se afsnittet</w:t>
        </w:r>
      </w:ins>
      <w:ins w:id="1112" w:author="Claus" w:date="2018-12-19T19:42:00Z">
        <w:r w:rsidR="00C369B6">
          <w:t xml:space="preserve"> </w:t>
        </w:r>
        <w:r w:rsidR="00D83A28">
          <w:fldChar w:fldCharType="begin"/>
        </w:r>
        <w:r w:rsidR="00D83A28">
          <w:instrText xml:space="preserve"> REF _Ref533011388 \w \h </w:instrText>
        </w:r>
      </w:ins>
      <w:r w:rsidR="00D83A28">
        <w:fldChar w:fldCharType="separate"/>
      </w:r>
      <w:ins w:id="1113" w:author="Claus" w:date="2018-12-19T19:42:00Z">
        <w:r w:rsidR="00D83A28">
          <w:t>7</w:t>
        </w:r>
        <w:r w:rsidR="00D83A28">
          <w:fldChar w:fldCharType="end"/>
        </w:r>
      </w:ins>
      <w:ins w:id="1114" w:author="Claus" w:date="2018-12-19T19:43:00Z">
        <w:r w:rsidR="00D83A28">
          <w:t xml:space="preserve"> </w:t>
        </w:r>
        <w:r w:rsidR="00D83A28">
          <w:fldChar w:fldCharType="begin"/>
        </w:r>
        <w:r w:rsidR="00D83A28">
          <w:instrText xml:space="preserve"> REF _Ref533011388 \h </w:instrText>
        </w:r>
      </w:ins>
      <w:r w:rsidR="00D83A28">
        <w:fldChar w:fldCharType="separate"/>
      </w:r>
      <w:ins w:id="1115" w:author="Claus" w:date="2018-12-19T19:43:00Z">
        <w:r w:rsidR="00D83A28">
          <w:t>Domænemodel og ER diagram</w:t>
        </w:r>
        <w:r w:rsidR="00D83A28">
          <w:fldChar w:fldCharType="end"/>
        </w:r>
      </w:ins>
      <w:ins w:id="1116" w:author="Claus" w:date="2018-12-14T11:40:00Z">
        <w:r w:rsidR="00984CD6">
          <w:t>.</w:t>
        </w:r>
      </w:ins>
    </w:p>
    <w:p w:rsidR="00473C7B" w:rsidRDefault="00E4355F" w:rsidP="00552589">
      <w:ins w:id="1117" w:author="Claus" w:date="2018-12-14T11:16:00Z">
        <w:r>
          <w:t xml:space="preserve">Af listen over </w:t>
        </w:r>
        <w:commentRangeStart w:id="1118"/>
        <w:r>
          <w:t>funktionelle krav</w:t>
        </w:r>
      </w:ins>
      <w:ins w:id="1119" w:author="Claus" w:date="2018-12-14T11:17:00Z">
        <w:r>
          <w:t xml:space="preserve"> </w:t>
        </w:r>
        <w:commentRangeEnd w:id="1118"/>
        <w:r w:rsidR="005B5DE2">
          <w:rPr>
            <w:rStyle w:val="Kommentarhenvisning"/>
          </w:rPr>
          <w:commentReference w:id="1118"/>
        </w:r>
        <w:r>
          <w:t xml:space="preserve">er </w:t>
        </w:r>
      </w:ins>
      <w:del w:id="1120" w:author="Claus" w:date="2018-12-14T11:17:00Z">
        <w:r w:rsidR="00473C7B" w:rsidDel="00E4355F">
          <w:delText xml:space="preserve">Af ovenstående liste er </w:delText>
        </w:r>
      </w:del>
      <w:r w:rsidR="00473C7B">
        <w:t xml:space="preserve">især arbejdsgangen vedr. carportforespørgsler interessant, da den findes i 3 af de funktionelle krav. Af demonstrationen fremgår det, at en kunde laver en forespørgsel vedr. en carport og sender den til Fog. Fog modtager forespørgslen som en </w:t>
      </w:r>
      <w:ins w:id="1121" w:author="Claus" w:date="2018-12-13T21:13:00Z">
        <w:r w:rsidR="00812593">
          <w:t>e-</w:t>
        </w:r>
      </w:ins>
      <w:r w:rsidR="00473C7B">
        <w:t>mail. Denne åbnes og forespørgslens data indtastes i Fog</w:t>
      </w:r>
      <w:del w:id="1122" w:author="Claus" w:date="2018-12-13T21:13:00Z">
        <w:r w:rsidR="00473C7B" w:rsidDel="00812593">
          <w:delText>’</w:delText>
        </w:r>
      </w:del>
      <w:r w:rsidR="00473C7B">
        <w:t>s eget system</w:t>
      </w:r>
      <w:ins w:id="1123" w:author="Claus" w:date="2018-12-13T20:58:00Z">
        <w:r w:rsidR="001F2209">
          <w:t>; Quick-byg,</w:t>
        </w:r>
      </w:ins>
      <w:r w:rsidR="00473C7B">
        <w:t xml:space="preserve"> som bl.a. bruges til at beregne materialer og pris.</w:t>
      </w:r>
    </w:p>
    <w:p w:rsidR="003961D3" w:rsidRDefault="003961D3" w:rsidP="00552589">
      <w:pPr>
        <w:rPr>
          <w:ins w:id="1124" w:author="Claus" w:date="2018-12-19T20:22:00Z"/>
        </w:rPr>
      </w:pPr>
    </w:p>
    <w:p w:rsidR="00A306AD" w:rsidRDefault="00A306AD" w:rsidP="00552589">
      <w:pPr>
        <w:rPr>
          <w:ins w:id="1125" w:author="Claus" w:date="2018-12-19T20:22:00Z"/>
        </w:rPr>
      </w:pPr>
    </w:p>
    <w:p w:rsidR="00A306AD" w:rsidRDefault="00A306AD" w:rsidP="00552589">
      <w:pPr>
        <w:rPr>
          <w:ins w:id="1126" w:author="Claus" w:date="2018-12-19T20:22:00Z"/>
        </w:rPr>
      </w:pPr>
    </w:p>
    <w:p w:rsidR="00A306AD" w:rsidRDefault="00A306AD" w:rsidP="00552589">
      <w:pPr>
        <w:rPr>
          <w:ins w:id="1127" w:author="Claus" w:date="2018-12-19T20:22:00Z"/>
        </w:rPr>
      </w:pPr>
    </w:p>
    <w:p w:rsidR="00A306AD" w:rsidRDefault="00A306AD" w:rsidP="00552589">
      <w:pPr>
        <w:rPr>
          <w:ins w:id="1128" w:author="Claus" w:date="2018-12-19T20:22:00Z"/>
        </w:rPr>
      </w:pPr>
    </w:p>
    <w:p w:rsidR="00A306AD" w:rsidRDefault="00A306AD" w:rsidP="00552589">
      <w:pPr>
        <w:rPr>
          <w:ins w:id="1129" w:author="Claus" w:date="2018-12-19T20:22:00Z"/>
        </w:rPr>
      </w:pPr>
    </w:p>
    <w:p w:rsidR="00A306AD" w:rsidRDefault="00A306AD" w:rsidP="00552589">
      <w:pPr>
        <w:rPr>
          <w:ins w:id="1130" w:author="Claus" w:date="2018-12-19T20:22:00Z"/>
        </w:rPr>
      </w:pPr>
    </w:p>
    <w:p w:rsidR="00A306AD" w:rsidRDefault="00A306AD" w:rsidP="00552589">
      <w:pPr>
        <w:rPr>
          <w:ins w:id="1131" w:author="Claus" w:date="2018-12-19T20:22:00Z"/>
        </w:rPr>
      </w:pPr>
    </w:p>
    <w:p w:rsidR="00A306AD" w:rsidRDefault="00A306AD" w:rsidP="00552589">
      <w:pPr>
        <w:rPr>
          <w:ins w:id="1132" w:author="Claus" w:date="2018-12-19T20:22:00Z"/>
        </w:rPr>
      </w:pPr>
    </w:p>
    <w:p w:rsidR="00A306AD" w:rsidRDefault="00A306AD" w:rsidP="00552589">
      <w:pPr>
        <w:rPr>
          <w:ins w:id="1133" w:author="Claus" w:date="2018-12-19T20:22:00Z"/>
        </w:rPr>
      </w:pPr>
    </w:p>
    <w:p w:rsidR="00A306AD" w:rsidRDefault="00A306AD" w:rsidP="00552589">
      <w:pPr>
        <w:rPr>
          <w:ins w:id="1134" w:author="Claus" w:date="2018-12-19T20:22:00Z"/>
        </w:rPr>
      </w:pPr>
    </w:p>
    <w:p w:rsidR="00A306AD" w:rsidRDefault="00A306AD" w:rsidP="00552589">
      <w:pPr>
        <w:rPr>
          <w:ins w:id="1135" w:author="Claus" w:date="2018-12-19T20:22:00Z"/>
        </w:rPr>
      </w:pPr>
    </w:p>
    <w:p w:rsidR="00A306AD" w:rsidRDefault="00A306AD" w:rsidP="00552589">
      <w:pPr>
        <w:rPr>
          <w:ins w:id="1136" w:author="Claus" w:date="2018-12-19T20:22:00Z"/>
        </w:rPr>
      </w:pPr>
    </w:p>
    <w:p w:rsidR="00A306AD" w:rsidRDefault="00A306AD" w:rsidP="00552589">
      <w:pPr>
        <w:rPr>
          <w:ins w:id="1137" w:author="Claus" w:date="2018-12-19T20:22:00Z"/>
        </w:rPr>
      </w:pPr>
    </w:p>
    <w:p w:rsidR="00A306AD" w:rsidRDefault="00A306AD" w:rsidP="00552589">
      <w:pPr>
        <w:rPr>
          <w:ins w:id="1138" w:author="Claus" w:date="2018-12-19T20:22:00Z"/>
        </w:rPr>
      </w:pPr>
    </w:p>
    <w:p w:rsidR="00A306AD" w:rsidRDefault="00A306AD" w:rsidP="00552589">
      <w:pPr>
        <w:rPr>
          <w:ins w:id="1139" w:author="Claus" w:date="2018-12-19T20:22:00Z"/>
        </w:rPr>
      </w:pPr>
    </w:p>
    <w:p w:rsidR="00A306AD" w:rsidRDefault="00A306AD" w:rsidP="00552589">
      <w:pPr>
        <w:rPr>
          <w:ins w:id="1140" w:author="Claus" w:date="2018-12-19T20:22:00Z"/>
        </w:rPr>
      </w:pPr>
    </w:p>
    <w:p w:rsidR="00A306AD" w:rsidRDefault="00A306AD" w:rsidP="00552589">
      <w:pPr>
        <w:rPr>
          <w:ins w:id="1141" w:author="Claus" w:date="2018-12-19T20:22:00Z"/>
        </w:rPr>
      </w:pPr>
    </w:p>
    <w:p w:rsidR="00A306AD" w:rsidRDefault="00A306AD" w:rsidP="00552589">
      <w:pPr>
        <w:rPr>
          <w:ins w:id="1142" w:author="Claus" w:date="2018-12-19T20:22:00Z"/>
        </w:rPr>
      </w:pPr>
    </w:p>
    <w:p w:rsidR="00A306AD" w:rsidRDefault="00A306AD" w:rsidP="00552589">
      <w:pPr>
        <w:rPr>
          <w:ins w:id="1143" w:author="Claus" w:date="2018-12-19T20:22:00Z"/>
        </w:rPr>
      </w:pPr>
    </w:p>
    <w:p w:rsidR="00A306AD" w:rsidRDefault="00A306AD" w:rsidP="00552589">
      <w:pPr>
        <w:rPr>
          <w:ins w:id="1144" w:author="Claus" w:date="2018-12-19T20:53:00Z"/>
        </w:rPr>
      </w:pPr>
    </w:p>
    <w:p w:rsidR="004B5B92" w:rsidRDefault="004B5B92" w:rsidP="00552589">
      <w:pPr>
        <w:rPr>
          <w:ins w:id="1145" w:author="Claus" w:date="2018-12-16T11:24:00Z"/>
        </w:rPr>
      </w:pPr>
    </w:p>
    <w:p w:rsidR="00473C7B" w:rsidRDefault="00473C7B" w:rsidP="00552589">
      <w:r>
        <w:lastRenderedPageBreak/>
        <w:t>Arbejdsgangen kan illustreres vha. flg. aktivitetsdiagram:</w:t>
      </w:r>
    </w:p>
    <w:p w:rsidR="00132F63" w:rsidRDefault="00C50BD7">
      <w:pPr>
        <w:keepNext/>
        <w:rPr>
          <w:ins w:id="1146" w:author="Claus" w:date="2018-12-15T12:35:00Z"/>
        </w:rPr>
        <w:pPrChange w:id="1147" w:author="Claus" w:date="2018-12-15T12:36:00Z">
          <w:pPr>
            <w:jc w:val="center"/>
          </w:pPr>
        </w:pPrChange>
      </w:pPr>
      <w:r w:rsidRPr="00C50BD7">
        <w:rPr>
          <w:noProof/>
          <w:lang w:eastAsia="da-DK"/>
        </w:rPr>
        <w:drawing>
          <wp:inline distT="0" distB="0" distL="0" distR="0">
            <wp:extent cx="5097600" cy="7802463"/>
            <wp:effectExtent l="19050" t="0" r="780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97600" cy="7802463"/>
                    </a:xfrm>
                    <a:prstGeom prst="rect">
                      <a:avLst/>
                    </a:prstGeom>
                    <a:noFill/>
                    <a:ln w="9525">
                      <a:noFill/>
                      <a:miter lim="800000"/>
                      <a:headEnd/>
                      <a:tailEnd/>
                    </a:ln>
                  </pic:spPr>
                </pic:pic>
              </a:graphicData>
            </a:graphic>
          </wp:inline>
        </w:drawing>
      </w:r>
    </w:p>
    <w:p w:rsidR="00132F63" w:rsidRDefault="00B37393">
      <w:pPr>
        <w:pStyle w:val="Billedtekst"/>
        <w:rPr>
          <w:lang w:val="en-US"/>
          <w:rPrChange w:id="1148" w:author="Claus" w:date="2018-12-15T12:36:00Z">
            <w:rPr/>
          </w:rPrChange>
        </w:rPr>
        <w:pPrChange w:id="1149" w:author="Claus" w:date="2018-12-15T12:36:00Z">
          <w:pPr>
            <w:jc w:val="center"/>
          </w:pPr>
        </w:pPrChange>
      </w:pPr>
      <w:ins w:id="1150" w:author="Claus" w:date="2018-12-15T12:35:00Z">
        <w:r w:rsidRPr="00B37393">
          <w:rPr>
            <w:lang w:val="en-US"/>
            <w:rPrChange w:id="1151" w:author="Claus" w:date="2018-12-15T12:36:00Z">
              <w:rPr/>
            </w:rPrChange>
          </w:rPr>
          <w:t xml:space="preserve">Figur </w:t>
        </w:r>
        <w:r>
          <w:fldChar w:fldCharType="begin"/>
        </w:r>
        <w:r w:rsidRPr="00B37393">
          <w:rPr>
            <w:lang w:val="en-US"/>
            <w:rPrChange w:id="1152" w:author="Claus" w:date="2018-12-15T12:36:00Z">
              <w:rPr/>
            </w:rPrChange>
          </w:rPr>
          <w:instrText xml:space="preserve"> SEQ Figur \* ARABIC </w:instrText>
        </w:r>
      </w:ins>
      <w:r>
        <w:fldChar w:fldCharType="separate"/>
      </w:r>
      <w:ins w:id="1153" w:author="Claus" w:date="2018-12-19T12:08:00Z">
        <w:r w:rsidR="00F270DB">
          <w:rPr>
            <w:noProof/>
            <w:lang w:val="en-US"/>
          </w:rPr>
          <w:t>1</w:t>
        </w:r>
      </w:ins>
      <w:ins w:id="1154" w:author="Claus" w:date="2018-12-15T12:35:00Z">
        <w:r>
          <w:fldChar w:fldCharType="end"/>
        </w:r>
        <w:r w:rsidRPr="00B37393">
          <w:rPr>
            <w:lang w:val="en-US"/>
            <w:rPrChange w:id="1155" w:author="Claus" w:date="2018-12-15T12:36:00Z">
              <w:rPr/>
            </w:rPrChange>
          </w:rPr>
          <w:t xml:space="preserve"> – Aktivitetsdiagram for Fog </w:t>
        </w:r>
      </w:ins>
      <w:ins w:id="1156" w:author="Claus" w:date="2018-12-15T12:36:00Z">
        <w:r w:rsidRPr="00B37393">
          <w:rPr>
            <w:lang w:val="en-US"/>
            <w:rPrChange w:id="1157" w:author="Claus" w:date="2018-12-15T12:36:00Z">
              <w:rPr/>
            </w:rPrChange>
          </w:rPr>
          <w:t>Carporte AS-IS</w:t>
        </w:r>
      </w:ins>
      <w:ins w:id="1158" w:author="Claus" w:date="2018-12-15T12:40:00Z">
        <w:r w:rsidR="00C25F8E">
          <w:rPr>
            <w:lang w:val="en-US"/>
          </w:rPr>
          <w:t>.</w:t>
        </w:r>
      </w:ins>
    </w:p>
    <w:p w:rsidR="00473C7B" w:rsidRDefault="00C82689" w:rsidP="00552589">
      <w:r>
        <w:lastRenderedPageBreak/>
        <w:t>Medarbejderen i trælasten skal foretage mange skridt</w:t>
      </w:r>
      <w:ins w:id="1159" w:author="Claus" w:date="2018-12-13T21:14:00Z">
        <w:r w:rsidR="00812593">
          <w:t>,</w:t>
        </w:r>
      </w:ins>
      <w:r>
        <w:t xml:space="preserve"> før et tilbud kan afsendes. Nogle af disse </w:t>
      </w:r>
      <w:ins w:id="1160" w:author="Claus" w:date="2018-12-13T20:58:00Z">
        <w:r w:rsidR="001F2209">
          <w:t xml:space="preserve">skal </w:t>
        </w:r>
      </w:ins>
      <w:del w:id="1161" w:author="Claus" w:date="2018-12-13T20:58:00Z">
        <w:r w:rsidDel="001F2209">
          <w:delText>kan</w:delText>
        </w:r>
      </w:del>
      <w:r>
        <w:t xml:space="preserve"> kunden </w:t>
      </w:r>
      <w:ins w:id="1162" w:author="Claus" w:date="2018-12-13T20:58:00Z">
        <w:r w:rsidR="001F2209">
          <w:t xml:space="preserve">fremover </w:t>
        </w:r>
      </w:ins>
      <w:r>
        <w:t>selv foretage, inden han/hun afsender en forespørgsel</w:t>
      </w:r>
      <w:ins w:id="1163" w:author="Claus" w:date="2018-12-13T20:58:00Z">
        <w:r w:rsidR="001F2209">
          <w:t>, nemlig</w:t>
        </w:r>
      </w:ins>
      <w:del w:id="1164" w:author="Claus" w:date="2018-12-13T20:58:00Z">
        <w:r w:rsidDel="001F2209">
          <w:delText>;</w:delText>
        </w:r>
      </w:del>
      <w:r>
        <w:t xml:space="preserve"> valg af tagbelægning og beklædning. </w:t>
      </w:r>
      <w:ins w:id="1165" w:author="Claus" w:date="2018-12-15T11:55:00Z">
        <w:r w:rsidR="0010475B">
          <w:t xml:space="preserve">Andre skridt kan </w:t>
        </w:r>
      </w:ins>
      <w:ins w:id="1166" w:author="Claus" w:date="2018-12-19T15:48:00Z">
        <w:r w:rsidR="005B11EB">
          <w:t>understøttes af it</w:t>
        </w:r>
      </w:ins>
      <w:ins w:id="1167" w:author="Claus" w:date="2018-12-15T11:55:00Z">
        <w:r w:rsidR="0010475B">
          <w:t>.</w:t>
        </w:r>
      </w:ins>
    </w:p>
    <w:p w:rsidR="00C82689" w:rsidRDefault="00C82689" w:rsidP="00552589">
      <w:r>
        <w:t xml:space="preserve">Det er </w:t>
      </w:r>
      <w:del w:id="1168" w:author="Claus" w:date="2018-12-14T11:21:00Z">
        <w:r w:rsidDel="0081437D">
          <w:delText xml:space="preserve">også </w:delText>
        </w:r>
      </w:del>
      <w:ins w:id="1169" w:author="Claus" w:date="2018-12-14T11:21:00Z">
        <w:r w:rsidR="0081437D">
          <w:t xml:space="preserve">endvidere </w:t>
        </w:r>
      </w:ins>
      <w:r>
        <w:t>vanskeligt at afgøre</w:t>
      </w:r>
      <w:ins w:id="1170" w:author="Claus" w:date="2018-12-13T21:15:00Z">
        <w:r w:rsidR="00812593">
          <w:t>,</w:t>
        </w:r>
      </w:ins>
      <w:r>
        <w:t xml:space="preserve"> hvordan medarbejderen holder styr på</w:t>
      </w:r>
      <w:ins w:id="1171" w:author="Claus" w:date="2018-12-13T21:15:00Z">
        <w:r w:rsidR="00812593">
          <w:t>,</w:t>
        </w:r>
      </w:ins>
      <w:r>
        <w:t xml:space="preserve"> hvor langt en forespørgsel er kommet i forløbet, da kommunikationen tilsyneladende udelukkende foregår pr. </w:t>
      </w:r>
      <w:ins w:id="1172" w:author="Claus" w:date="2018-12-13T21:15:00Z">
        <w:r w:rsidR="00812593">
          <w:t>e-</w:t>
        </w:r>
      </w:ins>
      <w:r>
        <w:t>mail og telefon. Måske er en forespørgsel kun en forespørgsel indtil et tilbud oprettes</w:t>
      </w:r>
      <w:ins w:id="1173" w:author="Claus" w:date="2018-12-13T21:00:00Z">
        <w:r w:rsidR="001F2209">
          <w:t xml:space="preserve">, </w:t>
        </w:r>
      </w:ins>
      <w:ins w:id="1174" w:author="Claus" w:date="2018-12-13T21:01:00Z">
        <w:r w:rsidR="001F2209">
          <w:t>tilbuddet</w:t>
        </w:r>
      </w:ins>
      <w:ins w:id="1175" w:author="Claus" w:date="2018-12-13T21:00:00Z">
        <w:r w:rsidR="001F2209">
          <w:t xml:space="preserve"> </w:t>
        </w:r>
      </w:ins>
      <w:del w:id="1176" w:author="Claus" w:date="2018-12-13T21:00:00Z">
        <w:r w:rsidDel="001F2209">
          <w:delText xml:space="preserve"> og et tilbud </w:delText>
        </w:r>
      </w:del>
      <w:r>
        <w:t xml:space="preserve">bliver senere </w:t>
      </w:r>
      <w:ins w:id="1177" w:author="Claus" w:date="2018-12-13T21:00:00Z">
        <w:r w:rsidR="001F2209">
          <w:t xml:space="preserve">evt. </w:t>
        </w:r>
      </w:ins>
      <w:r>
        <w:t xml:space="preserve">til en ordrebekræftelse. </w:t>
      </w:r>
      <w:del w:id="1178" w:author="Claus" w:date="2018-12-13T21:01:00Z">
        <w:r w:rsidDel="001F2209">
          <w:delText xml:space="preserve">Disse </w:delText>
        </w:r>
      </w:del>
      <w:ins w:id="1179" w:author="Claus" w:date="2018-12-13T21:01:00Z">
        <w:r w:rsidR="001F2209">
          <w:t xml:space="preserve">Denne </w:t>
        </w:r>
      </w:ins>
      <w:r>
        <w:t>uklarhed</w:t>
      </w:r>
      <w:del w:id="1180" w:author="Claus" w:date="2018-12-13T21:01:00Z">
        <w:r w:rsidDel="001F2209">
          <w:delText>er</w:delText>
        </w:r>
      </w:del>
      <w:r>
        <w:t xml:space="preserve"> skal det fremtidige system eliminere. Vi har derfor opstillet flg. tilstandsdiagram for en forespørgsel</w:t>
      </w:r>
      <w:ins w:id="1181" w:author="Claus" w:date="2018-12-14T11:21:00Z">
        <w:r w:rsidR="0081437D">
          <w:t xml:space="preserve"> for at skabe overblik</w:t>
        </w:r>
      </w:ins>
      <w:r>
        <w:t>:</w:t>
      </w:r>
    </w:p>
    <w:p w:rsidR="00D21BEA" w:rsidRDefault="005C14F6">
      <w:pPr>
        <w:keepNext/>
        <w:rPr>
          <w:ins w:id="1182" w:author="Claus" w:date="2018-12-15T12:40:00Z"/>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2.1pt;height:278pt">
            <v:imagedata r:id="rId10" o:title=""/>
          </v:shape>
        </w:pict>
      </w:r>
    </w:p>
    <w:p w:rsidR="00132F63" w:rsidRDefault="00C25F8E">
      <w:pPr>
        <w:pStyle w:val="Billedtekst"/>
        <w:pPrChange w:id="1183" w:author="Claus" w:date="2018-12-15T12:40:00Z">
          <w:pPr/>
        </w:pPrChange>
      </w:pPr>
      <w:ins w:id="1184" w:author="Claus" w:date="2018-12-15T12:40:00Z">
        <w:r>
          <w:t xml:space="preserve">Figur </w:t>
        </w:r>
        <w:r w:rsidR="00B37393">
          <w:fldChar w:fldCharType="begin"/>
        </w:r>
        <w:r>
          <w:instrText xml:space="preserve"> SEQ Figur \* ARABIC </w:instrText>
        </w:r>
      </w:ins>
      <w:r w:rsidR="00B37393">
        <w:fldChar w:fldCharType="separate"/>
      </w:r>
      <w:ins w:id="1185" w:author="Claus" w:date="2018-12-19T12:08:00Z">
        <w:r w:rsidR="00F270DB">
          <w:rPr>
            <w:noProof/>
          </w:rPr>
          <w:t>2</w:t>
        </w:r>
      </w:ins>
      <w:ins w:id="1186" w:author="Claus" w:date="2018-12-15T12:40:00Z">
        <w:r w:rsidR="00B37393">
          <w:fldChar w:fldCharType="end"/>
        </w:r>
        <w:r>
          <w:t xml:space="preserve"> – Tilstandsdiagram for forespørgsel.</w:t>
        </w:r>
      </w:ins>
    </w:p>
    <w:p w:rsidR="00BA6254" w:rsidDel="00426195" w:rsidRDefault="00426195" w:rsidP="00552589">
      <w:pPr>
        <w:rPr>
          <w:del w:id="1187" w:author="Claus" w:date="2018-12-13T21:05:00Z"/>
        </w:rPr>
      </w:pPr>
      <w:ins w:id="1188" w:author="Claus" w:date="2018-12-13T21:03:00Z">
        <w:r>
          <w:t>D</w:t>
        </w:r>
      </w:ins>
      <w:ins w:id="1189" w:author="Claus" w:date="2018-12-17T11:05:00Z">
        <w:r w:rsidR="00366190">
          <w:t xml:space="preserve">e tilstande, vi ønsker at gemme data for, må </w:t>
        </w:r>
      </w:ins>
      <w:ins w:id="1190" w:author="Claus" w:date="2018-12-13T21:03:00Z">
        <w:r>
          <w:t>persisteres i databasen</w:t>
        </w:r>
      </w:ins>
      <w:ins w:id="1191" w:author="Claus" w:date="2018-12-13T21:04:00Z">
        <w:r>
          <w:t>, f.eks. som en attribut på en forespørgselstabel</w:t>
        </w:r>
      </w:ins>
      <w:ins w:id="1192" w:author="Claus" w:date="2018-12-13T21:03:00Z">
        <w:r>
          <w:t>.</w:t>
        </w:r>
      </w:ins>
      <w:ins w:id="1193" w:author="Claus" w:date="2018-12-17T11:05:00Z">
        <w:r w:rsidR="00366190">
          <w:t xml:space="preserve"> Det kunne eksempelvis være</w:t>
        </w:r>
      </w:ins>
      <w:ins w:id="1194" w:author="Claus" w:date="2018-12-19T15:50:00Z">
        <w:r w:rsidR="00E504E3">
          <w:t>,</w:t>
        </w:r>
      </w:ins>
      <w:ins w:id="1195" w:author="Claus" w:date="2018-12-17T11:05:00Z">
        <w:r w:rsidR="00366190">
          <w:t xml:space="preserve"> hvornår tilbuddet blev afsendt eller hvilken dato, ordren blev afgivet.</w:t>
        </w:r>
      </w:ins>
      <w:ins w:id="1196" w:author="Claus" w:date="2018-12-13T21:03:00Z">
        <w:r>
          <w:t xml:space="preserve"> </w:t>
        </w:r>
      </w:ins>
      <w:ins w:id="1197" w:author="Claus" w:date="2018-12-17T11:02:00Z">
        <w:r w:rsidR="00366190">
          <w:t>Man kunne også anskue</w:t>
        </w:r>
      </w:ins>
      <w:ins w:id="1198" w:author="Claus" w:date="2018-12-17T11:03:00Z">
        <w:r w:rsidR="00366190">
          <w:t xml:space="preserve"> </w:t>
        </w:r>
      </w:ins>
      <w:ins w:id="1199" w:author="Claus" w:date="2018-12-17T11:06:00Z">
        <w:r w:rsidR="00366190">
          <w:t xml:space="preserve">disse </w:t>
        </w:r>
      </w:ins>
      <w:del w:id="1200" w:author="Claus" w:date="2018-12-13T21:02:00Z">
        <w:r w:rsidR="00BA6254" w:rsidDel="001F2209">
          <w:delText xml:space="preserve">Man kunne også vælge at anskue </w:delText>
        </w:r>
      </w:del>
      <w:r w:rsidR="00BA6254">
        <w:t>tilstande</w:t>
      </w:r>
      <w:del w:id="1201" w:author="Claus" w:date="2018-12-17T11:06:00Z">
        <w:r w:rsidR="00BA6254" w:rsidDel="00366190">
          <w:delText>ne</w:delText>
        </w:r>
      </w:del>
      <w:r w:rsidR="00BA6254">
        <w:t xml:space="preserve"> </w:t>
      </w:r>
      <w:del w:id="1202" w:author="Claus" w:date="2018-12-17T11:02:00Z">
        <w:r w:rsidR="00BA6254" w:rsidDel="00366190">
          <w:delText xml:space="preserve">som </w:delText>
        </w:r>
      </w:del>
      <w:ins w:id="1203" w:author="Claus" w:date="2018-12-17T11:02:00Z">
        <w:r w:rsidR="00366190">
          <w:t>som</w:t>
        </w:r>
      </w:ins>
      <w:ins w:id="1204" w:author="Claus" w:date="2018-12-17T11:06:00Z">
        <w:r w:rsidR="00366190">
          <w:t xml:space="preserve"> </w:t>
        </w:r>
      </w:ins>
      <w:del w:id="1205" w:author="Claus" w:date="2018-12-17T11:06:00Z">
        <w:r w:rsidR="00BA6254" w:rsidDel="00366190">
          <w:delText xml:space="preserve">forskellige </w:delText>
        </w:r>
      </w:del>
      <w:r w:rsidR="00BA6254">
        <w:t>entiteter</w:t>
      </w:r>
      <w:ins w:id="1206" w:author="Claus" w:date="2018-12-17T11:06:00Z">
        <w:r w:rsidR="00366190">
          <w:t>, hvilket ville medføre en tabel for tilbud og en tabel for ordre i databasen.</w:t>
        </w:r>
        <w:r w:rsidR="00366190" w:rsidDel="00366190">
          <w:t xml:space="preserve"> </w:t>
        </w:r>
      </w:ins>
      <w:del w:id="1207" w:author="Claus" w:date="2018-12-17T11:06:00Z">
        <w:r w:rsidR="00BA6254" w:rsidDel="00366190">
          <w:delText xml:space="preserve">, </w:delText>
        </w:r>
      </w:del>
      <w:del w:id="1208" w:author="Claus" w:date="2018-12-13T21:05:00Z">
        <w:r w:rsidR="00BA6254" w:rsidDel="00426195">
          <w:delText>idet en forespørgsel bliver til et tilbud og senere en ordrebekræftelse. Læs mere herom i afsnittet om databasen.</w:delText>
        </w:r>
      </w:del>
    </w:p>
    <w:p w:rsidR="00483A38" w:rsidRDefault="00483A38" w:rsidP="00552589">
      <w:r>
        <w:t xml:space="preserve">Uanset hvordan forespørgslen og dens tilstandsskift implementeres, skal systemet resultere i flg. aktivitetsdiagram. Læg </w:t>
      </w:r>
      <w:del w:id="1209" w:author="Claus" w:date="2018-12-13T13:55:00Z">
        <w:r w:rsidDel="006866A2">
          <w:delText xml:space="preserve">især </w:delText>
        </w:r>
      </w:del>
      <w:r>
        <w:t>mærke til</w:t>
      </w:r>
      <w:ins w:id="1210" w:author="Claus" w:date="2018-12-19T15:50:00Z">
        <w:r w:rsidR="00E504E3">
          <w:t>,</w:t>
        </w:r>
      </w:ins>
      <w:r>
        <w:t xml:space="preserve"> hvor mange opgaver det nu påhviler serveren at håndtere og hvor forenklet arbejdsgangen for medarbejderen i carport afd. er.</w:t>
      </w:r>
    </w:p>
    <w:p w:rsidR="00132F63" w:rsidRDefault="00D676C0">
      <w:pPr>
        <w:keepNext/>
        <w:rPr>
          <w:ins w:id="1211" w:author="Claus" w:date="2018-12-15T12:40:00Z"/>
        </w:rPr>
        <w:pPrChange w:id="1212" w:author="Claus" w:date="2018-12-15T12:40:00Z">
          <w:pPr/>
        </w:pPrChange>
      </w:pPr>
      <w:r>
        <w:rPr>
          <w:noProof/>
          <w:lang w:eastAsia="da-DK"/>
        </w:rPr>
        <w:lastRenderedPageBreak/>
        <w:drawing>
          <wp:inline distT="0" distB="0" distL="0" distR="0">
            <wp:extent cx="5097600" cy="8559921"/>
            <wp:effectExtent l="19050" t="0" r="780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097600" cy="8559921"/>
                    </a:xfrm>
                    <a:prstGeom prst="rect">
                      <a:avLst/>
                    </a:prstGeom>
                    <a:noFill/>
                    <a:ln w="9525">
                      <a:noFill/>
                      <a:miter lim="800000"/>
                      <a:headEnd/>
                      <a:tailEnd/>
                    </a:ln>
                  </pic:spPr>
                </pic:pic>
              </a:graphicData>
            </a:graphic>
          </wp:inline>
        </w:drawing>
      </w:r>
    </w:p>
    <w:p w:rsidR="00132F63" w:rsidRDefault="00C25F8E">
      <w:pPr>
        <w:pStyle w:val="Billedtekst"/>
        <w:pPrChange w:id="1213" w:author="Claus" w:date="2018-12-15T12:40:00Z">
          <w:pPr>
            <w:jc w:val="center"/>
          </w:pPr>
        </w:pPrChange>
      </w:pPr>
      <w:ins w:id="1214" w:author="Claus" w:date="2018-12-15T12:40:00Z">
        <w:r>
          <w:t xml:space="preserve">Figur </w:t>
        </w:r>
        <w:r w:rsidR="00B37393">
          <w:fldChar w:fldCharType="begin"/>
        </w:r>
        <w:r>
          <w:instrText xml:space="preserve"> SEQ Figur \* ARABIC </w:instrText>
        </w:r>
      </w:ins>
      <w:r w:rsidR="00B37393">
        <w:fldChar w:fldCharType="separate"/>
      </w:r>
      <w:ins w:id="1215" w:author="Claus" w:date="2018-12-19T12:08:00Z">
        <w:r w:rsidR="00F270DB">
          <w:rPr>
            <w:noProof/>
          </w:rPr>
          <w:t>3</w:t>
        </w:r>
      </w:ins>
      <w:ins w:id="1216" w:author="Claus" w:date="2018-12-15T12:40:00Z">
        <w:r w:rsidR="00B37393">
          <w:fldChar w:fldCharType="end"/>
        </w:r>
        <w:r>
          <w:t xml:space="preserve"> </w:t>
        </w:r>
      </w:ins>
      <w:ins w:id="1217" w:author="Claus" w:date="2018-12-15T12:41:00Z">
        <w:r>
          <w:t>–</w:t>
        </w:r>
      </w:ins>
      <w:ins w:id="1218" w:author="Claus" w:date="2018-12-15T12:40:00Z">
        <w:r>
          <w:t xml:space="preserve"> Aktivitetsdiagra</w:t>
        </w:r>
      </w:ins>
      <w:ins w:id="1219" w:author="Claus" w:date="2018-12-15T12:41:00Z">
        <w:r>
          <w:t>m for Fog Carporte TO-BE.</w:t>
        </w:r>
      </w:ins>
    </w:p>
    <w:p w:rsidR="00EC75FF" w:rsidRDefault="00B307C8" w:rsidP="00552589">
      <w:pPr>
        <w:rPr>
          <w:ins w:id="1220" w:author="Claus" w:date="2018-12-13T14:16:00Z"/>
        </w:rPr>
      </w:pPr>
      <w:del w:id="1221" w:author="Claus" w:date="2018-12-13T14:16:00Z">
        <w:r w:rsidDel="002C605A">
          <w:lastRenderedPageBreak/>
          <w:delText>Af disse brugsmønstre er flg. userstories beskrevet fuldt ud:</w:delText>
        </w:r>
      </w:del>
      <w:ins w:id="1222" w:author="Claus" w:date="2018-12-13T14:16:00Z">
        <w:r w:rsidR="002C605A">
          <w:t xml:space="preserve">De 3 </w:t>
        </w:r>
      </w:ins>
      <w:ins w:id="1223" w:author="Claus" w:date="2018-12-19T14:17:00Z">
        <w:r w:rsidR="004F64B0">
          <w:t>funktionelle krav/</w:t>
        </w:r>
      </w:ins>
      <w:ins w:id="1224" w:author="Claus" w:date="2018-12-13T14:16:00Z">
        <w:r w:rsidR="002C605A">
          <w:t>brugsmønstre, som tilsammen udgør arbejdsgang</w:t>
        </w:r>
      </w:ins>
      <w:ins w:id="1225" w:author="Claus" w:date="2018-12-19T17:46:00Z">
        <w:r w:rsidR="00E3326C">
          <w:t xml:space="preserve"> vedr. carportforespørgsel</w:t>
        </w:r>
      </w:ins>
      <w:ins w:id="1226" w:author="Claus" w:date="2018-12-13T14:16:00Z">
        <w:r w:rsidR="002C605A">
          <w:t>, er her beskrevet som Scrum User Stories:</w:t>
        </w:r>
      </w:ins>
    </w:p>
    <w:tbl>
      <w:tblPr>
        <w:tblStyle w:val="Mediumskygge2-fremhvningsfarve5"/>
        <w:tblW w:w="0" w:type="auto"/>
        <w:tblLayout w:type="fixed"/>
        <w:tblLook w:val="04A0"/>
        <w:tblPrChange w:id="1227" w:author="Claus" w:date="2018-12-19T20:23:00Z">
          <w:tblPr>
            <w:tblStyle w:val="Mediumskygge2-fremhvningsfarve5"/>
            <w:tblW w:w="0" w:type="auto"/>
            <w:tblLook w:val="04A0"/>
          </w:tblPr>
        </w:tblPrChange>
      </w:tblPr>
      <w:tblGrid>
        <w:gridCol w:w="817"/>
        <w:gridCol w:w="1255"/>
        <w:gridCol w:w="572"/>
        <w:gridCol w:w="488"/>
        <w:gridCol w:w="4064"/>
        <w:gridCol w:w="992"/>
        <w:gridCol w:w="1666"/>
        <w:tblGridChange w:id="1228">
          <w:tblGrid>
            <w:gridCol w:w="675"/>
            <w:gridCol w:w="142"/>
            <w:gridCol w:w="1255"/>
            <w:gridCol w:w="572"/>
            <w:gridCol w:w="488"/>
            <w:gridCol w:w="3806"/>
            <w:gridCol w:w="1026"/>
            <w:gridCol w:w="1890"/>
          </w:tblGrid>
        </w:tblGridChange>
      </w:tblGrid>
      <w:tr w:rsidR="006B388D" w:rsidRPr="001B0E62" w:rsidTr="00A306AD">
        <w:trPr>
          <w:cnfStyle w:val="100000000000"/>
          <w:trHeight w:val="20"/>
          <w:ins w:id="1229" w:author="Claus" w:date="2018-12-13T15:08:00Z"/>
          <w:trPrChange w:id="1230" w:author="Claus" w:date="2018-12-19T20:23:00Z">
            <w:trPr>
              <w:trHeight w:val="20"/>
            </w:trPr>
          </w:trPrChange>
        </w:trPr>
        <w:tc>
          <w:tcPr>
            <w:cnfStyle w:val="001000000100"/>
            <w:tcW w:w="817" w:type="dxa"/>
            <w:hideMark/>
            <w:tcPrChange w:id="1231" w:author="Claus" w:date="2018-12-19T20:23:00Z">
              <w:tcPr>
                <w:tcW w:w="675" w:type="dxa"/>
                <w:hideMark/>
              </w:tcPr>
            </w:tcPrChange>
          </w:tcPr>
          <w:p w:rsidR="00096E66" w:rsidRPr="001B0E62" w:rsidRDefault="00096E66" w:rsidP="0022680F">
            <w:pPr>
              <w:cnfStyle w:val="101000000100"/>
              <w:rPr>
                <w:ins w:id="1232" w:author="Claus" w:date="2018-12-13T15:08:00Z"/>
                <w:rFonts w:eastAsia="Times New Roman" w:cstheme="minorHAnsi"/>
                <w:lang w:eastAsia="da-DK"/>
              </w:rPr>
            </w:pPr>
            <w:ins w:id="1233" w:author="Claus" w:date="2018-12-13T15:08:00Z">
              <w:r w:rsidRPr="001B0E62">
                <w:rPr>
                  <w:rFonts w:eastAsia="Times New Roman" w:cstheme="minorHAnsi"/>
                  <w:color w:val="FFFFFF"/>
                  <w:lang w:eastAsia="da-DK"/>
                </w:rPr>
                <w:t>ID</w:t>
              </w:r>
            </w:ins>
          </w:p>
        </w:tc>
        <w:tc>
          <w:tcPr>
            <w:tcW w:w="1255" w:type="dxa"/>
            <w:hideMark/>
            <w:tcPrChange w:id="1234" w:author="Claus" w:date="2018-12-19T20:23:00Z">
              <w:tcPr>
                <w:tcW w:w="1397" w:type="dxa"/>
                <w:gridSpan w:val="2"/>
                <w:hideMark/>
              </w:tcPr>
            </w:tcPrChange>
          </w:tcPr>
          <w:p w:rsidR="00096E66" w:rsidRPr="001B0E62" w:rsidRDefault="00096E66" w:rsidP="0022680F">
            <w:pPr>
              <w:cnfStyle w:val="100000000000"/>
              <w:rPr>
                <w:ins w:id="1235" w:author="Claus" w:date="2018-12-13T15:08:00Z"/>
                <w:rFonts w:eastAsia="Times New Roman" w:cstheme="minorHAnsi"/>
                <w:lang w:eastAsia="da-DK"/>
              </w:rPr>
            </w:pPr>
            <w:ins w:id="1236" w:author="Claus" w:date="2018-12-13T15:08:00Z">
              <w:r w:rsidRPr="001B0E62">
                <w:rPr>
                  <w:rFonts w:eastAsia="Times New Roman" w:cstheme="minorHAnsi"/>
                  <w:color w:val="FFFFFF"/>
                  <w:lang w:eastAsia="da-DK"/>
                </w:rPr>
                <w:t>Navn</w:t>
              </w:r>
            </w:ins>
          </w:p>
        </w:tc>
        <w:tc>
          <w:tcPr>
            <w:tcW w:w="572" w:type="dxa"/>
            <w:hideMark/>
            <w:tcPrChange w:id="1237" w:author="Claus" w:date="2018-12-19T20:23:00Z">
              <w:tcPr>
                <w:tcW w:w="0" w:type="auto"/>
                <w:hideMark/>
              </w:tcPr>
            </w:tcPrChange>
          </w:tcPr>
          <w:p w:rsidR="00096E66" w:rsidRPr="001B0E62" w:rsidRDefault="00096E66" w:rsidP="0022680F">
            <w:pPr>
              <w:cnfStyle w:val="100000000000"/>
              <w:rPr>
                <w:ins w:id="1238" w:author="Claus" w:date="2018-12-13T15:08:00Z"/>
                <w:rFonts w:eastAsia="Times New Roman" w:cstheme="minorHAnsi"/>
                <w:lang w:eastAsia="da-DK"/>
              </w:rPr>
            </w:pPr>
            <w:ins w:id="1239" w:author="Claus" w:date="2018-12-13T15:08:00Z">
              <w:r w:rsidRPr="001B0E62">
                <w:rPr>
                  <w:rFonts w:eastAsia="Times New Roman" w:cstheme="minorHAnsi"/>
                  <w:color w:val="FFFFFF"/>
                  <w:lang w:eastAsia="da-DK"/>
                </w:rPr>
                <w:t>Imp</w:t>
              </w:r>
            </w:ins>
          </w:p>
        </w:tc>
        <w:tc>
          <w:tcPr>
            <w:tcW w:w="488" w:type="dxa"/>
            <w:hideMark/>
            <w:tcPrChange w:id="1240" w:author="Claus" w:date="2018-12-19T20:23:00Z">
              <w:tcPr>
                <w:tcW w:w="0" w:type="auto"/>
                <w:hideMark/>
              </w:tcPr>
            </w:tcPrChange>
          </w:tcPr>
          <w:p w:rsidR="00096E66" w:rsidRPr="001B0E62" w:rsidRDefault="00096E66" w:rsidP="0022680F">
            <w:pPr>
              <w:cnfStyle w:val="100000000000"/>
              <w:rPr>
                <w:ins w:id="1241" w:author="Claus" w:date="2018-12-13T15:08:00Z"/>
                <w:rFonts w:eastAsia="Times New Roman" w:cstheme="minorHAnsi"/>
                <w:lang w:eastAsia="da-DK"/>
              </w:rPr>
            </w:pPr>
            <w:ins w:id="1242" w:author="Claus" w:date="2018-12-13T15:08:00Z">
              <w:r w:rsidRPr="001B0E62">
                <w:rPr>
                  <w:rFonts w:eastAsia="Times New Roman" w:cstheme="minorHAnsi"/>
                  <w:color w:val="FFFFFF"/>
                  <w:lang w:eastAsia="da-DK"/>
                </w:rPr>
                <w:t>Est</w:t>
              </w:r>
            </w:ins>
          </w:p>
        </w:tc>
        <w:tc>
          <w:tcPr>
            <w:tcW w:w="4064" w:type="dxa"/>
            <w:hideMark/>
            <w:tcPrChange w:id="1243" w:author="Claus" w:date="2018-12-19T20:23:00Z">
              <w:tcPr>
                <w:tcW w:w="0" w:type="auto"/>
                <w:hideMark/>
              </w:tcPr>
            </w:tcPrChange>
          </w:tcPr>
          <w:p w:rsidR="00096E66" w:rsidRPr="001B0E62" w:rsidRDefault="00096E66" w:rsidP="0022680F">
            <w:pPr>
              <w:cnfStyle w:val="100000000000"/>
              <w:rPr>
                <w:ins w:id="1244" w:author="Claus" w:date="2018-12-13T15:08:00Z"/>
                <w:rFonts w:eastAsia="Times New Roman" w:cstheme="minorHAnsi"/>
                <w:lang w:eastAsia="da-DK"/>
              </w:rPr>
            </w:pPr>
            <w:ins w:id="1245" w:author="Claus" w:date="2018-12-13T15:08:00Z">
              <w:r w:rsidRPr="001B0E62">
                <w:rPr>
                  <w:rFonts w:eastAsia="Times New Roman" w:cstheme="minorHAnsi"/>
                  <w:color w:val="FFFFFF"/>
                  <w:lang w:eastAsia="da-DK"/>
                </w:rPr>
                <w:t>How to demo</w:t>
              </w:r>
            </w:ins>
          </w:p>
        </w:tc>
        <w:tc>
          <w:tcPr>
            <w:tcW w:w="992" w:type="dxa"/>
            <w:hideMark/>
            <w:tcPrChange w:id="1246" w:author="Claus" w:date="2018-12-19T20:23:00Z">
              <w:tcPr>
                <w:tcW w:w="0" w:type="auto"/>
                <w:hideMark/>
              </w:tcPr>
            </w:tcPrChange>
          </w:tcPr>
          <w:p w:rsidR="00096E66" w:rsidRPr="001B0E62" w:rsidRDefault="00096E66" w:rsidP="0022680F">
            <w:pPr>
              <w:cnfStyle w:val="100000000000"/>
              <w:rPr>
                <w:ins w:id="1247" w:author="Claus" w:date="2018-12-13T15:08:00Z"/>
                <w:rFonts w:eastAsia="Times New Roman" w:cstheme="minorHAnsi"/>
                <w:lang w:eastAsia="da-DK"/>
              </w:rPr>
            </w:pPr>
            <w:ins w:id="1248" w:author="Claus" w:date="2018-12-13T15:08:00Z">
              <w:r w:rsidRPr="001B0E62">
                <w:rPr>
                  <w:rFonts w:eastAsia="Times New Roman" w:cstheme="minorHAnsi"/>
                  <w:color w:val="FFFFFF"/>
                  <w:lang w:eastAsia="da-DK"/>
                </w:rPr>
                <w:t>Notes</w:t>
              </w:r>
            </w:ins>
          </w:p>
        </w:tc>
        <w:tc>
          <w:tcPr>
            <w:tcW w:w="1666" w:type="dxa"/>
            <w:hideMark/>
            <w:tcPrChange w:id="1249" w:author="Claus" w:date="2018-12-19T20:23:00Z">
              <w:tcPr>
                <w:tcW w:w="0" w:type="auto"/>
                <w:hideMark/>
              </w:tcPr>
            </w:tcPrChange>
          </w:tcPr>
          <w:p w:rsidR="00096E66" w:rsidRPr="001B0E62" w:rsidRDefault="00096E66" w:rsidP="0022680F">
            <w:pPr>
              <w:cnfStyle w:val="100000000000"/>
              <w:rPr>
                <w:ins w:id="1250" w:author="Claus" w:date="2018-12-13T15:08:00Z"/>
                <w:rFonts w:eastAsia="Times New Roman" w:cstheme="minorHAnsi"/>
                <w:lang w:eastAsia="da-DK"/>
              </w:rPr>
            </w:pPr>
            <w:ins w:id="1251" w:author="Claus" w:date="2018-12-13T15:08:00Z">
              <w:r w:rsidRPr="001B0E62">
                <w:rPr>
                  <w:rFonts w:eastAsia="Times New Roman" w:cstheme="minorHAnsi"/>
                  <w:color w:val="FFFFFF"/>
                  <w:lang w:eastAsia="da-DK"/>
                </w:rPr>
                <w:t>Derfor!</w:t>
              </w:r>
            </w:ins>
          </w:p>
        </w:tc>
      </w:tr>
      <w:tr w:rsidR="006B388D" w:rsidRPr="001B0E62" w:rsidTr="00A306AD">
        <w:trPr>
          <w:cnfStyle w:val="000000100000"/>
          <w:trHeight w:val="20"/>
          <w:ins w:id="1252" w:author="Claus" w:date="2018-12-13T15:08:00Z"/>
          <w:trPrChange w:id="1253" w:author="Claus" w:date="2018-12-19T20:23:00Z">
            <w:trPr>
              <w:trHeight w:val="20"/>
            </w:trPr>
          </w:trPrChange>
        </w:trPr>
        <w:tc>
          <w:tcPr>
            <w:cnfStyle w:val="001000000000"/>
            <w:tcW w:w="817" w:type="dxa"/>
            <w:hideMark/>
            <w:tcPrChange w:id="1254" w:author="Claus" w:date="2018-12-19T20:23:00Z">
              <w:tcPr>
                <w:tcW w:w="675" w:type="dxa"/>
                <w:hideMark/>
              </w:tcPr>
            </w:tcPrChange>
          </w:tcPr>
          <w:p w:rsidR="00096E66" w:rsidRPr="001B0E62" w:rsidRDefault="006B388D" w:rsidP="0022680F">
            <w:pPr>
              <w:cnfStyle w:val="001000100000"/>
              <w:rPr>
                <w:ins w:id="1255" w:author="Claus" w:date="2018-12-13T15:08:00Z"/>
                <w:rFonts w:eastAsia="Times New Roman" w:cstheme="minorHAnsi"/>
                <w:lang w:eastAsia="da-DK"/>
              </w:rPr>
            </w:pPr>
            <w:ins w:id="1256" w:author="Claus" w:date="2018-12-13T15:23:00Z">
              <w:r>
                <w:rPr>
                  <w:rFonts w:eastAsia="Times New Roman" w:cstheme="minorHAnsi"/>
                  <w:color w:val="000000"/>
                  <w:lang w:eastAsia="da-DK"/>
                </w:rPr>
                <w:t>US-</w:t>
              </w:r>
            </w:ins>
            <w:ins w:id="1257" w:author="Claus" w:date="2018-12-13T15:08:00Z">
              <w:r w:rsidR="00096E66" w:rsidRPr="001B0E62">
                <w:rPr>
                  <w:rFonts w:eastAsia="Times New Roman" w:cstheme="minorHAnsi"/>
                  <w:color w:val="000000"/>
                  <w:lang w:eastAsia="da-DK"/>
                </w:rPr>
                <w:t>6</w:t>
              </w:r>
            </w:ins>
          </w:p>
        </w:tc>
        <w:tc>
          <w:tcPr>
            <w:tcW w:w="1255" w:type="dxa"/>
            <w:hideMark/>
            <w:tcPrChange w:id="1258" w:author="Claus" w:date="2018-12-19T20:23:00Z">
              <w:tcPr>
                <w:tcW w:w="1397" w:type="dxa"/>
                <w:gridSpan w:val="2"/>
                <w:hideMark/>
              </w:tcPr>
            </w:tcPrChange>
          </w:tcPr>
          <w:p w:rsidR="00096E66" w:rsidRPr="001B0E62" w:rsidRDefault="00096E66" w:rsidP="0022680F">
            <w:pPr>
              <w:cnfStyle w:val="000000100000"/>
              <w:rPr>
                <w:ins w:id="1259" w:author="Claus" w:date="2018-12-13T15:08:00Z"/>
                <w:rFonts w:eastAsia="Times New Roman" w:cstheme="minorHAnsi"/>
                <w:lang w:eastAsia="da-DK"/>
              </w:rPr>
            </w:pPr>
            <w:ins w:id="1260" w:author="Claus" w:date="2018-12-13T15:08:00Z">
              <w:r w:rsidRPr="001B0E62">
                <w:rPr>
                  <w:rFonts w:eastAsia="Times New Roman" w:cstheme="minorHAnsi"/>
                  <w:color w:val="000000"/>
                  <w:lang w:eastAsia="da-DK"/>
                </w:rPr>
                <w:t>Afsend carport forespørgsel</w:t>
              </w:r>
            </w:ins>
          </w:p>
        </w:tc>
        <w:tc>
          <w:tcPr>
            <w:tcW w:w="572" w:type="dxa"/>
            <w:hideMark/>
            <w:tcPrChange w:id="1261" w:author="Claus" w:date="2018-12-19T20:23:00Z">
              <w:tcPr>
                <w:tcW w:w="0" w:type="auto"/>
                <w:hideMark/>
              </w:tcPr>
            </w:tcPrChange>
          </w:tcPr>
          <w:p w:rsidR="00096E66" w:rsidRPr="001B0E62" w:rsidRDefault="00096E66" w:rsidP="0022680F">
            <w:pPr>
              <w:cnfStyle w:val="000000100000"/>
              <w:rPr>
                <w:ins w:id="1262" w:author="Claus" w:date="2018-12-13T15:08:00Z"/>
                <w:rFonts w:eastAsia="Times New Roman" w:cstheme="minorHAnsi"/>
                <w:lang w:eastAsia="da-DK"/>
              </w:rPr>
            </w:pPr>
            <w:ins w:id="1263" w:author="Claus" w:date="2018-12-13T15:08:00Z">
              <w:r w:rsidRPr="001B0E62">
                <w:rPr>
                  <w:rFonts w:eastAsia="Times New Roman" w:cstheme="minorHAnsi"/>
                  <w:color w:val="000000"/>
                  <w:lang w:eastAsia="da-DK"/>
                </w:rPr>
                <w:t>50</w:t>
              </w:r>
            </w:ins>
          </w:p>
        </w:tc>
        <w:tc>
          <w:tcPr>
            <w:tcW w:w="488" w:type="dxa"/>
            <w:hideMark/>
            <w:tcPrChange w:id="1264" w:author="Claus" w:date="2018-12-19T20:23:00Z">
              <w:tcPr>
                <w:tcW w:w="0" w:type="auto"/>
                <w:hideMark/>
              </w:tcPr>
            </w:tcPrChange>
          </w:tcPr>
          <w:p w:rsidR="00096E66" w:rsidRPr="001B0E62" w:rsidRDefault="00096E66" w:rsidP="0022680F">
            <w:pPr>
              <w:cnfStyle w:val="000000100000"/>
              <w:rPr>
                <w:ins w:id="1265" w:author="Claus" w:date="2018-12-13T15:08:00Z"/>
                <w:rFonts w:eastAsia="Times New Roman" w:cstheme="minorHAnsi"/>
                <w:lang w:eastAsia="da-DK"/>
              </w:rPr>
            </w:pPr>
            <w:ins w:id="1266" w:author="Claus" w:date="2018-12-13T15:08:00Z">
              <w:r w:rsidRPr="001B0E62">
                <w:rPr>
                  <w:rFonts w:eastAsia="Times New Roman" w:cstheme="minorHAnsi"/>
                  <w:color w:val="000000"/>
                  <w:lang w:eastAsia="da-DK"/>
                </w:rPr>
                <w:t>2</w:t>
              </w:r>
            </w:ins>
          </w:p>
        </w:tc>
        <w:tc>
          <w:tcPr>
            <w:tcW w:w="4064" w:type="dxa"/>
            <w:hideMark/>
            <w:tcPrChange w:id="1267" w:author="Claus" w:date="2018-12-19T20:23:00Z">
              <w:tcPr>
                <w:tcW w:w="0" w:type="auto"/>
                <w:hideMark/>
              </w:tcPr>
            </w:tcPrChange>
          </w:tcPr>
          <w:p w:rsidR="00096E66" w:rsidRPr="001B0E62" w:rsidRDefault="00096E66" w:rsidP="0022680F">
            <w:pPr>
              <w:cnfStyle w:val="000000100000"/>
              <w:rPr>
                <w:ins w:id="1268" w:author="Claus" w:date="2018-12-13T15:08:00Z"/>
                <w:rFonts w:eastAsia="Times New Roman" w:cstheme="minorHAnsi"/>
                <w:lang w:eastAsia="da-DK"/>
              </w:rPr>
            </w:pPr>
            <w:ins w:id="1269" w:author="Claus" w:date="2018-12-13T15:08:00Z">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ins>
          </w:p>
        </w:tc>
        <w:tc>
          <w:tcPr>
            <w:tcW w:w="992" w:type="dxa"/>
            <w:hideMark/>
            <w:tcPrChange w:id="1270" w:author="Claus" w:date="2018-12-19T20:23:00Z">
              <w:tcPr>
                <w:tcW w:w="0" w:type="auto"/>
                <w:hideMark/>
              </w:tcPr>
            </w:tcPrChange>
          </w:tcPr>
          <w:p w:rsidR="00096E66" w:rsidRPr="001B0E62" w:rsidRDefault="00096E66" w:rsidP="0022680F">
            <w:pPr>
              <w:cnfStyle w:val="000000100000"/>
              <w:rPr>
                <w:ins w:id="1271" w:author="Claus" w:date="2018-12-13T15:08:00Z"/>
                <w:rFonts w:eastAsia="Times New Roman" w:cstheme="minorHAnsi"/>
                <w:lang w:eastAsia="da-DK"/>
              </w:rPr>
            </w:pPr>
            <w:ins w:id="1272" w:author="Claus" w:date="2018-12-13T15:08:00Z">
              <w:r w:rsidRPr="001B0E62">
                <w:rPr>
                  <w:rFonts w:eastAsia="Times New Roman" w:cstheme="minorHAnsi"/>
                  <w:color w:val="000000"/>
                  <w:lang w:eastAsia="da-DK"/>
                </w:rPr>
                <w:t>Kræver DB, unit test.</w:t>
              </w:r>
            </w:ins>
          </w:p>
        </w:tc>
        <w:tc>
          <w:tcPr>
            <w:tcW w:w="1666" w:type="dxa"/>
            <w:hideMark/>
            <w:tcPrChange w:id="1273" w:author="Claus" w:date="2018-12-19T20:23:00Z">
              <w:tcPr>
                <w:tcW w:w="0" w:type="auto"/>
                <w:hideMark/>
              </w:tcPr>
            </w:tcPrChange>
          </w:tcPr>
          <w:p w:rsidR="00096E66" w:rsidRPr="001B0E62" w:rsidRDefault="00096E66" w:rsidP="0022680F">
            <w:pPr>
              <w:cnfStyle w:val="000000100000"/>
              <w:rPr>
                <w:ins w:id="1274" w:author="Claus" w:date="2018-12-13T15:08:00Z"/>
                <w:rFonts w:eastAsia="Times New Roman" w:cstheme="minorHAnsi"/>
                <w:lang w:eastAsia="da-DK"/>
              </w:rPr>
            </w:pPr>
            <w:ins w:id="1275" w:author="Claus" w:date="2018-12-13T15:08:00Z">
              <w:r w:rsidRPr="001B0E62">
                <w:rPr>
                  <w:rFonts w:eastAsia="Times New Roman" w:cstheme="minorHAnsi"/>
                  <w:color w:val="000000"/>
                  <w:lang w:eastAsia="da-DK"/>
                </w:rPr>
                <w:t>I: Ellers tabes mange salg.</w:t>
              </w:r>
            </w:ins>
          </w:p>
          <w:p w:rsidR="00096E66" w:rsidRPr="001B0E62" w:rsidRDefault="00096E66" w:rsidP="0022680F">
            <w:pPr>
              <w:cnfStyle w:val="000000100000"/>
              <w:rPr>
                <w:ins w:id="1276" w:author="Claus" w:date="2018-12-13T15:08:00Z"/>
                <w:rFonts w:eastAsia="Times New Roman" w:cstheme="minorHAnsi"/>
                <w:lang w:eastAsia="da-DK"/>
              </w:rPr>
            </w:pPr>
            <w:ins w:id="1277" w:author="Claus" w:date="2018-12-13T15:08:00Z">
              <w:r w:rsidRPr="001B0E62">
                <w:rPr>
                  <w:rFonts w:eastAsia="Times New Roman" w:cstheme="minorHAnsi"/>
                  <w:color w:val="000000"/>
                  <w:lang w:eastAsia="da-DK"/>
                </w:rPr>
                <w:t>E: Create</w:t>
              </w:r>
            </w:ins>
          </w:p>
        </w:tc>
      </w:tr>
      <w:tr w:rsidR="006B388D" w:rsidRPr="001B0E62" w:rsidTr="0022680F">
        <w:trPr>
          <w:trHeight w:val="20"/>
        </w:trPr>
        <w:tc>
          <w:tcPr>
            <w:cnfStyle w:val="001000000000"/>
            <w:tcW w:w="817" w:type="dxa"/>
            <w:hideMark/>
          </w:tcPr>
          <w:p w:rsidR="006B388D" w:rsidRPr="001B0E62" w:rsidRDefault="006B388D" w:rsidP="0022680F">
            <w:pPr>
              <w:rPr>
                <w:rFonts w:eastAsia="Times New Roman" w:cstheme="minorHAnsi"/>
                <w:color w:val="000000"/>
                <w:lang w:eastAsia="da-DK"/>
              </w:rPr>
            </w:pPr>
            <w:r>
              <w:rPr>
                <w:rFonts w:eastAsia="Times New Roman" w:cstheme="minorHAnsi"/>
                <w:color w:val="000000"/>
                <w:lang w:eastAsia="da-DK"/>
              </w:rPr>
              <w:t>T-29</w:t>
            </w:r>
          </w:p>
        </w:tc>
        <w:tc>
          <w:tcPr>
            <w:tcW w:w="9037" w:type="dxa"/>
            <w:gridSpan w:val="6"/>
            <w:hideMark/>
          </w:tcPr>
          <w:p w:rsidR="006B388D" w:rsidRPr="001B0E62"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Opret JUnit som tester funktionaliteten.</w:t>
            </w:r>
          </w:p>
        </w:tc>
      </w:tr>
      <w:tr w:rsidR="006B388D" w:rsidRPr="001B0E62" w:rsidTr="0022680F">
        <w:trPr>
          <w:cnfStyle w:val="000000100000"/>
          <w:trHeight w:val="20"/>
          <w:ins w:id="1278" w:author="Claus" w:date="2018-12-13T15:24:00Z"/>
        </w:trPr>
        <w:tc>
          <w:tcPr>
            <w:cnfStyle w:val="001000000000"/>
            <w:tcW w:w="817" w:type="dxa"/>
            <w:hideMark/>
          </w:tcPr>
          <w:p w:rsidR="006B388D" w:rsidRDefault="006B388D" w:rsidP="0022680F">
            <w:pPr>
              <w:rPr>
                <w:ins w:id="1279" w:author="Claus" w:date="2018-12-13T15:24:00Z"/>
                <w:rFonts w:eastAsia="Times New Roman" w:cstheme="minorHAnsi"/>
                <w:color w:val="000000"/>
                <w:lang w:eastAsia="da-DK"/>
              </w:rPr>
            </w:pPr>
            <w:ins w:id="1280" w:author="Claus" w:date="2018-12-13T15:25:00Z">
              <w:r>
                <w:rPr>
                  <w:rFonts w:eastAsia="Times New Roman" w:cstheme="minorHAnsi"/>
                  <w:color w:val="000000"/>
                  <w:lang w:eastAsia="da-DK"/>
                </w:rPr>
                <w:t>T-30</w:t>
              </w:r>
            </w:ins>
          </w:p>
        </w:tc>
        <w:tc>
          <w:tcPr>
            <w:tcW w:w="9037" w:type="dxa"/>
            <w:gridSpan w:val="6"/>
            <w:hideMark/>
          </w:tcPr>
          <w:p w:rsidR="006B388D" w:rsidRDefault="006B388D" w:rsidP="0022680F">
            <w:pPr>
              <w:cnfStyle w:val="000000100000"/>
              <w:rPr>
                <w:ins w:id="1281" w:author="Claus" w:date="2018-12-13T15:24:00Z"/>
                <w:rFonts w:eastAsia="Times New Roman" w:cstheme="minorHAnsi"/>
                <w:color w:val="000000"/>
                <w:lang w:eastAsia="da-DK"/>
              </w:rPr>
            </w:pPr>
            <w:ins w:id="1282" w:author="Claus" w:date="2018-12-13T15:25:00Z">
              <w:r>
                <w:rPr>
                  <w:rFonts w:eastAsia="Times New Roman" w:cstheme="minorHAnsi"/>
                  <w:color w:val="000000"/>
                  <w:lang w:eastAsia="da-DK"/>
                </w:rPr>
                <w:t>Opret SQL til indsættelse af forespørgsel i db.</w:t>
              </w:r>
            </w:ins>
          </w:p>
        </w:tc>
      </w:tr>
      <w:tr w:rsidR="006B388D" w:rsidRPr="001B0E62" w:rsidTr="0022680F">
        <w:trPr>
          <w:trHeight w:val="20"/>
          <w:ins w:id="1283" w:author="Claus" w:date="2018-12-13T15:25:00Z"/>
        </w:trPr>
        <w:tc>
          <w:tcPr>
            <w:cnfStyle w:val="001000000000"/>
            <w:tcW w:w="817" w:type="dxa"/>
            <w:hideMark/>
          </w:tcPr>
          <w:p w:rsidR="006B388D" w:rsidRDefault="006B388D" w:rsidP="0022680F">
            <w:pPr>
              <w:rPr>
                <w:ins w:id="1284" w:author="Claus" w:date="2018-12-13T15:25:00Z"/>
                <w:rFonts w:eastAsia="Times New Roman" w:cstheme="minorHAnsi"/>
                <w:color w:val="000000"/>
                <w:lang w:eastAsia="da-DK"/>
              </w:rPr>
            </w:pPr>
            <w:ins w:id="1285" w:author="Claus" w:date="2018-12-13T15:25:00Z">
              <w:r>
                <w:rPr>
                  <w:rFonts w:eastAsia="Times New Roman" w:cstheme="minorHAnsi"/>
                  <w:color w:val="000000"/>
                  <w:lang w:eastAsia="da-DK"/>
                </w:rPr>
                <w:t>T-31</w:t>
              </w:r>
            </w:ins>
          </w:p>
        </w:tc>
        <w:tc>
          <w:tcPr>
            <w:tcW w:w="9037" w:type="dxa"/>
            <w:gridSpan w:val="6"/>
            <w:hideMark/>
          </w:tcPr>
          <w:p w:rsidR="006B388D" w:rsidRDefault="006B388D" w:rsidP="0022680F">
            <w:pPr>
              <w:cnfStyle w:val="000000000000"/>
              <w:rPr>
                <w:ins w:id="1286" w:author="Claus" w:date="2018-12-13T15:25:00Z"/>
                <w:rFonts w:eastAsia="Times New Roman" w:cstheme="minorHAnsi"/>
                <w:color w:val="000000"/>
                <w:lang w:eastAsia="da-DK"/>
              </w:rPr>
            </w:pPr>
            <w:ins w:id="1287" w:author="Claus" w:date="2018-12-13T15:25:00Z">
              <w:r>
                <w:rPr>
                  <w:rFonts w:eastAsia="Times New Roman" w:cstheme="minorHAnsi"/>
                  <w:color w:val="000000"/>
                  <w:lang w:eastAsia="da-DK"/>
                </w:rPr>
                <w:t>Opret DAO som udfører indsættelsen.</w:t>
              </w:r>
            </w:ins>
          </w:p>
        </w:tc>
      </w:tr>
      <w:tr w:rsidR="006B388D" w:rsidRPr="001B0E62" w:rsidTr="0022680F">
        <w:trPr>
          <w:cnfStyle w:val="000000100000"/>
          <w:trHeight w:val="20"/>
          <w:ins w:id="1288" w:author="Claus" w:date="2018-12-13T15:25:00Z"/>
        </w:trPr>
        <w:tc>
          <w:tcPr>
            <w:cnfStyle w:val="001000000000"/>
            <w:tcW w:w="817" w:type="dxa"/>
            <w:hideMark/>
          </w:tcPr>
          <w:p w:rsidR="006B388D" w:rsidRDefault="006B388D" w:rsidP="0022680F">
            <w:pPr>
              <w:rPr>
                <w:ins w:id="1289" w:author="Claus" w:date="2018-12-13T15:25:00Z"/>
                <w:rFonts w:eastAsia="Times New Roman" w:cstheme="minorHAnsi"/>
                <w:color w:val="000000"/>
                <w:lang w:eastAsia="da-DK"/>
              </w:rPr>
            </w:pPr>
            <w:ins w:id="1290" w:author="Claus" w:date="2018-12-13T15:25:00Z">
              <w:r>
                <w:rPr>
                  <w:rFonts w:eastAsia="Times New Roman" w:cstheme="minorHAnsi"/>
                  <w:color w:val="000000"/>
                  <w:lang w:eastAsia="da-DK"/>
                </w:rPr>
                <w:t>T-32</w:t>
              </w:r>
            </w:ins>
          </w:p>
        </w:tc>
        <w:tc>
          <w:tcPr>
            <w:tcW w:w="9037" w:type="dxa"/>
            <w:gridSpan w:val="6"/>
            <w:hideMark/>
          </w:tcPr>
          <w:p w:rsidR="006B388D" w:rsidRDefault="006B388D" w:rsidP="0022680F">
            <w:pPr>
              <w:cnfStyle w:val="000000100000"/>
              <w:rPr>
                <w:ins w:id="1291" w:author="Claus" w:date="2018-12-13T15:25:00Z"/>
                <w:rFonts w:eastAsia="Times New Roman" w:cstheme="minorHAnsi"/>
                <w:color w:val="000000"/>
                <w:lang w:eastAsia="da-DK"/>
              </w:rPr>
            </w:pPr>
            <w:ins w:id="1292" w:author="Claus" w:date="2018-12-13T15:25:00Z">
              <w:r>
                <w:rPr>
                  <w:rFonts w:eastAsia="Times New Roman" w:cstheme="minorHAnsi"/>
                  <w:color w:val="000000"/>
                  <w:lang w:eastAsia="da-DK"/>
                </w:rPr>
                <w:t xml:space="preserve">Opret tabellerne </w:t>
              </w:r>
            </w:ins>
            <w:ins w:id="1293" w:author="Claus" w:date="2018-12-13T15:26:00Z">
              <w:r>
                <w:rPr>
                  <w:rFonts w:eastAsia="Times New Roman" w:cstheme="minorHAnsi"/>
                  <w:color w:val="000000"/>
                  <w:lang w:eastAsia="da-DK"/>
                </w:rPr>
                <w:t>kunde, postnr, tag, skur, forespørgsel i databasen.</w:t>
              </w:r>
            </w:ins>
          </w:p>
        </w:tc>
      </w:tr>
      <w:tr w:rsidR="006B388D" w:rsidRPr="001B0E62" w:rsidTr="0022680F">
        <w:trPr>
          <w:trHeight w:val="20"/>
          <w:ins w:id="1294" w:author="Claus" w:date="2018-12-13T15:26:00Z"/>
        </w:trPr>
        <w:tc>
          <w:tcPr>
            <w:cnfStyle w:val="001000000000"/>
            <w:tcW w:w="817" w:type="dxa"/>
            <w:hideMark/>
          </w:tcPr>
          <w:p w:rsidR="006B388D" w:rsidRDefault="006B388D" w:rsidP="0022680F">
            <w:pPr>
              <w:rPr>
                <w:ins w:id="1295" w:author="Claus" w:date="2018-12-13T15:26:00Z"/>
                <w:rFonts w:eastAsia="Times New Roman" w:cstheme="minorHAnsi"/>
                <w:color w:val="000000"/>
                <w:lang w:eastAsia="da-DK"/>
              </w:rPr>
            </w:pPr>
            <w:ins w:id="1296" w:author="Claus" w:date="2018-12-13T15:26:00Z">
              <w:r>
                <w:rPr>
                  <w:rFonts w:eastAsia="Times New Roman" w:cstheme="minorHAnsi"/>
                  <w:color w:val="000000"/>
                  <w:lang w:eastAsia="da-DK"/>
                </w:rPr>
                <w:t>T-33</w:t>
              </w:r>
            </w:ins>
          </w:p>
        </w:tc>
        <w:tc>
          <w:tcPr>
            <w:tcW w:w="9037" w:type="dxa"/>
            <w:gridSpan w:val="6"/>
            <w:hideMark/>
          </w:tcPr>
          <w:p w:rsidR="006B388D" w:rsidRDefault="006B388D" w:rsidP="0022680F">
            <w:pPr>
              <w:cnfStyle w:val="000000000000"/>
              <w:rPr>
                <w:ins w:id="1297" w:author="Claus" w:date="2018-12-13T15:26:00Z"/>
                <w:rFonts w:eastAsia="Times New Roman" w:cstheme="minorHAnsi"/>
                <w:color w:val="000000"/>
                <w:lang w:eastAsia="da-DK"/>
              </w:rPr>
            </w:pPr>
            <w:ins w:id="1298" w:author="Claus" w:date="2018-12-13T15:26:00Z">
              <w:r>
                <w:rPr>
                  <w:rFonts w:eastAsia="Times New Roman" w:cstheme="minorHAnsi"/>
                  <w:color w:val="000000"/>
                  <w:lang w:eastAsia="da-DK"/>
                </w:rPr>
                <w:t>Opret DTO til forespørgsel.</w:t>
              </w:r>
            </w:ins>
          </w:p>
        </w:tc>
      </w:tr>
      <w:tr w:rsidR="006B388D" w:rsidRPr="001B0E62" w:rsidTr="0022680F">
        <w:trPr>
          <w:cnfStyle w:val="000000100000"/>
          <w:trHeight w:val="20"/>
          <w:ins w:id="1299" w:author="Claus" w:date="2018-12-13T15:26:00Z"/>
        </w:trPr>
        <w:tc>
          <w:tcPr>
            <w:cnfStyle w:val="001000000000"/>
            <w:tcW w:w="817" w:type="dxa"/>
            <w:hideMark/>
          </w:tcPr>
          <w:p w:rsidR="006B388D" w:rsidRDefault="006B388D" w:rsidP="0022680F">
            <w:pPr>
              <w:rPr>
                <w:ins w:id="1300" w:author="Claus" w:date="2018-12-13T15:26:00Z"/>
                <w:rFonts w:eastAsia="Times New Roman" w:cstheme="minorHAnsi"/>
                <w:color w:val="000000"/>
                <w:lang w:eastAsia="da-DK"/>
              </w:rPr>
            </w:pPr>
            <w:ins w:id="1301" w:author="Claus" w:date="2018-12-13T15:26:00Z">
              <w:r>
                <w:rPr>
                  <w:rFonts w:eastAsia="Times New Roman" w:cstheme="minorHAnsi"/>
                  <w:color w:val="000000"/>
                  <w:lang w:eastAsia="da-DK"/>
                </w:rPr>
                <w:t>T-34</w:t>
              </w:r>
            </w:ins>
          </w:p>
        </w:tc>
        <w:tc>
          <w:tcPr>
            <w:tcW w:w="9037" w:type="dxa"/>
            <w:gridSpan w:val="6"/>
            <w:hideMark/>
          </w:tcPr>
          <w:p w:rsidR="006B388D" w:rsidRDefault="006B388D" w:rsidP="0022680F">
            <w:pPr>
              <w:cnfStyle w:val="000000100000"/>
              <w:rPr>
                <w:ins w:id="1302" w:author="Claus" w:date="2018-12-13T15:26:00Z"/>
                <w:rFonts w:eastAsia="Times New Roman" w:cstheme="minorHAnsi"/>
                <w:color w:val="000000"/>
                <w:lang w:eastAsia="da-DK"/>
              </w:rPr>
            </w:pPr>
            <w:ins w:id="1303" w:author="Claus" w:date="2018-12-13T15:26:00Z">
              <w:r>
                <w:rPr>
                  <w:rFonts w:eastAsia="Times New Roman" w:cstheme="minorHAnsi"/>
                  <w:color w:val="000000"/>
                  <w:lang w:eastAsia="da-DK"/>
                </w:rPr>
                <w:t>Connector klasse til databasen.</w:t>
              </w:r>
            </w:ins>
          </w:p>
        </w:tc>
      </w:tr>
      <w:tr w:rsidR="006B388D" w:rsidRPr="001B0E62" w:rsidTr="00A306AD">
        <w:tblPrEx>
          <w:tblPrExChange w:id="1304" w:author="Claus" w:date="2018-12-19T20:23:00Z">
            <w:tblPrEx>
              <w:tblLayout w:type="fixed"/>
            </w:tblPrEx>
          </w:tblPrExChange>
        </w:tblPrEx>
        <w:trPr>
          <w:trHeight w:val="20"/>
          <w:ins w:id="1305" w:author="Claus" w:date="2018-12-13T15:08:00Z"/>
          <w:trPrChange w:id="1306" w:author="Claus" w:date="2018-12-19T20:23:00Z">
            <w:trPr>
              <w:trHeight w:val="20"/>
            </w:trPr>
          </w:trPrChange>
        </w:trPr>
        <w:tc>
          <w:tcPr>
            <w:cnfStyle w:val="001000000000"/>
            <w:tcW w:w="817" w:type="dxa"/>
            <w:hideMark/>
            <w:tcPrChange w:id="1307" w:author="Claus" w:date="2018-12-19T20:23:00Z">
              <w:tcPr>
                <w:tcW w:w="817" w:type="dxa"/>
                <w:gridSpan w:val="2"/>
                <w:hideMark/>
              </w:tcPr>
            </w:tcPrChange>
          </w:tcPr>
          <w:p w:rsidR="00096E66" w:rsidRPr="001B0E62" w:rsidRDefault="006B388D" w:rsidP="0022680F">
            <w:pPr>
              <w:rPr>
                <w:ins w:id="1308" w:author="Claus" w:date="2018-12-13T15:08:00Z"/>
                <w:rFonts w:eastAsia="Times New Roman" w:cstheme="minorHAnsi"/>
                <w:lang w:eastAsia="da-DK"/>
              </w:rPr>
            </w:pPr>
            <w:ins w:id="1309" w:author="Claus" w:date="2018-12-13T15:23:00Z">
              <w:r>
                <w:rPr>
                  <w:rFonts w:eastAsia="Times New Roman" w:cstheme="minorHAnsi"/>
                  <w:color w:val="000000"/>
                  <w:lang w:eastAsia="da-DK"/>
                </w:rPr>
                <w:t>US-</w:t>
              </w:r>
            </w:ins>
            <w:ins w:id="1310" w:author="Claus" w:date="2018-12-13T15:08:00Z">
              <w:r w:rsidR="00096E66" w:rsidRPr="001B0E62">
                <w:rPr>
                  <w:rFonts w:eastAsia="Times New Roman" w:cstheme="minorHAnsi"/>
                  <w:color w:val="000000"/>
                  <w:lang w:eastAsia="da-DK"/>
                </w:rPr>
                <w:t>7</w:t>
              </w:r>
            </w:ins>
          </w:p>
        </w:tc>
        <w:tc>
          <w:tcPr>
            <w:tcW w:w="1255" w:type="dxa"/>
            <w:hideMark/>
            <w:tcPrChange w:id="1311" w:author="Claus" w:date="2018-12-19T20:23:00Z">
              <w:tcPr>
                <w:tcW w:w="1255" w:type="dxa"/>
                <w:hideMark/>
              </w:tcPr>
            </w:tcPrChange>
          </w:tcPr>
          <w:p w:rsidR="00096E66" w:rsidRPr="001B0E62" w:rsidRDefault="00096E66" w:rsidP="0022680F">
            <w:pPr>
              <w:cnfStyle w:val="000000000000"/>
              <w:rPr>
                <w:ins w:id="1312" w:author="Claus" w:date="2018-12-13T15:08:00Z"/>
                <w:rFonts w:eastAsia="Times New Roman" w:cstheme="minorHAnsi"/>
                <w:lang w:eastAsia="da-DK"/>
              </w:rPr>
            </w:pPr>
            <w:ins w:id="1313" w:author="Claus" w:date="2018-12-13T15:08:00Z">
              <w:r w:rsidRPr="001B0E62">
                <w:rPr>
                  <w:rFonts w:eastAsia="Times New Roman" w:cstheme="minorHAnsi"/>
                  <w:color w:val="000000"/>
                  <w:lang w:eastAsia="da-DK"/>
                </w:rPr>
                <w:t>Åbn carport-forespørgsel</w:t>
              </w:r>
            </w:ins>
          </w:p>
        </w:tc>
        <w:tc>
          <w:tcPr>
            <w:tcW w:w="572" w:type="dxa"/>
            <w:hideMark/>
            <w:tcPrChange w:id="1314" w:author="Claus" w:date="2018-12-19T20:23:00Z">
              <w:tcPr>
                <w:tcW w:w="572" w:type="dxa"/>
                <w:hideMark/>
              </w:tcPr>
            </w:tcPrChange>
          </w:tcPr>
          <w:p w:rsidR="00096E66" w:rsidRPr="001B0E62" w:rsidRDefault="00096E66" w:rsidP="0022680F">
            <w:pPr>
              <w:cnfStyle w:val="000000000000"/>
              <w:rPr>
                <w:ins w:id="1315" w:author="Claus" w:date="2018-12-13T15:08:00Z"/>
                <w:rFonts w:eastAsia="Times New Roman" w:cstheme="minorHAnsi"/>
                <w:lang w:eastAsia="da-DK"/>
              </w:rPr>
            </w:pPr>
            <w:ins w:id="1316" w:author="Claus" w:date="2018-12-13T15:08:00Z">
              <w:r w:rsidRPr="001B0E62">
                <w:rPr>
                  <w:rFonts w:eastAsia="Times New Roman" w:cstheme="minorHAnsi"/>
                  <w:color w:val="000000"/>
                  <w:lang w:eastAsia="da-DK"/>
                </w:rPr>
                <w:t>50</w:t>
              </w:r>
            </w:ins>
          </w:p>
        </w:tc>
        <w:tc>
          <w:tcPr>
            <w:tcW w:w="488" w:type="dxa"/>
            <w:hideMark/>
            <w:tcPrChange w:id="1317" w:author="Claus" w:date="2018-12-19T20:23:00Z">
              <w:tcPr>
                <w:tcW w:w="488" w:type="dxa"/>
                <w:hideMark/>
              </w:tcPr>
            </w:tcPrChange>
          </w:tcPr>
          <w:p w:rsidR="00096E66" w:rsidRPr="001B0E62" w:rsidRDefault="00096E66" w:rsidP="0022680F">
            <w:pPr>
              <w:cnfStyle w:val="000000000000"/>
              <w:rPr>
                <w:ins w:id="1318" w:author="Claus" w:date="2018-12-13T15:08:00Z"/>
                <w:rFonts w:eastAsia="Times New Roman" w:cstheme="minorHAnsi"/>
                <w:lang w:eastAsia="da-DK"/>
              </w:rPr>
            </w:pPr>
            <w:ins w:id="1319" w:author="Claus" w:date="2018-12-13T15:08:00Z">
              <w:r w:rsidRPr="001B0E62">
                <w:rPr>
                  <w:rFonts w:eastAsia="Times New Roman" w:cstheme="minorHAnsi"/>
                  <w:color w:val="000000"/>
                  <w:lang w:eastAsia="da-DK"/>
                </w:rPr>
                <w:t>2</w:t>
              </w:r>
            </w:ins>
          </w:p>
        </w:tc>
        <w:tc>
          <w:tcPr>
            <w:tcW w:w="4064" w:type="dxa"/>
            <w:hideMark/>
            <w:tcPrChange w:id="1320" w:author="Claus" w:date="2018-12-19T20:23:00Z">
              <w:tcPr>
                <w:tcW w:w="3806" w:type="dxa"/>
                <w:hideMark/>
              </w:tcPr>
            </w:tcPrChange>
          </w:tcPr>
          <w:p w:rsidR="00096E66" w:rsidRPr="001B0E62" w:rsidRDefault="00096E66" w:rsidP="00096E66">
            <w:pPr>
              <w:cnfStyle w:val="000000000000"/>
              <w:rPr>
                <w:ins w:id="1321" w:author="Claus" w:date="2018-12-13T15:08:00Z"/>
                <w:rFonts w:eastAsia="Times New Roman" w:cstheme="minorHAnsi"/>
                <w:lang w:eastAsia="da-DK"/>
              </w:rPr>
            </w:pPr>
            <w:ins w:id="1322" w:author="Claus" w:date="2018-12-13T15:12:00Z">
              <w:r>
                <w:t>Åbn webside med liste over forespørgsler, en forespørgsel klikkes og webside med formular med forespørgslens indhold vises</w:t>
              </w:r>
            </w:ins>
          </w:p>
        </w:tc>
        <w:tc>
          <w:tcPr>
            <w:tcW w:w="992" w:type="dxa"/>
            <w:hideMark/>
            <w:tcPrChange w:id="1323" w:author="Claus" w:date="2018-12-19T20:23:00Z">
              <w:tcPr>
                <w:tcW w:w="1026" w:type="dxa"/>
                <w:hideMark/>
              </w:tcPr>
            </w:tcPrChange>
          </w:tcPr>
          <w:p w:rsidR="00096E66" w:rsidRPr="001B0E62" w:rsidRDefault="00096E66" w:rsidP="0022680F">
            <w:pPr>
              <w:cnfStyle w:val="000000000000"/>
              <w:rPr>
                <w:ins w:id="1324" w:author="Claus" w:date="2018-12-13T15:08:00Z"/>
                <w:rFonts w:eastAsia="Times New Roman" w:cstheme="minorHAnsi"/>
                <w:lang w:eastAsia="da-DK"/>
              </w:rPr>
            </w:pPr>
            <w:ins w:id="1325" w:author="Claus" w:date="2018-12-13T15:08:00Z">
              <w:r>
                <w:rPr>
                  <w:rFonts w:eastAsia="Times New Roman" w:cstheme="minorHAnsi"/>
                  <w:color w:val="000000"/>
                  <w:lang w:eastAsia="da-DK"/>
                </w:rPr>
                <w:t>Kræver DB</w:t>
              </w:r>
              <w:r w:rsidRPr="001B0E62">
                <w:rPr>
                  <w:rFonts w:eastAsia="Times New Roman" w:cstheme="minorHAnsi"/>
                  <w:color w:val="000000"/>
                  <w:lang w:eastAsia="da-DK"/>
                </w:rPr>
                <w:t>.</w:t>
              </w:r>
            </w:ins>
          </w:p>
        </w:tc>
        <w:tc>
          <w:tcPr>
            <w:tcW w:w="1666" w:type="dxa"/>
            <w:hideMark/>
            <w:tcPrChange w:id="1326" w:author="Claus" w:date="2018-12-19T20:23:00Z">
              <w:tcPr>
                <w:tcW w:w="1890" w:type="dxa"/>
                <w:hideMark/>
              </w:tcPr>
            </w:tcPrChange>
          </w:tcPr>
          <w:p w:rsidR="00096E66" w:rsidRPr="001B0E62" w:rsidRDefault="00096E66" w:rsidP="0022680F">
            <w:pPr>
              <w:cnfStyle w:val="000000000000"/>
              <w:rPr>
                <w:ins w:id="1327" w:author="Claus" w:date="2018-12-13T15:08:00Z"/>
                <w:rFonts w:eastAsia="Times New Roman" w:cstheme="minorHAnsi"/>
                <w:lang w:eastAsia="da-DK"/>
              </w:rPr>
            </w:pPr>
            <w:ins w:id="1328" w:author="Claus" w:date="2018-12-13T15:08:00Z">
              <w:r w:rsidRPr="001B0E62">
                <w:rPr>
                  <w:rFonts w:eastAsia="Times New Roman" w:cstheme="minorHAnsi"/>
                  <w:color w:val="000000"/>
                  <w:lang w:eastAsia="da-DK"/>
                </w:rPr>
                <w:t>I: Ellers er der ingen kunder.</w:t>
              </w:r>
            </w:ins>
          </w:p>
          <w:p w:rsidR="00096E66" w:rsidRPr="001B0E62" w:rsidRDefault="00096E66" w:rsidP="0022680F">
            <w:pPr>
              <w:cnfStyle w:val="000000000000"/>
              <w:rPr>
                <w:ins w:id="1329" w:author="Claus" w:date="2018-12-13T15:08:00Z"/>
                <w:rFonts w:eastAsia="Times New Roman" w:cstheme="minorHAnsi"/>
                <w:lang w:eastAsia="da-DK"/>
              </w:rPr>
            </w:pPr>
            <w:ins w:id="1330" w:author="Claus" w:date="2018-12-13T15:08:00Z">
              <w:r w:rsidRPr="001B0E62">
                <w:rPr>
                  <w:rFonts w:eastAsia="Times New Roman" w:cstheme="minorHAnsi"/>
                  <w:color w:val="000000"/>
                  <w:lang w:eastAsia="da-DK"/>
                </w:rPr>
                <w:t>E: Read</w:t>
              </w:r>
            </w:ins>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T-42</w:t>
            </w:r>
          </w:p>
        </w:tc>
        <w:tc>
          <w:tcPr>
            <w:tcW w:w="9037" w:type="dxa"/>
            <w:gridSpan w:val="6"/>
            <w:hideMark/>
          </w:tcPr>
          <w:p w:rsidR="006B388D" w:rsidRPr="001B0E62" w:rsidRDefault="006B388D" w:rsidP="0022680F">
            <w:pPr>
              <w:cnfStyle w:val="000000100000"/>
              <w:rPr>
                <w:rFonts w:eastAsia="Times New Roman" w:cstheme="minorHAnsi"/>
                <w:color w:val="000000"/>
                <w:lang w:eastAsia="da-DK"/>
              </w:rPr>
            </w:pPr>
            <w:ins w:id="1331" w:author="Claus" w:date="2018-12-13T15:27:00Z">
              <w:r>
                <w:rPr>
                  <w:rFonts w:eastAsia="Times New Roman" w:cstheme="minorHAnsi"/>
                  <w:color w:val="000000"/>
                  <w:lang w:eastAsia="da-DK"/>
                </w:rPr>
                <w:t>FrontController opsættes.</w:t>
              </w:r>
            </w:ins>
          </w:p>
        </w:tc>
      </w:tr>
      <w:tr w:rsidR="006B388D" w:rsidRPr="001B0E62" w:rsidTr="0022680F">
        <w:trPr>
          <w:trHeight w:val="20"/>
          <w:ins w:id="1332" w:author="Claus" w:date="2018-12-13T15:27:00Z"/>
        </w:trPr>
        <w:tc>
          <w:tcPr>
            <w:cnfStyle w:val="001000000000"/>
            <w:tcW w:w="817" w:type="dxa"/>
            <w:hideMark/>
          </w:tcPr>
          <w:p w:rsidR="006B388D" w:rsidRDefault="006B388D" w:rsidP="0022680F">
            <w:pPr>
              <w:rPr>
                <w:ins w:id="1333" w:author="Claus" w:date="2018-12-13T15:27:00Z"/>
                <w:rFonts w:eastAsia="Times New Roman" w:cstheme="minorHAnsi"/>
                <w:color w:val="000000"/>
                <w:lang w:eastAsia="da-DK"/>
              </w:rPr>
            </w:pPr>
            <w:ins w:id="1334" w:author="Claus" w:date="2018-12-13T15:27:00Z">
              <w:r>
                <w:rPr>
                  <w:rFonts w:eastAsia="Times New Roman" w:cstheme="minorHAnsi"/>
                  <w:color w:val="000000"/>
                  <w:lang w:eastAsia="da-DK"/>
                </w:rPr>
                <w:t>T-43</w:t>
              </w:r>
            </w:ins>
          </w:p>
        </w:tc>
        <w:tc>
          <w:tcPr>
            <w:tcW w:w="9037" w:type="dxa"/>
            <w:gridSpan w:val="6"/>
            <w:hideMark/>
          </w:tcPr>
          <w:p w:rsidR="006B388D" w:rsidRDefault="006B388D" w:rsidP="0022680F">
            <w:pPr>
              <w:cnfStyle w:val="000000000000"/>
              <w:rPr>
                <w:ins w:id="1335" w:author="Claus" w:date="2018-12-13T15:27:00Z"/>
                <w:rFonts w:eastAsia="Times New Roman" w:cstheme="minorHAnsi"/>
                <w:color w:val="000000"/>
                <w:lang w:eastAsia="da-DK"/>
              </w:rPr>
            </w:pPr>
            <w:ins w:id="1336" w:author="Claus" w:date="2018-12-13T15:27:00Z">
              <w:r>
                <w:rPr>
                  <w:rFonts w:eastAsia="Times New Roman" w:cstheme="minorHAnsi"/>
                  <w:color w:val="000000"/>
                  <w:lang w:eastAsia="da-DK"/>
                </w:rPr>
                <w:t>Command pattern implementeres.</w:t>
              </w:r>
            </w:ins>
          </w:p>
        </w:tc>
      </w:tr>
      <w:tr w:rsidR="006B388D" w:rsidRPr="001B0E62" w:rsidTr="0022680F">
        <w:trPr>
          <w:cnfStyle w:val="000000100000"/>
          <w:trHeight w:val="20"/>
          <w:ins w:id="1337" w:author="Claus" w:date="2018-12-13T15:27:00Z"/>
        </w:trPr>
        <w:tc>
          <w:tcPr>
            <w:cnfStyle w:val="001000000000"/>
            <w:tcW w:w="817" w:type="dxa"/>
            <w:hideMark/>
          </w:tcPr>
          <w:p w:rsidR="006B388D" w:rsidRDefault="006B388D" w:rsidP="0022680F">
            <w:pPr>
              <w:rPr>
                <w:ins w:id="1338" w:author="Claus" w:date="2018-12-13T15:27:00Z"/>
                <w:rFonts w:eastAsia="Times New Roman" w:cstheme="minorHAnsi"/>
                <w:color w:val="000000"/>
                <w:lang w:eastAsia="da-DK"/>
              </w:rPr>
            </w:pPr>
            <w:ins w:id="1339" w:author="Claus" w:date="2018-12-13T15:27:00Z">
              <w:r>
                <w:rPr>
                  <w:rFonts w:eastAsia="Times New Roman" w:cstheme="minorHAnsi"/>
                  <w:color w:val="000000"/>
                  <w:lang w:eastAsia="da-DK"/>
                </w:rPr>
                <w:t>T-44</w:t>
              </w:r>
            </w:ins>
          </w:p>
        </w:tc>
        <w:tc>
          <w:tcPr>
            <w:tcW w:w="9037" w:type="dxa"/>
            <w:gridSpan w:val="6"/>
            <w:hideMark/>
          </w:tcPr>
          <w:p w:rsidR="006B388D" w:rsidRDefault="006B388D" w:rsidP="0022680F">
            <w:pPr>
              <w:cnfStyle w:val="000000100000"/>
              <w:rPr>
                <w:ins w:id="1340" w:author="Claus" w:date="2018-12-13T15:27:00Z"/>
                <w:rFonts w:eastAsia="Times New Roman" w:cstheme="minorHAnsi"/>
                <w:color w:val="000000"/>
                <w:lang w:eastAsia="da-DK"/>
              </w:rPr>
            </w:pPr>
            <w:ins w:id="1341" w:author="Claus" w:date="2018-12-13T15:27:00Z">
              <w:r>
                <w:rPr>
                  <w:rFonts w:eastAsia="Times New Roman" w:cstheme="minorHAnsi"/>
                  <w:color w:val="000000"/>
                  <w:lang w:eastAsia="da-DK"/>
                </w:rPr>
                <w:t>Side med liste over forespørgsler oprettes.</w:t>
              </w:r>
            </w:ins>
          </w:p>
        </w:tc>
      </w:tr>
      <w:tr w:rsidR="006B388D" w:rsidRPr="001B0E62" w:rsidTr="0022680F">
        <w:trPr>
          <w:trHeight w:val="20"/>
          <w:ins w:id="1342" w:author="Claus" w:date="2018-12-13T15:27:00Z"/>
        </w:trPr>
        <w:tc>
          <w:tcPr>
            <w:cnfStyle w:val="001000000000"/>
            <w:tcW w:w="817" w:type="dxa"/>
            <w:hideMark/>
          </w:tcPr>
          <w:p w:rsidR="006B388D" w:rsidRDefault="006B388D" w:rsidP="0022680F">
            <w:pPr>
              <w:rPr>
                <w:ins w:id="1343" w:author="Claus" w:date="2018-12-13T15:27:00Z"/>
                <w:rFonts w:eastAsia="Times New Roman" w:cstheme="minorHAnsi"/>
                <w:color w:val="000000"/>
                <w:lang w:eastAsia="da-DK"/>
              </w:rPr>
            </w:pPr>
            <w:ins w:id="1344" w:author="Claus" w:date="2018-12-13T15:28:00Z">
              <w:r>
                <w:rPr>
                  <w:rFonts w:eastAsia="Times New Roman" w:cstheme="minorHAnsi"/>
                  <w:color w:val="000000"/>
                  <w:lang w:eastAsia="da-DK"/>
                </w:rPr>
                <w:t>T-45</w:t>
              </w:r>
            </w:ins>
          </w:p>
        </w:tc>
        <w:tc>
          <w:tcPr>
            <w:tcW w:w="9037" w:type="dxa"/>
            <w:gridSpan w:val="6"/>
            <w:hideMark/>
          </w:tcPr>
          <w:p w:rsidR="006B388D" w:rsidRDefault="006B388D" w:rsidP="0022680F">
            <w:pPr>
              <w:cnfStyle w:val="000000000000"/>
              <w:rPr>
                <w:ins w:id="1345" w:author="Claus" w:date="2018-12-13T15:27:00Z"/>
                <w:rFonts w:eastAsia="Times New Roman" w:cstheme="minorHAnsi"/>
                <w:color w:val="000000"/>
                <w:lang w:eastAsia="da-DK"/>
              </w:rPr>
            </w:pPr>
            <w:ins w:id="1346" w:author="Claus" w:date="2018-12-13T15:28:00Z">
              <w:r>
                <w:rPr>
                  <w:rFonts w:eastAsia="Times New Roman" w:cstheme="minorHAnsi"/>
                  <w:color w:val="000000"/>
                  <w:lang w:eastAsia="da-DK"/>
                </w:rPr>
                <w:t>Side som viser indhold af en forespørgsel.</w:t>
              </w:r>
            </w:ins>
          </w:p>
        </w:tc>
      </w:tr>
      <w:tr w:rsidR="006B388D" w:rsidRPr="001B0E62" w:rsidTr="0022680F">
        <w:trPr>
          <w:cnfStyle w:val="000000100000"/>
          <w:trHeight w:val="20"/>
          <w:ins w:id="1347" w:author="Claus" w:date="2018-12-13T15:28:00Z"/>
        </w:trPr>
        <w:tc>
          <w:tcPr>
            <w:cnfStyle w:val="001000000000"/>
            <w:tcW w:w="817" w:type="dxa"/>
            <w:hideMark/>
          </w:tcPr>
          <w:p w:rsidR="006B388D" w:rsidRDefault="006B388D" w:rsidP="0022680F">
            <w:pPr>
              <w:rPr>
                <w:ins w:id="1348" w:author="Claus" w:date="2018-12-13T15:28:00Z"/>
                <w:rFonts w:eastAsia="Times New Roman" w:cstheme="minorHAnsi"/>
                <w:color w:val="000000"/>
                <w:lang w:eastAsia="da-DK"/>
              </w:rPr>
            </w:pPr>
            <w:ins w:id="1349" w:author="Claus" w:date="2018-12-13T15:28:00Z">
              <w:r>
                <w:rPr>
                  <w:rFonts w:eastAsia="Times New Roman" w:cstheme="minorHAnsi"/>
                  <w:color w:val="000000"/>
                  <w:lang w:eastAsia="da-DK"/>
                </w:rPr>
                <w:t>T-46</w:t>
              </w:r>
            </w:ins>
          </w:p>
        </w:tc>
        <w:tc>
          <w:tcPr>
            <w:tcW w:w="9037" w:type="dxa"/>
            <w:gridSpan w:val="6"/>
            <w:hideMark/>
          </w:tcPr>
          <w:p w:rsidR="006B388D" w:rsidRDefault="006B388D" w:rsidP="0022680F">
            <w:pPr>
              <w:cnfStyle w:val="000000100000"/>
              <w:rPr>
                <w:ins w:id="1350" w:author="Claus" w:date="2018-12-13T15:28:00Z"/>
                <w:rFonts w:eastAsia="Times New Roman" w:cstheme="minorHAnsi"/>
                <w:color w:val="000000"/>
                <w:lang w:eastAsia="da-DK"/>
              </w:rPr>
            </w:pPr>
            <w:ins w:id="1351" w:author="Claus" w:date="2018-12-13T15:28:00Z">
              <w:r>
                <w:rPr>
                  <w:rFonts w:eastAsia="Times New Roman" w:cstheme="minorHAnsi"/>
                  <w:color w:val="000000"/>
                  <w:lang w:eastAsia="da-DK"/>
                </w:rPr>
                <w:t>Div. tilpasninger i ForesporgselDAO.</w:t>
              </w:r>
            </w:ins>
          </w:p>
        </w:tc>
      </w:tr>
      <w:tr w:rsidR="006B388D" w:rsidRPr="00132F63" w:rsidTr="0022680F">
        <w:trPr>
          <w:trHeight w:val="20"/>
          <w:ins w:id="1352" w:author="Claus" w:date="2018-12-13T15:28:00Z"/>
        </w:trPr>
        <w:tc>
          <w:tcPr>
            <w:cnfStyle w:val="001000000000"/>
            <w:tcW w:w="817" w:type="dxa"/>
            <w:hideMark/>
          </w:tcPr>
          <w:p w:rsidR="006B388D" w:rsidRDefault="006B388D" w:rsidP="0022680F">
            <w:pPr>
              <w:rPr>
                <w:ins w:id="1353" w:author="Claus" w:date="2018-12-13T15:28:00Z"/>
                <w:rFonts w:eastAsia="Times New Roman" w:cstheme="minorHAnsi"/>
                <w:color w:val="000000"/>
                <w:lang w:eastAsia="da-DK"/>
              </w:rPr>
            </w:pPr>
            <w:ins w:id="1354" w:author="Claus" w:date="2018-12-13T15:28:00Z">
              <w:r>
                <w:rPr>
                  <w:rFonts w:eastAsia="Times New Roman" w:cstheme="minorHAnsi"/>
                  <w:color w:val="000000"/>
                  <w:lang w:eastAsia="da-DK"/>
                </w:rPr>
                <w:t>T-47</w:t>
              </w:r>
            </w:ins>
          </w:p>
        </w:tc>
        <w:tc>
          <w:tcPr>
            <w:tcW w:w="9037" w:type="dxa"/>
            <w:gridSpan w:val="6"/>
            <w:hideMark/>
          </w:tcPr>
          <w:p w:rsidR="00132F63" w:rsidRDefault="00B37393">
            <w:pPr>
              <w:spacing w:after="200" w:line="276" w:lineRule="auto"/>
              <w:contextualSpacing/>
              <w:cnfStyle w:val="000000000000"/>
              <w:rPr>
                <w:ins w:id="1355" w:author="Claus" w:date="2018-12-13T15:28:00Z"/>
                <w:rFonts w:eastAsia="Times New Roman" w:cstheme="minorHAnsi"/>
                <w:color w:val="000000"/>
                <w:lang w:val="en-US" w:eastAsia="da-DK"/>
                <w:rPrChange w:id="1356" w:author="Claus" w:date="2018-12-13T15:29:00Z">
                  <w:rPr>
                    <w:ins w:id="1357" w:author="Claus" w:date="2018-12-13T15:28:00Z"/>
                    <w:rFonts w:eastAsia="Times New Roman" w:cstheme="minorHAnsi"/>
                    <w:color w:val="000000"/>
                    <w:lang w:eastAsia="da-DK"/>
                  </w:rPr>
                </w:rPrChange>
              </w:rPr>
              <w:pPrChange w:id="1358" w:author="Claus" w:date="2018-12-19T17:48:00Z">
                <w:pPr>
                  <w:spacing w:after="200" w:line="276" w:lineRule="auto"/>
                  <w:ind w:left="720"/>
                  <w:contextualSpacing/>
                  <w:cnfStyle w:val="000000000000"/>
                </w:pPr>
              </w:pPrChange>
            </w:pPr>
            <w:ins w:id="1359" w:author="Claus" w:date="2018-12-13T15:28:00Z">
              <w:r w:rsidRPr="00B37393">
                <w:rPr>
                  <w:rFonts w:eastAsia="Times New Roman" w:cstheme="minorHAnsi"/>
                  <w:color w:val="000000"/>
                  <w:lang w:val="en-US" w:eastAsia="da-DK"/>
                  <w:rPrChange w:id="1360" w:author="Claus" w:date="2018-12-13T15:29:00Z">
                    <w:rPr>
                      <w:rFonts w:eastAsia="Times New Roman" w:cstheme="minorHAnsi"/>
                      <w:color w:val="000000"/>
                      <w:lang w:eastAsia="da-DK"/>
                    </w:rPr>
                  </w:rPrChange>
                </w:rPr>
                <w:t xml:space="preserve">UnknownCommand, </w:t>
              </w:r>
            </w:ins>
            <w:ins w:id="1361" w:author="Claus" w:date="2018-12-13T15:29:00Z">
              <w:r w:rsidRPr="00B37393">
                <w:rPr>
                  <w:rFonts w:eastAsia="Times New Roman" w:cstheme="minorHAnsi"/>
                  <w:color w:val="000000"/>
                  <w:lang w:val="en-US" w:eastAsia="da-DK"/>
                  <w:rPrChange w:id="1362" w:author="Claus" w:date="2018-12-13T15:29:00Z">
                    <w:rPr>
                      <w:rFonts w:eastAsia="Times New Roman" w:cstheme="minorHAnsi"/>
                      <w:color w:val="000000"/>
                      <w:lang w:eastAsia="da-DK"/>
                    </w:rPr>
                  </w:rPrChange>
                </w:rPr>
                <w:t xml:space="preserve">ShowSingleRequestCommand og ShowRequestsCommand </w:t>
              </w:r>
              <w:r w:rsidR="006B388D">
                <w:rPr>
                  <w:rFonts w:eastAsia="Times New Roman" w:cstheme="minorHAnsi"/>
                  <w:color w:val="000000"/>
                  <w:lang w:val="en-US" w:eastAsia="da-DK"/>
                </w:rPr>
                <w:t>laves</w:t>
              </w:r>
              <w:r w:rsidRPr="00B37393">
                <w:rPr>
                  <w:rFonts w:eastAsia="Times New Roman" w:cstheme="minorHAnsi"/>
                  <w:color w:val="000000"/>
                  <w:lang w:val="en-US" w:eastAsia="da-DK"/>
                  <w:rPrChange w:id="1363" w:author="Claus" w:date="2018-12-13T15:29:00Z">
                    <w:rPr>
                      <w:rFonts w:eastAsia="Times New Roman" w:cstheme="minorHAnsi"/>
                      <w:color w:val="000000"/>
                      <w:lang w:eastAsia="da-DK"/>
                    </w:rPr>
                  </w:rPrChange>
                </w:rPr>
                <w:t>.</w:t>
              </w:r>
            </w:ins>
          </w:p>
        </w:tc>
      </w:tr>
      <w:tr w:rsidR="006B388D" w:rsidRPr="006B388D" w:rsidTr="0022680F">
        <w:trPr>
          <w:cnfStyle w:val="000000100000"/>
          <w:trHeight w:val="20"/>
          <w:ins w:id="1364" w:author="Claus" w:date="2018-12-13T15:29:00Z"/>
        </w:trPr>
        <w:tc>
          <w:tcPr>
            <w:cnfStyle w:val="001000000000"/>
            <w:tcW w:w="817" w:type="dxa"/>
            <w:hideMark/>
          </w:tcPr>
          <w:p w:rsidR="006B388D" w:rsidRDefault="006B388D" w:rsidP="0022680F">
            <w:pPr>
              <w:rPr>
                <w:ins w:id="1365" w:author="Claus" w:date="2018-12-13T15:29:00Z"/>
                <w:rFonts w:eastAsia="Times New Roman" w:cstheme="minorHAnsi"/>
                <w:color w:val="000000"/>
                <w:lang w:eastAsia="da-DK"/>
              </w:rPr>
            </w:pPr>
            <w:ins w:id="1366" w:author="Claus" w:date="2018-12-13T15:29:00Z">
              <w:r>
                <w:rPr>
                  <w:rFonts w:eastAsia="Times New Roman" w:cstheme="minorHAnsi"/>
                  <w:color w:val="000000"/>
                  <w:lang w:eastAsia="da-DK"/>
                </w:rPr>
                <w:t>T-48</w:t>
              </w:r>
            </w:ins>
          </w:p>
        </w:tc>
        <w:tc>
          <w:tcPr>
            <w:tcW w:w="9037" w:type="dxa"/>
            <w:gridSpan w:val="6"/>
            <w:hideMark/>
          </w:tcPr>
          <w:p w:rsidR="00132F63" w:rsidRDefault="00B37393">
            <w:pPr>
              <w:spacing w:after="200" w:line="276" w:lineRule="auto"/>
              <w:contextualSpacing/>
              <w:cnfStyle w:val="000000100000"/>
              <w:rPr>
                <w:ins w:id="1367" w:author="Claus" w:date="2018-12-13T15:29:00Z"/>
                <w:rFonts w:eastAsia="Times New Roman" w:cstheme="minorHAnsi"/>
                <w:color w:val="000000"/>
                <w:lang w:eastAsia="da-DK"/>
                <w:rPrChange w:id="1368" w:author="Claus" w:date="2018-12-13T15:29:00Z">
                  <w:rPr>
                    <w:ins w:id="1369" w:author="Claus" w:date="2018-12-13T15:29:00Z"/>
                    <w:rFonts w:eastAsia="Times New Roman" w:cstheme="minorHAnsi"/>
                    <w:color w:val="000000"/>
                    <w:lang w:val="en-US" w:eastAsia="da-DK"/>
                  </w:rPr>
                </w:rPrChange>
              </w:rPr>
              <w:pPrChange w:id="1370" w:author="Claus" w:date="2018-12-14T11:22:00Z">
                <w:pPr>
                  <w:spacing w:after="200" w:line="276" w:lineRule="auto"/>
                  <w:ind w:left="720"/>
                  <w:contextualSpacing/>
                  <w:cnfStyle w:val="000000100000"/>
                </w:pPr>
              </w:pPrChange>
            </w:pPr>
            <w:ins w:id="1371" w:author="Claus" w:date="2018-12-13T15:29:00Z">
              <w:r w:rsidRPr="00B37393">
                <w:rPr>
                  <w:rFonts w:eastAsia="Times New Roman" w:cstheme="minorHAnsi"/>
                  <w:color w:val="000000"/>
                  <w:lang w:eastAsia="da-DK"/>
                  <w:rPrChange w:id="1372" w:author="Claus" w:date="2018-12-13T15:29:00Z">
                    <w:rPr>
                      <w:rFonts w:eastAsia="Times New Roman" w:cstheme="minorHAnsi"/>
                      <w:color w:val="000000"/>
                      <w:lang w:val="en-US" w:eastAsia="da-DK"/>
                    </w:rPr>
                  </w:rPrChange>
                </w:rPr>
                <w:t>I</w:t>
              </w:r>
              <w:r w:rsidR="006B388D">
                <w:rPr>
                  <w:rFonts w:eastAsia="Times New Roman" w:cstheme="minorHAnsi"/>
                  <w:color w:val="000000"/>
                  <w:lang w:eastAsia="da-DK"/>
                </w:rPr>
                <w:t xml:space="preserve">mplementering af eget Exception </w:t>
              </w:r>
              <w:r w:rsidRPr="00B37393">
                <w:rPr>
                  <w:rFonts w:eastAsia="Times New Roman" w:cstheme="minorHAnsi"/>
                  <w:color w:val="000000"/>
                  <w:lang w:eastAsia="da-DK"/>
                  <w:rPrChange w:id="1373" w:author="Claus" w:date="2018-12-13T15:29:00Z">
                    <w:rPr>
                      <w:rFonts w:eastAsia="Times New Roman" w:cstheme="minorHAnsi"/>
                      <w:color w:val="000000"/>
                      <w:lang w:val="en-US" w:eastAsia="da-DK"/>
                    </w:rPr>
                  </w:rPrChange>
                </w:rPr>
                <w:t>system.</w:t>
              </w:r>
            </w:ins>
          </w:p>
        </w:tc>
      </w:tr>
      <w:tr w:rsidR="006B388D" w:rsidRPr="006B388D" w:rsidTr="0022680F">
        <w:trPr>
          <w:trHeight w:val="20"/>
          <w:ins w:id="1374" w:author="Claus" w:date="2018-12-13T15:29:00Z"/>
        </w:trPr>
        <w:tc>
          <w:tcPr>
            <w:cnfStyle w:val="001000000000"/>
            <w:tcW w:w="817" w:type="dxa"/>
            <w:hideMark/>
          </w:tcPr>
          <w:p w:rsidR="006B388D" w:rsidRDefault="006B388D" w:rsidP="0022680F">
            <w:pPr>
              <w:rPr>
                <w:ins w:id="1375" w:author="Claus" w:date="2018-12-13T15:29:00Z"/>
                <w:rFonts w:eastAsia="Times New Roman" w:cstheme="minorHAnsi"/>
                <w:color w:val="000000"/>
                <w:lang w:eastAsia="da-DK"/>
              </w:rPr>
            </w:pPr>
            <w:ins w:id="1376" w:author="Claus" w:date="2018-12-13T15:29:00Z">
              <w:r>
                <w:rPr>
                  <w:rFonts w:eastAsia="Times New Roman" w:cstheme="minorHAnsi"/>
                  <w:color w:val="000000"/>
                  <w:lang w:eastAsia="da-DK"/>
                </w:rPr>
                <w:t>T-49</w:t>
              </w:r>
            </w:ins>
          </w:p>
        </w:tc>
        <w:tc>
          <w:tcPr>
            <w:tcW w:w="9037" w:type="dxa"/>
            <w:gridSpan w:val="6"/>
            <w:hideMark/>
          </w:tcPr>
          <w:p w:rsidR="006B388D" w:rsidRPr="006B388D" w:rsidRDefault="006B388D" w:rsidP="006B388D">
            <w:pPr>
              <w:cnfStyle w:val="000000000000"/>
              <w:rPr>
                <w:ins w:id="1377" w:author="Claus" w:date="2018-12-13T15:29:00Z"/>
                <w:rFonts w:eastAsia="Times New Roman" w:cstheme="minorHAnsi"/>
                <w:color w:val="000000"/>
                <w:lang w:eastAsia="da-DK"/>
              </w:rPr>
            </w:pPr>
            <w:ins w:id="1378" w:author="Claus" w:date="2018-12-13T15:29:00Z">
              <w:r>
                <w:rPr>
                  <w:rFonts w:eastAsia="Times New Roman" w:cstheme="minorHAnsi"/>
                  <w:color w:val="000000"/>
                  <w:lang w:eastAsia="da-DK"/>
                </w:rPr>
                <w:t>Filer med konstanter til Commands og Pages.</w:t>
              </w:r>
            </w:ins>
          </w:p>
        </w:tc>
      </w:tr>
      <w:tr w:rsidR="006B388D" w:rsidRPr="006B388D" w:rsidTr="0022680F">
        <w:trPr>
          <w:cnfStyle w:val="000000100000"/>
          <w:trHeight w:val="20"/>
          <w:ins w:id="1379" w:author="Claus" w:date="2018-12-13T15:30:00Z"/>
        </w:trPr>
        <w:tc>
          <w:tcPr>
            <w:cnfStyle w:val="001000000000"/>
            <w:tcW w:w="817" w:type="dxa"/>
            <w:hideMark/>
          </w:tcPr>
          <w:p w:rsidR="006B388D" w:rsidRDefault="006B388D" w:rsidP="0022680F">
            <w:pPr>
              <w:rPr>
                <w:ins w:id="1380" w:author="Claus" w:date="2018-12-13T15:30:00Z"/>
                <w:rFonts w:eastAsia="Times New Roman" w:cstheme="minorHAnsi"/>
                <w:color w:val="000000"/>
                <w:lang w:eastAsia="da-DK"/>
              </w:rPr>
            </w:pPr>
            <w:ins w:id="1381" w:author="Claus" w:date="2018-12-13T15:30:00Z">
              <w:r>
                <w:rPr>
                  <w:rFonts w:eastAsia="Times New Roman" w:cstheme="minorHAnsi"/>
                  <w:color w:val="000000"/>
                  <w:lang w:eastAsia="da-DK"/>
                </w:rPr>
                <w:t>T-50</w:t>
              </w:r>
            </w:ins>
          </w:p>
        </w:tc>
        <w:tc>
          <w:tcPr>
            <w:tcW w:w="9037" w:type="dxa"/>
            <w:gridSpan w:val="6"/>
            <w:hideMark/>
          </w:tcPr>
          <w:p w:rsidR="006B388D" w:rsidRDefault="006B388D" w:rsidP="006B388D">
            <w:pPr>
              <w:cnfStyle w:val="000000100000"/>
              <w:rPr>
                <w:ins w:id="1382" w:author="Claus" w:date="2018-12-13T15:30:00Z"/>
                <w:rFonts w:eastAsia="Times New Roman" w:cstheme="minorHAnsi"/>
                <w:color w:val="000000"/>
                <w:lang w:eastAsia="da-DK"/>
              </w:rPr>
            </w:pPr>
            <w:ins w:id="1383" w:author="Claus" w:date="2018-12-13T15:30:00Z">
              <w:r>
                <w:rPr>
                  <w:rFonts w:eastAsia="Times New Roman" w:cstheme="minorHAnsi"/>
                  <w:color w:val="000000"/>
                  <w:lang w:eastAsia="da-DK"/>
                </w:rPr>
                <w:t>Facade i data lag.</w:t>
              </w:r>
            </w:ins>
          </w:p>
        </w:tc>
      </w:tr>
      <w:tr w:rsidR="006B388D" w:rsidRPr="006B388D" w:rsidTr="0022680F">
        <w:trPr>
          <w:trHeight w:val="20"/>
          <w:ins w:id="1384" w:author="Claus" w:date="2018-12-13T15:30:00Z"/>
        </w:trPr>
        <w:tc>
          <w:tcPr>
            <w:cnfStyle w:val="001000000000"/>
            <w:tcW w:w="817" w:type="dxa"/>
            <w:hideMark/>
          </w:tcPr>
          <w:p w:rsidR="006B388D" w:rsidRDefault="006B388D" w:rsidP="0022680F">
            <w:pPr>
              <w:rPr>
                <w:ins w:id="1385" w:author="Claus" w:date="2018-12-13T15:30:00Z"/>
                <w:rFonts w:eastAsia="Times New Roman" w:cstheme="minorHAnsi"/>
                <w:color w:val="000000"/>
                <w:lang w:eastAsia="da-DK"/>
              </w:rPr>
            </w:pPr>
            <w:ins w:id="1386" w:author="Claus" w:date="2018-12-13T15:30:00Z">
              <w:r>
                <w:rPr>
                  <w:rFonts w:eastAsia="Times New Roman" w:cstheme="minorHAnsi"/>
                  <w:color w:val="000000"/>
                  <w:lang w:eastAsia="da-DK"/>
                </w:rPr>
                <w:t>T-51</w:t>
              </w:r>
            </w:ins>
          </w:p>
        </w:tc>
        <w:tc>
          <w:tcPr>
            <w:tcW w:w="9037" w:type="dxa"/>
            <w:gridSpan w:val="6"/>
            <w:hideMark/>
          </w:tcPr>
          <w:p w:rsidR="006B388D" w:rsidRDefault="006B388D" w:rsidP="006B388D">
            <w:pPr>
              <w:cnfStyle w:val="000000000000"/>
              <w:rPr>
                <w:ins w:id="1387" w:author="Claus" w:date="2018-12-13T15:30:00Z"/>
                <w:rFonts w:eastAsia="Times New Roman" w:cstheme="minorHAnsi"/>
                <w:color w:val="000000"/>
                <w:lang w:eastAsia="da-DK"/>
              </w:rPr>
            </w:pPr>
            <w:ins w:id="1388" w:author="Claus" w:date="2018-12-13T15:30:00Z">
              <w:r>
                <w:rPr>
                  <w:rFonts w:eastAsia="Times New Roman" w:cstheme="minorHAnsi"/>
                  <w:color w:val="000000"/>
                  <w:lang w:eastAsia="da-DK"/>
                </w:rPr>
                <w:t>Try catch i commands.</w:t>
              </w:r>
            </w:ins>
          </w:p>
        </w:tc>
      </w:tr>
      <w:tr w:rsidR="006B388D" w:rsidRPr="006B388D" w:rsidTr="0022680F">
        <w:trPr>
          <w:cnfStyle w:val="000000100000"/>
          <w:trHeight w:val="20"/>
          <w:ins w:id="1389" w:author="Claus" w:date="2018-12-13T15:30:00Z"/>
        </w:trPr>
        <w:tc>
          <w:tcPr>
            <w:cnfStyle w:val="001000000000"/>
            <w:tcW w:w="817" w:type="dxa"/>
            <w:hideMark/>
          </w:tcPr>
          <w:p w:rsidR="006B388D" w:rsidRDefault="006B388D" w:rsidP="0022680F">
            <w:pPr>
              <w:rPr>
                <w:ins w:id="1390" w:author="Claus" w:date="2018-12-13T15:30:00Z"/>
                <w:rFonts w:eastAsia="Times New Roman" w:cstheme="minorHAnsi"/>
                <w:color w:val="000000"/>
                <w:lang w:eastAsia="da-DK"/>
              </w:rPr>
            </w:pPr>
            <w:ins w:id="1391" w:author="Claus" w:date="2018-12-13T15:30:00Z">
              <w:r>
                <w:rPr>
                  <w:rFonts w:eastAsia="Times New Roman" w:cstheme="minorHAnsi"/>
                  <w:color w:val="000000"/>
                  <w:lang w:eastAsia="da-DK"/>
                </w:rPr>
                <w:t>T-52</w:t>
              </w:r>
            </w:ins>
          </w:p>
        </w:tc>
        <w:tc>
          <w:tcPr>
            <w:tcW w:w="9037" w:type="dxa"/>
            <w:gridSpan w:val="6"/>
            <w:hideMark/>
          </w:tcPr>
          <w:p w:rsidR="006B388D" w:rsidRDefault="006B388D" w:rsidP="006B388D">
            <w:pPr>
              <w:cnfStyle w:val="000000100000"/>
              <w:rPr>
                <w:ins w:id="1392" w:author="Claus" w:date="2018-12-13T15:30:00Z"/>
                <w:rFonts w:eastAsia="Times New Roman" w:cstheme="minorHAnsi"/>
                <w:color w:val="000000"/>
                <w:lang w:eastAsia="da-DK"/>
              </w:rPr>
            </w:pPr>
            <w:ins w:id="1393" w:author="Claus" w:date="2018-12-13T15:30:00Z">
              <w:r>
                <w:rPr>
                  <w:rFonts w:eastAsia="Times New Roman" w:cstheme="minorHAnsi"/>
                  <w:color w:val="000000"/>
                  <w:lang w:eastAsia="da-DK"/>
                </w:rPr>
                <w:t>Links fra siden med listen til siden med enkelt forespørgsel.</w:t>
              </w:r>
            </w:ins>
          </w:p>
        </w:tc>
      </w:tr>
      <w:tr w:rsidR="006B388D" w:rsidRPr="006B388D" w:rsidTr="0022680F">
        <w:trPr>
          <w:trHeight w:val="20"/>
          <w:ins w:id="1394" w:author="Claus" w:date="2018-12-13T15:30:00Z"/>
        </w:trPr>
        <w:tc>
          <w:tcPr>
            <w:cnfStyle w:val="001000000000"/>
            <w:tcW w:w="817" w:type="dxa"/>
            <w:hideMark/>
          </w:tcPr>
          <w:p w:rsidR="006B388D" w:rsidRDefault="006B388D" w:rsidP="0022680F">
            <w:pPr>
              <w:rPr>
                <w:ins w:id="1395" w:author="Claus" w:date="2018-12-13T15:30:00Z"/>
                <w:rFonts w:eastAsia="Times New Roman" w:cstheme="minorHAnsi"/>
                <w:color w:val="000000"/>
                <w:lang w:eastAsia="da-DK"/>
              </w:rPr>
            </w:pPr>
            <w:ins w:id="1396" w:author="Claus" w:date="2018-12-13T15:30:00Z">
              <w:r>
                <w:rPr>
                  <w:rFonts w:eastAsia="Times New Roman" w:cstheme="minorHAnsi"/>
                  <w:color w:val="000000"/>
                  <w:lang w:eastAsia="da-DK"/>
                </w:rPr>
                <w:t>T-53</w:t>
              </w:r>
            </w:ins>
          </w:p>
        </w:tc>
        <w:tc>
          <w:tcPr>
            <w:tcW w:w="9037" w:type="dxa"/>
            <w:gridSpan w:val="6"/>
            <w:hideMark/>
          </w:tcPr>
          <w:p w:rsidR="006B388D" w:rsidRDefault="006B388D" w:rsidP="006B388D">
            <w:pPr>
              <w:cnfStyle w:val="000000000000"/>
              <w:rPr>
                <w:ins w:id="1397" w:author="Claus" w:date="2018-12-13T15:30:00Z"/>
                <w:rFonts w:eastAsia="Times New Roman" w:cstheme="minorHAnsi"/>
                <w:color w:val="000000"/>
                <w:lang w:eastAsia="da-DK"/>
              </w:rPr>
            </w:pPr>
            <w:ins w:id="1398" w:author="Claus" w:date="2018-12-13T15:30:00Z">
              <w:r>
                <w:rPr>
                  <w:rFonts w:eastAsia="Times New Roman" w:cstheme="minorHAnsi"/>
                  <w:color w:val="000000"/>
                  <w:lang w:eastAsia="da-DK"/>
                </w:rPr>
                <w:t>Link fra siden med enkelt forespørgsel tilbage til siden med listen.</w:t>
              </w:r>
            </w:ins>
          </w:p>
        </w:tc>
      </w:tr>
      <w:tr w:rsidR="006B388D" w:rsidRPr="001B0E62" w:rsidTr="00A306AD">
        <w:tblPrEx>
          <w:tblPrExChange w:id="1399" w:author="Claus" w:date="2018-12-19T20:23:00Z">
            <w:tblPrEx>
              <w:tblLayout w:type="fixed"/>
            </w:tblPrEx>
          </w:tblPrExChange>
        </w:tblPrEx>
        <w:trPr>
          <w:cnfStyle w:val="000000100000"/>
          <w:trHeight w:val="20"/>
          <w:ins w:id="1400" w:author="Claus" w:date="2018-12-13T15:08:00Z"/>
          <w:trPrChange w:id="1401" w:author="Claus" w:date="2018-12-19T20:23:00Z">
            <w:trPr>
              <w:trHeight w:val="20"/>
            </w:trPr>
          </w:trPrChange>
        </w:trPr>
        <w:tc>
          <w:tcPr>
            <w:cnfStyle w:val="001000000000"/>
            <w:tcW w:w="817" w:type="dxa"/>
            <w:hideMark/>
            <w:tcPrChange w:id="1402" w:author="Claus" w:date="2018-12-19T20:23:00Z">
              <w:tcPr>
                <w:tcW w:w="817" w:type="dxa"/>
                <w:gridSpan w:val="2"/>
                <w:hideMark/>
              </w:tcPr>
            </w:tcPrChange>
          </w:tcPr>
          <w:p w:rsidR="00096E66" w:rsidRPr="001B0E62" w:rsidRDefault="006B388D" w:rsidP="0022680F">
            <w:pPr>
              <w:cnfStyle w:val="001000100000"/>
              <w:rPr>
                <w:ins w:id="1403" w:author="Claus" w:date="2018-12-13T15:08:00Z"/>
                <w:rFonts w:eastAsia="Times New Roman" w:cstheme="minorHAnsi"/>
                <w:lang w:eastAsia="da-DK"/>
              </w:rPr>
            </w:pPr>
            <w:ins w:id="1404" w:author="Claus" w:date="2018-12-13T15:23:00Z">
              <w:r>
                <w:rPr>
                  <w:rFonts w:eastAsia="Times New Roman" w:cstheme="minorHAnsi"/>
                  <w:color w:val="000000"/>
                  <w:lang w:eastAsia="da-DK"/>
                </w:rPr>
                <w:t>US-</w:t>
              </w:r>
            </w:ins>
            <w:ins w:id="1405" w:author="Claus" w:date="2018-12-13T15:08:00Z">
              <w:r w:rsidR="00096E66" w:rsidRPr="001B0E62">
                <w:rPr>
                  <w:rFonts w:eastAsia="Times New Roman" w:cstheme="minorHAnsi"/>
                  <w:color w:val="000000"/>
                  <w:lang w:eastAsia="da-DK"/>
                </w:rPr>
                <w:t>1</w:t>
              </w:r>
              <w:r w:rsidR="00096E66">
                <w:rPr>
                  <w:rFonts w:eastAsia="Times New Roman" w:cstheme="minorHAnsi"/>
                  <w:color w:val="000000"/>
                  <w:lang w:eastAsia="da-DK"/>
                </w:rPr>
                <w:t>6</w:t>
              </w:r>
            </w:ins>
          </w:p>
        </w:tc>
        <w:tc>
          <w:tcPr>
            <w:tcW w:w="1255" w:type="dxa"/>
            <w:hideMark/>
            <w:tcPrChange w:id="1406" w:author="Claus" w:date="2018-12-19T20:23:00Z">
              <w:tcPr>
                <w:tcW w:w="1255" w:type="dxa"/>
                <w:hideMark/>
              </w:tcPr>
            </w:tcPrChange>
          </w:tcPr>
          <w:p w:rsidR="00096E66" w:rsidRPr="001B0E62" w:rsidRDefault="00096E66" w:rsidP="0022680F">
            <w:pPr>
              <w:cnfStyle w:val="000000100000"/>
              <w:rPr>
                <w:ins w:id="1407" w:author="Claus" w:date="2018-12-13T15:08:00Z"/>
                <w:rFonts w:eastAsia="Times New Roman" w:cstheme="minorHAnsi"/>
                <w:lang w:eastAsia="da-DK"/>
              </w:rPr>
            </w:pPr>
            <w:ins w:id="1408" w:author="Claus" w:date="2018-12-13T15:08:00Z">
              <w:r w:rsidRPr="001B0E62">
                <w:rPr>
                  <w:rFonts w:eastAsia="Times New Roman" w:cstheme="minorHAnsi"/>
                  <w:color w:val="000000"/>
                  <w:lang w:eastAsia="da-DK"/>
                </w:rPr>
                <w:t>Besvare carport forespørgsel</w:t>
              </w:r>
            </w:ins>
          </w:p>
        </w:tc>
        <w:tc>
          <w:tcPr>
            <w:tcW w:w="572" w:type="dxa"/>
            <w:hideMark/>
            <w:tcPrChange w:id="1409" w:author="Claus" w:date="2018-12-19T20:23:00Z">
              <w:tcPr>
                <w:tcW w:w="572" w:type="dxa"/>
                <w:hideMark/>
              </w:tcPr>
            </w:tcPrChange>
          </w:tcPr>
          <w:p w:rsidR="00096E66" w:rsidRPr="001B0E62" w:rsidRDefault="00096E66" w:rsidP="0022680F">
            <w:pPr>
              <w:cnfStyle w:val="000000100000"/>
              <w:rPr>
                <w:ins w:id="1410" w:author="Claus" w:date="2018-12-13T15:08:00Z"/>
                <w:rFonts w:eastAsia="Times New Roman" w:cstheme="minorHAnsi"/>
                <w:lang w:eastAsia="da-DK"/>
              </w:rPr>
            </w:pPr>
            <w:ins w:id="1411" w:author="Claus" w:date="2018-12-13T15:08:00Z">
              <w:r w:rsidRPr="001B0E62">
                <w:rPr>
                  <w:rFonts w:eastAsia="Times New Roman" w:cstheme="minorHAnsi"/>
                  <w:color w:val="000000"/>
                  <w:lang w:eastAsia="da-DK"/>
                </w:rPr>
                <w:t>45</w:t>
              </w:r>
            </w:ins>
          </w:p>
        </w:tc>
        <w:tc>
          <w:tcPr>
            <w:tcW w:w="488" w:type="dxa"/>
            <w:hideMark/>
            <w:tcPrChange w:id="1412" w:author="Claus" w:date="2018-12-19T20:23:00Z">
              <w:tcPr>
                <w:tcW w:w="488" w:type="dxa"/>
                <w:hideMark/>
              </w:tcPr>
            </w:tcPrChange>
          </w:tcPr>
          <w:p w:rsidR="00096E66" w:rsidRPr="001B0E62" w:rsidRDefault="00096E66" w:rsidP="0022680F">
            <w:pPr>
              <w:cnfStyle w:val="000000100000"/>
              <w:rPr>
                <w:ins w:id="1413" w:author="Claus" w:date="2018-12-13T15:08:00Z"/>
                <w:rFonts w:eastAsia="Times New Roman" w:cstheme="minorHAnsi"/>
                <w:lang w:eastAsia="da-DK"/>
              </w:rPr>
            </w:pPr>
            <w:ins w:id="1414" w:author="Claus" w:date="2018-12-13T15:08:00Z">
              <w:r w:rsidRPr="001B0E62">
                <w:rPr>
                  <w:rFonts w:eastAsia="Times New Roman" w:cstheme="minorHAnsi"/>
                  <w:color w:val="000000"/>
                  <w:lang w:eastAsia="da-DK"/>
                </w:rPr>
                <w:t>1</w:t>
              </w:r>
            </w:ins>
          </w:p>
        </w:tc>
        <w:tc>
          <w:tcPr>
            <w:tcW w:w="4064" w:type="dxa"/>
            <w:hideMark/>
            <w:tcPrChange w:id="1415" w:author="Claus" w:date="2018-12-19T20:23:00Z">
              <w:tcPr>
                <w:tcW w:w="3806" w:type="dxa"/>
                <w:hideMark/>
              </w:tcPr>
            </w:tcPrChange>
          </w:tcPr>
          <w:p w:rsidR="00096E66" w:rsidRDefault="00096E66" w:rsidP="0022680F">
            <w:pPr>
              <w:cnfStyle w:val="000000100000"/>
              <w:rPr>
                <w:ins w:id="1416" w:author="Claus" w:date="2018-12-13T15:08:00Z"/>
                <w:rFonts w:eastAsia="Times New Roman" w:cstheme="minorHAnsi"/>
                <w:color w:val="000000"/>
                <w:lang w:eastAsia="da-DK"/>
              </w:rPr>
            </w:pPr>
            <w:ins w:id="1417" w:author="Claus" w:date="2018-12-13T15:08:00Z">
              <w:r>
                <w:rPr>
                  <w:rFonts w:eastAsia="Times New Roman" w:cstheme="minorHAnsi"/>
                  <w:color w:val="000000"/>
                  <w:lang w:eastAsia="da-DK"/>
                </w:rPr>
                <w:t>Åbn webside med carporte, klik på linket ’Carport med egne mål’, tag vælges og carportens mål indtastes. Indtast mail adresse der er adgang til under test.</w:t>
              </w:r>
            </w:ins>
          </w:p>
          <w:p w:rsidR="00096E66" w:rsidRDefault="00096E66" w:rsidP="0022680F">
            <w:pPr>
              <w:cnfStyle w:val="000000100000"/>
              <w:rPr>
                <w:ins w:id="1418" w:author="Claus" w:date="2018-12-13T15:08:00Z"/>
                <w:rFonts w:eastAsia="Times New Roman" w:cstheme="minorHAnsi"/>
                <w:color w:val="000000"/>
                <w:lang w:eastAsia="da-DK"/>
              </w:rPr>
            </w:pPr>
            <w:ins w:id="1419" w:author="Claus" w:date="2018-12-13T15:08:00Z">
              <w:r>
                <w:rPr>
                  <w:rFonts w:eastAsia="Times New Roman" w:cstheme="minorHAnsi"/>
                  <w:color w:val="000000"/>
                  <w:lang w:eastAsia="da-DK"/>
                </w:rPr>
                <w:t>Knappen ’Send forespørgsel’ klikkes.</w:t>
              </w:r>
            </w:ins>
          </w:p>
          <w:p w:rsidR="00096E66" w:rsidRDefault="00096E66" w:rsidP="0022680F">
            <w:pPr>
              <w:cnfStyle w:val="000000100000"/>
              <w:rPr>
                <w:ins w:id="1420" w:author="Claus" w:date="2018-12-13T15:08:00Z"/>
                <w:rFonts w:eastAsia="Times New Roman" w:cstheme="minorHAnsi"/>
                <w:color w:val="000000"/>
                <w:lang w:eastAsia="da-DK"/>
              </w:rPr>
            </w:pPr>
            <w:ins w:id="1421" w:author="Claus" w:date="2018-12-13T15:08:00Z">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ins>
          </w:p>
          <w:p w:rsidR="00096E66" w:rsidRDefault="00096E66" w:rsidP="0022680F">
            <w:pPr>
              <w:cnfStyle w:val="000000100000"/>
              <w:rPr>
                <w:ins w:id="1422" w:author="Claus" w:date="2018-12-13T15:08:00Z"/>
                <w:rFonts w:eastAsia="Times New Roman" w:cstheme="minorHAnsi"/>
                <w:color w:val="000000"/>
                <w:lang w:eastAsia="da-DK"/>
              </w:rPr>
            </w:pPr>
            <w:ins w:id="1423" w:author="Claus" w:date="2018-12-13T15:08:00Z">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danner e</w:t>
              </w:r>
            </w:ins>
            <w:ins w:id="1424" w:author="Claus" w:date="2018-12-19T15:52:00Z">
              <w:r w:rsidR="00E504E3">
                <w:rPr>
                  <w:rFonts w:eastAsia="Times New Roman" w:cstheme="minorHAnsi"/>
                  <w:color w:val="000000"/>
                  <w:lang w:eastAsia="da-DK"/>
                </w:rPr>
                <w:t>-</w:t>
              </w:r>
            </w:ins>
            <w:ins w:id="1425" w:author="Claus" w:date="2018-12-13T15:08:00Z">
              <w:r>
                <w:rPr>
                  <w:rFonts w:eastAsia="Times New Roman" w:cstheme="minorHAnsi"/>
                  <w:color w:val="000000"/>
                  <w:lang w:eastAsia="da-DK"/>
                </w:rPr>
                <w:t xml:space="preserv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ins>
          </w:p>
          <w:p w:rsidR="00096E66" w:rsidRPr="001B0E62" w:rsidRDefault="00096E66" w:rsidP="0022680F">
            <w:pPr>
              <w:cnfStyle w:val="000000100000"/>
              <w:rPr>
                <w:ins w:id="1426" w:author="Claus" w:date="2018-12-13T15:08:00Z"/>
                <w:rFonts w:eastAsia="Times New Roman" w:cstheme="minorHAnsi"/>
                <w:lang w:eastAsia="da-DK"/>
              </w:rPr>
            </w:pPr>
            <w:ins w:id="1427" w:author="Claus" w:date="2018-12-13T15:08:00Z">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ins>
          </w:p>
        </w:tc>
        <w:tc>
          <w:tcPr>
            <w:tcW w:w="992" w:type="dxa"/>
            <w:hideMark/>
            <w:tcPrChange w:id="1428" w:author="Claus" w:date="2018-12-19T20:23:00Z">
              <w:tcPr>
                <w:tcW w:w="1026" w:type="dxa"/>
                <w:hideMark/>
              </w:tcPr>
            </w:tcPrChange>
          </w:tcPr>
          <w:p w:rsidR="00096E66" w:rsidRPr="001B0E62" w:rsidRDefault="00096E66" w:rsidP="0022680F">
            <w:pPr>
              <w:cnfStyle w:val="000000100000"/>
              <w:rPr>
                <w:ins w:id="1429" w:author="Claus" w:date="2018-12-13T15:08:00Z"/>
                <w:rFonts w:eastAsia="Times New Roman" w:cstheme="minorHAnsi"/>
                <w:lang w:eastAsia="da-DK"/>
              </w:rPr>
            </w:pPr>
            <w:ins w:id="1430" w:author="Claus" w:date="2018-12-13T15:08:00Z">
              <w:r w:rsidRPr="001B0E62">
                <w:rPr>
                  <w:rFonts w:eastAsia="Times New Roman" w:cstheme="minorHAnsi"/>
                  <w:color w:val="000000"/>
                  <w:lang w:eastAsia="da-DK"/>
                </w:rPr>
                <w:t xml:space="preserve"> </w:t>
              </w:r>
            </w:ins>
          </w:p>
        </w:tc>
        <w:tc>
          <w:tcPr>
            <w:tcW w:w="1666" w:type="dxa"/>
            <w:hideMark/>
            <w:tcPrChange w:id="1431" w:author="Claus" w:date="2018-12-19T20:23:00Z">
              <w:tcPr>
                <w:tcW w:w="1890" w:type="dxa"/>
                <w:hideMark/>
              </w:tcPr>
            </w:tcPrChange>
          </w:tcPr>
          <w:p w:rsidR="00096E66" w:rsidRPr="001B0E62" w:rsidRDefault="00096E66" w:rsidP="0022680F">
            <w:pPr>
              <w:cnfStyle w:val="000000100000"/>
              <w:rPr>
                <w:ins w:id="1432" w:author="Claus" w:date="2018-12-13T15:08:00Z"/>
                <w:rFonts w:eastAsia="Times New Roman" w:cstheme="minorHAnsi"/>
                <w:lang w:eastAsia="da-DK"/>
              </w:rPr>
            </w:pPr>
            <w:ins w:id="1433" w:author="Claus" w:date="2018-12-13T15:08:00Z">
              <w:r w:rsidRPr="001B0E62">
                <w:rPr>
                  <w:rFonts w:eastAsia="Times New Roman" w:cstheme="minorHAnsi"/>
                  <w:color w:val="000000"/>
                  <w:lang w:eastAsia="da-DK"/>
                </w:rPr>
                <w:t>I: En obligatorisk del af salgsprocessen.</w:t>
              </w:r>
            </w:ins>
          </w:p>
          <w:p w:rsidR="00096E66" w:rsidRPr="001B0E62" w:rsidRDefault="00096E66" w:rsidP="0022680F">
            <w:pPr>
              <w:cnfStyle w:val="000000100000"/>
              <w:rPr>
                <w:ins w:id="1434" w:author="Claus" w:date="2018-12-13T15:08:00Z"/>
                <w:rFonts w:eastAsia="Times New Roman" w:cstheme="minorHAnsi"/>
                <w:lang w:eastAsia="da-DK"/>
              </w:rPr>
            </w:pPr>
            <w:ins w:id="1435" w:author="Claus" w:date="2018-12-13T15:08:00Z">
              <w:r w:rsidRPr="001B0E62">
                <w:rPr>
                  <w:rFonts w:eastAsia="Times New Roman" w:cstheme="minorHAnsi"/>
                  <w:color w:val="000000"/>
                  <w:lang w:eastAsia="da-DK"/>
                </w:rPr>
                <w:t>E: Simpel funktion</w:t>
              </w:r>
            </w:ins>
          </w:p>
        </w:tc>
      </w:tr>
      <w:tr w:rsidR="00164A52" w:rsidRPr="001B0E62" w:rsidTr="0022680F">
        <w:trPr>
          <w:trHeight w:val="20"/>
        </w:trPr>
        <w:tc>
          <w:tcPr>
            <w:cnfStyle w:val="001000000000"/>
            <w:tcW w:w="9854" w:type="dxa"/>
            <w:gridSpan w:val="7"/>
            <w:hideMark/>
          </w:tcPr>
          <w:p w:rsidR="00164A52" w:rsidRPr="00164A52" w:rsidRDefault="003B660D" w:rsidP="0022680F">
            <w:pPr>
              <w:spacing w:after="200" w:line="276" w:lineRule="auto"/>
              <w:rPr>
                <w:rFonts w:eastAsia="Times New Roman" w:cstheme="minorHAnsi"/>
                <w:b w:val="0"/>
                <w:color w:val="000000"/>
                <w:lang w:eastAsia="da-DK"/>
              </w:rPr>
            </w:pPr>
            <w:r>
              <w:rPr>
                <w:rFonts w:eastAsia="Times New Roman" w:cstheme="minorHAnsi"/>
                <w:color w:val="000000"/>
                <w:lang w:eastAsia="da-DK"/>
              </w:rPr>
              <w:t xml:space="preserve">Ingen tasks – da denne </w:t>
            </w:r>
            <w:commentRangeStart w:id="1436"/>
            <w:r>
              <w:rPr>
                <w:rFonts w:eastAsia="Times New Roman" w:cstheme="minorHAnsi"/>
                <w:color w:val="000000"/>
                <w:lang w:eastAsia="da-DK"/>
              </w:rPr>
              <w:t>User Story ikke er planlagt.</w:t>
            </w:r>
            <w:commentRangeEnd w:id="1436"/>
            <w:r w:rsidR="0022680F">
              <w:rPr>
                <w:rStyle w:val="Kommentarhenvisning"/>
                <w:b w:val="0"/>
                <w:bCs w:val="0"/>
                <w:color w:val="auto"/>
              </w:rPr>
              <w:commentReference w:id="1436"/>
            </w:r>
          </w:p>
        </w:tc>
      </w:tr>
    </w:tbl>
    <w:p w:rsidR="002C605A" w:rsidDel="00A306AD" w:rsidRDefault="002C605A" w:rsidP="00552589">
      <w:pPr>
        <w:rPr>
          <w:del w:id="1437" w:author="Claus" w:date="2018-12-19T20:23:00Z"/>
        </w:rPr>
      </w:pPr>
    </w:p>
    <w:p w:rsidR="00B307C8" w:rsidDel="00A306AD" w:rsidRDefault="00B307C8" w:rsidP="00552589">
      <w:pPr>
        <w:rPr>
          <w:del w:id="1438" w:author="Claus" w:date="2018-12-19T20:23:00Z"/>
        </w:rPr>
      </w:pPr>
      <w:commentRangeStart w:id="1439"/>
      <w:del w:id="1440" w:author="Claus" w:date="2018-12-19T20:23:00Z">
        <w:r w:rsidDel="00A306AD">
          <w:delText>…</w:delText>
        </w:r>
      </w:del>
    </w:p>
    <w:p w:rsidR="00B307C8" w:rsidRDefault="00B307C8" w:rsidP="00552589">
      <w:r>
        <w:t xml:space="preserve">Den fulde backlog kan ses i </w:t>
      </w:r>
      <w:del w:id="1441" w:author="Claus" w:date="2018-12-19T20:23:00Z">
        <w:r w:rsidDel="00A306AD">
          <w:delText>appendix …x</w:delText>
        </w:r>
      </w:del>
      <w:ins w:id="1442" w:author="Claus" w:date="2018-12-19T20:23:00Z">
        <w:r w:rsidR="00A306AD">
          <w:t>bilagene.</w:t>
        </w:r>
      </w:ins>
    </w:p>
    <w:p w:rsidR="00132F63" w:rsidRDefault="00E504E3">
      <w:pPr>
        <w:pStyle w:val="Overskrift1"/>
        <w:rPr>
          <w:ins w:id="1443" w:author="Claus" w:date="2018-12-14T11:23:00Z"/>
        </w:rPr>
        <w:pPrChange w:id="1444" w:author="Claus" w:date="2018-12-13T15:52:00Z">
          <w:pPr/>
        </w:pPrChange>
      </w:pPr>
      <w:bookmarkStart w:id="1445" w:name="_Ref533011388"/>
      <w:commentRangeEnd w:id="1439"/>
      <w:r>
        <w:rPr>
          <w:rStyle w:val="Kommentarhenvisning"/>
          <w:rFonts w:asciiTheme="minorHAnsi" w:eastAsia="MS Mincho" w:hAnsiTheme="minorHAnsi" w:cstheme="minorBidi"/>
          <w:b w:val="0"/>
          <w:bCs w:val="0"/>
          <w:color w:val="auto"/>
        </w:rPr>
        <w:lastRenderedPageBreak/>
        <w:commentReference w:id="1439"/>
      </w:r>
      <w:bookmarkStart w:id="1446" w:name="_Toc533018474"/>
      <w:ins w:id="1447" w:author="Claus" w:date="2018-12-13T15:52:00Z">
        <w:r w:rsidR="00A76C8B">
          <w:t>Domænemodel og ER diagram</w:t>
        </w:r>
      </w:ins>
      <w:bookmarkEnd w:id="1445"/>
      <w:bookmarkEnd w:id="1446"/>
    </w:p>
    <w:p w:rsidR="00323B0D" w:rsidRDefault="0081437D" w:rsidP="0081437D">
      <w:pPr>
        <w:rPr>
          <w:ins w:id="1448" w:author="Claus" w:date="2018-12-15T12:10:00Z"/>
        </w:rPr>
      </w:pPr>
      <w:ins w:id="1449" w:author="Claus" w:date="2018-12-14T11:23:00Z">
        <w:r>
          <w:t>Som nævnt i afsnittet</w:t>
        </w:r>
      </w:ins>
      <w:ins w:id="1450" w:author="Claus" w:date="2018-12-19T19:55:00Z">
        <w:r w:rsidR="00CE5F2B">
          <w:t xml:space="preserve"> </w:t>
        </w:r>
      </w:ins>
      <w:ins w:id="1451" w:author="Claus" w:date="2018-12-19T19:57:00Z">
        <w:r w:rsidR="00CE5F2B">
          <w:fldChar w:fldCharType="begin"/>
        </w:r>
        <w:r w:rsidR="00CE5F2B">
          <w:instrText xml:space="preserve"> REF _Ref533011973 \r \h </w:instrText>
        </w:r>
      </w:ins>
      <w:r w:rsidR="00CE5F2B">
        <w:fldChar w:fldCharType="separate"/>
      </w:r>
      <w:ins w:id="1452" w:author="Claus" w:date="2018-12-19T19:57:00Z">
        <w:r w:rsidR="00CE5F2B">
          <w:t>6</w:t>
        </w:r>
        <w:r w:rsidR="00CE5F2B">
          <w:fldChar w:fldCharType="end"/>
        </w:r>
      </w:ins>
      <w:ins w:id="1453" w:author="Claus" w:date="2018-12-19T19:43:00Z">
        <w:r w:rsidR="00D83A28">
          <w:t xml:space="preserve"> </w:t>
        </w:r>
      </w:ins>
      <w:ins w:id="1454" w:author="Claus" w:date="2018-12-19T19:44:00Z">
        <w:r w:rsidR="00D83A28">
          <w:fldChar w:fldCharType="begin"/>
        </w:r>
        <w:r w:rsidR="00D83A28">
          <w:instrText xml:space="preserve"> REF _Ref533011973 \h </w:instrText>
        </w:r>
      </w:ins>
      <w:r w:rsidR="00D83A28">
        <w:fldChar w:fldCharType="separate"/>
      </w:r>
      <w:ins w:id="1455" w:author="Claus" w:date="2018-12-19T19:44:00Z">
        <w:r w:rsidR="00D83A28">
          <w:t>Krav</w:t>
        </w:r>
        <w:r w:rsidR="00D83A28">
          <w:fldChar w:fldCharType="end"/>
        </w:r>
      </w:ins>
      <w:ins w:id="1456" w:author="Claus" w:date="2018-12-14T11:24:00Z">
        <w:r>
          <w:t xml:space="preserve">, har vi afledt en række kandidatklasser fra de funktionelle krav. </w:t>
        </w:r>
      </w:ins>
      <w:ins w:id="1457" w:author="Claus" w:date="2018-12-19T17:57:00Z">
        <w:r w:rsidR="007F0E87">
          <w:t>Blandt disse krav</w:t>
        </w:r>
      </w:ins>
      <w:ins w:id="1458" w:author="Claus" w:date="2018-12-15T12:07:00Z">
        <w:r w:rsidR="00323B0D">
          <w:t xml:space="preserve"> findes også en række beregningsfunktioner med høj kompleksitet. </w:t>
        </w:r>
      </w:ins>
      <w:ins w:id="1459" w:author="Claus" w:date="2018-12-15T12:08:00Z">
        <w:r w:rsidR="00323B0D">
          <w:t>Disse har vi forsøgt at deltaljere vha. pseudokode</w:t>
        </w:r>
      </w:ins>
      <w:ins w:id="1460" w:author="Claus" w:date="2018-12-19T19:44:00Z">
        <w:r w:rsidR="00D83A28">
          <w:t xml:space="preserve">, </w:t>
        </w:r>
      </w:ins>
      <w:ins w:id="1461" w:author="Claus" w:date="2018-12-15T12:24:00Z">
        <w:r w:rsidR="001B2587">
          <w:t>se afsnittet</w:t>
        </w:r>
      </w:ins>
      <w:ins w:id="1462" w:author="Claus" w:date="2018-12-19T19:46:00Z">
        <w:r w:rsidR="00D83A28">
          <w:t xml:space="preserve"> </w:t>
        </w:r>
        <w:r w:rsidR="00D83A28">
          <w:fldChar w:fldCharType="begin"/>
        </w:r>
        <w:r w:rsidR="00D83A28">
          <w:instrText xml:space="preserve"> REF _Ref533012063 \w \h </w:instrText>
        </w:r>
      </w:ins>
      <w:r w:rsidR="00D83A28">
        <w:fldChar w:fldCharType="separate"/>
      </w:r>
      <w:ins w:id="1463" w:author="Claus" w:date="2018-12-19T19:46:00Z">
        <w:r w:rsidR="00D83A28">
          <w:t>13.9</w:t>
        </w:r>
        <w:r w:rsidR="00D83A28">
          <w:fldChar w:fldCharType="end"/>
        </w:r>
      </w:ins>
      <w:ins w:id="1464" w:author="Claus" w:date="2018-12-19T19:47:00Z">
        <w:r w:rsidR="00EC4CB3">
          <w:t xml:space="preserve"> </w:t>
        </w:r>
        <w:r w:rsidR="00EC4CB3">
          <w:fldChar w:fldCharType="begin"/>
        </w:r>
        <w:r w:rsidR="00EC4CB3">
          <w:instrText xml:space="preserve"> REF _Ref533012063 \h </w:instrText>
        </w:r>
      </w:ins>
      <w:r w:rsidR="00EC4CB3">
        <w:fldChar w:fldCharType="separate"/>
      </w:r>
      <w:ins w:id="1465" w:author="Claus" w:date="2018-12-19T19:47:00Z">
        <w:r w:rsidR="00EC4CB3">
          <w:t>Beregning af materialer.</w:t>
        </w:r>
        <w:r w:rsidR="00EC4CB3">
          <w:fldChar w:fldCharType="end"/>
        </w:r>
      </w:ins>
      <w:ins w:id="1466" w:author="Claus" w:date="2018-12-15T12:24:00Z">
        <w:r w:rsidR="001B2587">
          <w:t>,</w:t>
        </w:r>
      </w:ins>
      <w:ins w:id="1467" w:author="Claus" w:date="2018-12-15T12:08:00Z">
        <w:r w:rsidR="00323B0D">
          <w:t xml:space="preserve"> ligesom vi </w:t>
        </w:r>
        <w:r w:rsidR="00E504E3">
          <w:t>har gransket interviewet nøjere</w:t>
        </w:r>
        <w:r w:rsidR="00323B0D">
          <w:t xml:space="preserve"> for at opnå en dybere forståelse af problemområdet</w:t>
        </w:r>
      </w:ins>
      <w:ins w:id="1468" w:author="Claus" w:date="2018-12-15T12:09:00Z">
        <w:r w:rsidR="00323B0D">
          <w:t xml:space="preserve"> med fokus på carporte og deres bestanddele. </w:t>
        </w:r>
      </w:ins>
    </w:p>
    <w:p w:rsidR="0081437D" w:rsidRDefault="00323B0D" w:rsidP="0081437D">
      <w:pPr>
        <w:rPr>
          <w:ins w:id="1469" w:author="Claus" w:date="2018-12-14T11:39:00Z"/>
        </w:rPr>
      </w:pPr>
      <w:ins w:id="1470" w:author="Claus" w:date="2018-12-15T12:10:00Z">
        <w:r>
          <w:t>S</w:t>
        </w:r>
      </w:ins>
      <w:ins w:id="1471" w:author="Claus" w:date="2018-12-14T11:41:00Z">
        <w:r w:rsidR="00984CD6">
          <w:t>åledes er vi kommet frem til flg. kandidatklasser:</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5"/>
        <w:gridCol w:w="1955"/>
        <w:gridCol w:w="1956"/>
        <w:gridCol w:w="1956"/>
        <w:gridCol w:w="1956"/>
      </w:tblGrid>
      <w:tr w:rsidR="00984CD6" w:rsidTr="00A43C50">
        <w:trPr>
          <w:ins w:id="1472" w:author="Claus" w:date="2018-12-14T11:41:00Z"/>
        </w:trPr>
        <w:tc>
          <w:tcPr>
            <w:tcW w:w="1955" w:type="dxa"/>
          </w:tcPr>
          <w:p w:rsidR="00984CD6" w:rsidRDefault="00984CD6" w:rsidP="00A43C50">
            <w:pPr>
              <w:rPr>
                <w:ins w:id="1473" w:author="Claus" w:date="2018-12-14T11:41:00Z"/>
                <w:i/>
              </w:rPr>
            </w:pPr>
            <w:ins w:id="1474" w:author="Claus" w:date="2018-12-14T11:41:00Z">
              <w:r>
                <w:rPr>
                  <w:i/>
                </w:rPr>
                <w:t>Carport</w:t>
              </w:r>
            </w:ins>
          </w:p>
        </w:tc>
        <w:tc>
          <w:tcPr>
            <w:tcW w:w="1955" w:type="dxa"/>
          </w:tcPr>
          <w:p w:rsidR="00984CD6" w:rsidRDefault="00984CD6" w:rsidP="00A43C50">
            <w:pPr>
              <w:rPr>
                <w:ins w:id="1475" w:author="Claus" w:date="2018-12-14T11:41:00Z"/>
                <w:i/>
              </w:rPr>
            </w:pPr>
            <w:ins w:id="1476" w:author="Claus" w:date="2018-12-14T11:41:00Z">
              <w:r>
                <w:rPr>
                  <w:i/>
                </w:rPr>
                <w:t>Tegning</w:t>
              </w:r>
            </w:ins>
            <w:ins w:id="1477" w:author="Claus" w:date="2018-12-14T11:55:00Z">
              <w:r w:rsidR="0082141B">
                <w:rPr>
                  <w:i/>
                </w:rPr>
                <w:t>*</w:t>
              </w:r>
            </w:ins>
          </w:p>
        </w:tc>
        <w:tc>
          <w:tcPr>
            <w:tcW w:w="1956" w:type="dxa"/>
          </w:tcPr>
          <w:p w:rsidR="00984CD6" w:rsidRDefault="00984CD6" w:rsidP="00A43C50">
            <w:pPr>
              <w:rPr>
                <w:ins w:id="1478" w:author="Claus" w:date="2018-12-14T11:41:00Z"/>
                <w:i/>
              </w:rPr>
            </w:pPr>
            <w:ins w:id="1479" w:author="Claus" w:date="2018-12-14T11:41:00Z">
              <w:r>
                <w:rPr>
                  <w:i/>
                </w:rPr>
                <w:t>Pris</w:t>
              </w:r>
            </w:ins>
            <w:ins w:id="1480" w:author="Claus" w:date="2018-12-14T11:55:00Z">
              <w:r w:rsidR="0082141B">
                <w:rPr>
                  <w:i/>
                </w:rPr>
                <w:t xml:space="preserve"> *</w:t>
              </w:r>
            </w:ins>
          </w:p>
        </w:tc>
        <w:tc>
          <w:tcPr>
            <w:tcW w:w="1956" w:type="dxa"/>
          </w:tcPr>
          <w:p w:rsidR="00984CD6" w:rsidRDefault="00984CD6" w:rsidP="00A43C50">
            <w:pPr>
              <w:rPr>
                <w:ins w:id="1481" w:author="Claus" w:date="2018-12-14T11:41:00Z"/>
                <w:i/>
              </w:rPr>
            </w:pPr>
            <w:ins w:id="1482" w:author="Claus" w:date="2018-12-14T11:41:00Z">
              <w:r>
                <w:rPr>
                  <w:i/>
                </w:rPr>
                <w:t>Design</w:t>
              </w:r>
            </w:ins>
            <w:ins w:id="1483" w:author="Claus" w:date="2018-12-14T11:55:00Z">
              <w:r w:rsidR="0082141B">
                <w:rPr>
                  <w:i/>
                </w:rPr>
                <w:t>*</w:t>
              </w:r>
            </w:ins>
          </w:p>
        </w:tc>
        <w:tc>
          <w:tcPr>
            <w:tcW w:w="1956" w:type="dxa"/>
          </w:tcPr>
          <w:p w:rsidR="00984CD6" w:rsidRDefault="00A1147E" w:rsidP="00A1147E">
            <w:pPr>
              <w:rPr>
                <w:ins w:id="1484" w:author="Claus" w:date="2018-12-14T11:41:00Z"/>
                <w:i/>
              </w:rPr>
            </w:pPr>
            <w:ins w:id="1485" w:author="Claus" w:date="2018-12-14T11:47:00Z">
              <w:r>
                <w:rPr>
                  <w:i/>
                </w:rPr>
                <w:t>F</w:t>
              </w:r>
            </w:ins>
            <w:ins w:id="1486" w:author="Claus" w:date="2018-12-14T11:41:00Z">
              <w:r w:rsidR="00984CD6">
                <w:rPr>
                  <w:i/>
                </w:rPr>
                <w:t>orespørgsel</w:t>
              </w:r>
            </w:ins>
          </w:p>
        </w:tc>
      </w:tr>
      <w:tr w:rsidR="00984CD6" w:rsidTr="00A43C50">
        <w:trPr>
          <w:ins w:id="1487" w:author="Claus" w:date="2018-12-14T11:41:00Z"/>
        </w:trPr>
        <w:tc>
          <w:tcPr>
            <w:tcW w:w="1955" w:type="dxa"/>
          </w:tcPr>
          <w:p w:rsidR="00984CD6" w:rsidRDefault="00984CD6" w:rsidP="00A43C50">
            <w:pPr>
              <w:rPr>
                <w:ins w:id="1488" w:author="Claus" w:date="2018-12-14T11:41:00Z"/>
                <w:i/>
              </w:rPr>
            </w:pPr>
            <w:ins w:id="1489" w:author="Claus" w:date="2018-12-14T11:41:00Z">
              <w:r>
                <w:rPr>
                  <w:i/>
                </w:rPr>
                <w:t>Kunde</w:t>
              </w:r>
            </w:ins>
          </w:p>
        </w:tc>
        <w:tc>
          <w:tcPr>
            <w:tcW w:w="1955" w:type="dxa"/>
          </w:tcPr>
          <w:p w:rsidR="00984CD6" w:rsidRDefault="00984CD6" w:rsidP="00A43C50">
            <w:pPr>
              <w:rPr>
                <w:ins w:id="1490" w:author="Claus" w:date="2018-12-14T11:41:00Z"/>
                <w:i/>
              </w:rPr>
            </w:pPr>
            <w:ins w:id="1491" w:author="Claus" w:date="2018-12-14T11:41:00Z">
              <w:r>
                <w:rPr>
                  <w:i/>
                </w:rPr>
                <w:t>Stykliste</w:t>
              </w:r>
            </w:ins>
          </w:p>
        </w:tc>
        <w:tc>
          <w:tcPr>
            <w:tcW w:w="1956" w:type="dxa"/>
          </w:tcPr>
          <w:p w:rsidR="00984CD6" w:rsidRDefault="00984CD6" w:rsidP="00A43C50">
            <w:pPr>
              <w:rPr>
                <w:ins w:id="1492" w:author="Claus" w:date="2018-12-14T11:41:00Z"/>
                <w:i/>
              </w:rPr>
            </w:pPr>
            <w:ins w:id="1493" w:author="Claus" w:date="2018-12-14T11:41:00Z">
              <w:r>
                <w:rPr>
                  <w:i/>
                </w:rPr>
                <w:t>Dækningsgrad</w:t>
              </w:r>
            </w:ins>
            <w:ins w:id="1494" w:author="Claus" w:date="2018-12-14T11:56:00Z">
              <w:r w:rsidR="0082141B">
                <w:rPr>
                  <w:i/>
                </w:rPr>
                <w:t>*</w:t>
              </w:r>
            </w:ins>
          </w:p>
        </w:tc>
        <w:tc>
          <w:tcPr>
            <w:tcW w:w="1956" w:type="dxa"/>
          </w:tcPr>
          <w:p w:rsidR="00984CD6" w:rsidRDefault="00984CD6" w:rsidP="00A43C50">
            <w:pPr>
              <w:rPr>
                <w:ins w:id="1495" w:author="Claus" w:date="2018-12-14T11:41:00Z"/>
                <w:i/>
              </w:rPr>
            </w:pPr>
            <w:ins w:id="1496" w:author="Claus" w:date="2018-12-14T11:41:00Z">
              <w:r>
                <w:rPr>
                  <w:i/>
                </w:rPr>
                <w:t>Hjælpetekst</w:t>
              </w:r>
            </w:ins>
            <w:ins w:id="1497" w:author="Claus" w:date="2018-12-14T11:56:00Z">
              <w:r w:rsidR="0082141B">
                <w:rPr>
                  <w:i/>
                </w:rPr>
                <w:t>*</w:t>
              </w:r>
            </w:ins>
          </w:p>
        </w:tc>
        <w:tc>
          <w:tcPr>
            <w:tcW w:w="1956" w:type="dxa"/>
          </w:tcPr>
          <w:p w:rsidR="00984CD6" w:rsidRDefault="00984CD6" w:rsidP="00A43C50">
            <w:pPr>
              <w:rPr>
                <w:ins w:id="1498" w:author="Claus" w:date="2018-12-14T11:41:00Z"/>
                <w:i/>
              </w:rPr>
            </w:pPr>
            <w:ins w:id="1499" w:author="Claus" w:date="2018-12-14T11:41:00Z">
              <w:r>
                <w:rPr>
                  <w:i/>
                </w:rPr>
                <w:t>Vare</w:t>
              </w:r>
            </w:ins>
            <w:ins w:id="1500" w:author="Claus" w:date="2018-12-14T11:56:00Z">
              <w:r w:rsidR="0082141B">
                <w:rPr>
                  <w:i/>
                </w:rPr>
                <w:t>*</w:t>
              </w:r>
            </w:ins>
          </w:p>
        </w:tc>
      </w:tr>
      <w:tr w:rsidR="00984CD6" w:rsidTr="00A43C50">
        <w:trPr>
          <w:ins w:id="1501" w:author="Claus" w:date="2018-12-14T11:41:00Z"/>
        </w:trPr>
        <w:tc>
          <w:tcPr>
            <w:tcW w:w="1955" w:type="dxa"/>
          </w:tcPr>
          <w:p w:rsidR="00984CD6" w:rsidRDefault="00984CD6" w:rsidP="00A43C50">
            <w:pPr>
              <w:rPr>
                <w:ins w:id="1502" w:author="Claus" w:date="2018-12-14T11:41:00Z"/>
                <w:i/>
              </w:rPr>
            </w:pPr>
            <w:ins w:id="1503" w:author="Claus" w:date="2018-12-14T11:41:00Z">
              <w:r>
                <w:rPr>
                  <w:i/>
                </w:rPr>
                <w:t>Beskrivelse</w:t>
              </w:r>
            </w:ins>
            <w:ins w:id="1504" w:author="Claus" w:date="2018-12-14T11:56:00Z">
              <w:r w:rsidR="0082141B">
                <w:rPr>
                  <w:i/>
                </w:rPr>
                <w:t>*</w:t>
              </w:r>
            </w:ins>
          </w:p>
        </w:tc>
        <w:tc>
          <w:tcPr>
            <w:tcW w:w="1955" w:type="dxa"/>
          </w:tcPr>
          <w:p w:rsidR="00984CD6" w:rsidRDefault="00984CD6" w:rsidP="00A43C50">
            <w:pPr>
              <w:rPr>
                <w:ins w:id="1505" w:author="Claus" w:date="2018-12-14T11:41:00Z"/>
                <w:i/>
              </w:rPr>
            </w:pPr>
            <w:ins w:id="1506" w:author="Claus" w:date="2018-12-14T11:41:00Z">
              <w:r>
                <w:rPr>
                  <w:i/>
                </w:rPr>
                <w:t>Brugerkonto</w:t>
              </w:r>
            </w:ins>
            <w:ins w:id="1507" w:author="Claus" w:date="2018-12-14T11:56:00Z">
              <w:r w:rsidR="0082141B">
                <w:rPr>
                  <w:i/>
                </w:rPr>
                <w:t>*</w:t>
              </w:r>
            </w:ins>
          </w:p>
        </w:tc>
        <w:tc>
          <w:tcPr>
            <w:tcW w:w="1956" w:type="dxa"/>
          </w:tcPr>
          <w:p w:rsidR="00984CD6" w:rsidRDefault="00984CD6" w:rsidP="00A43C50">
            <w:pPr>
              <w:rPr>
                <w:ins w:id="1508" w:author="Claus" w:date="2018-12-14T11:41:00Z"/>
                <w:i/>
              </w:rPr>
            </w:pPr>
            <w:ins w:id="1509" w:author="Claus" w:date="2018-12-14T11:41:00Z">
              <w:r>
                <w:rPr>
                  <w:i/>
                </w:rPr>
                <w:t>Samlevejledning</w:t>
              </w:r>
            </w:ins>
          </w:p>
        </w:tc>
        <w:tc>
          <w:tcPr>
            <w:tcW w:w="1956" w:type="dxa"/>
          </w:tcPr>
          <w:p w:rsidR="00984CD6" w:rsidRDefault="00984CD6" w:rsidP="00A43C50">
            <w:pPr>
              <w:rPr>
                <w:ins w:id="1510" w:author="Claus" w:date="2018-12-14T11:41:00Z"/>
                <w:i/>
              </w:rPr>
            </w:pPr>
            <w:ins w:id="1511" w:author="Claus" w:date="2018-12-14T11:41:00Z">
              <w:r>
                <w:rPr>
                  <w:i/>
                </w:rPr>
                <w:t>Faktura</w:t>
              </w:r>
            </w:ins>
            <w:ins w:id="1512" w:author="Claus" w:date="2018-12-14T11:56:00Z">
              <w:r w:rsidR="0082141B">
                <w:rPr>
                  <w:i/>
                </w:rPr>
                <w:t>*</w:t>
              </w:r>
            </w:ins>
          </w:p>
        </w:tc>
        <w:tc>
          <w:tcPr>
            <w:tcW w:w="1956" w:type="dxa"/>
          </w:tcPr>
          <w:p w:rsidR="00984CD6" w:rsidRDefault="00984CD6" w:rsidP="00A43C50">
            <w:pPr>
              <w:rPr>
                <w:ins w:id="1513" w:author="Claus" w:date="2018-12-14T11:41:00Z"/>
                <w:i/>
              </w:rPr>
            </w:pPr>
            <w:ins w:id="1514" w:author="Claus" w:date="2018-12-14T11:41:00Z">
              <w:r>
                <w:rPr>
                  <w:i/>
                </w:rPr>
                <w:t>Plukliste</w:t>
              </w:r>
            </w:ins>
          </w:p>
        </w:tc>
      </w:tr>
      <w:tr w:rsidR="00984CD6" w:rsidTr="00A43C50">
        <w:trPr>
          <w:ins w:id="1515" w:author="Claus" w:date="2018-12-14T11:41:00Z"/>
        </w:trPr>
        <w:tc>
          <w:tcPr>
            <w:tcW w:w="1955" w:type="dxa"/>
          </w:tcPr>
          <w:p w:rsidR="00984CD6" w:rsidRDefault="00984CD6" w:rsidP="00A43C50">
            <w:pPr>
              <w:rPr>
                <w:ins w:id="1516" w:author="Claus" w:date="2018-12-14T11:41:00Z"/>
                <w:i/>
              </w:rPr>
            </w:pPr>
            <w:ins w:id="1517" w:author="Claus" w:date="2018-12-14T11:41:00Z">
              <w:r>
                <w:rPr>
                  <w:i/>
                </w:rPr>
                <w:t>Fejl</w:t>
              </w:r>
            </w:ins>
            <w:ins w:id="1518" w:author="Claus" w:date="2018-12-14T11:56:00Z">
              <w:r w:rsidR="0082141B">
                <w:rPr>
                  <w:i/>
                </w:rPr>
                <w:t>*</w:t>
              </w:r>
            </w:ins>
          </w:p>
        </w:tc>
        <w:tc>
          <w:tcPr>
            <w:tcW w:w="1955" w:type="dxa"/>
          </w:tcPr>
          <w:p w:rsidR="00984CD6" w:rsidRDefault="00984CD6" w:rsidP="00A43C50">
            <w:pPr>
              <w:rPr>
                <w:ins w:id="1519" w:author="Claus" w:date="2018-12-14T11:41:00Z"/>
                <w:i/>
              </w:rPr>
            </w:pPr>
            <w:ins w:id="1520" w:author="Claus" w:date="2018-12-14T11:41:00Z">
              <w:r>
                <w:rPr>
                  <w:i/>
                </w:rPr>
                <w:t>Ordrestatus</w:t>
              </w:r>
            </w:ins>
            <w:ins w:id="1521" w:author="Claus" w:date="2018-12-14T11:56:00Z">
              <w:r w:rsidR="0082141B">
                <w:rPr>
                  <w:i/>
                </w:rPr>
                <w:t>*</w:t>
              </w:r>
            </w:ins>
          </w:p>
        </w:tc>
        <w:tc>
          <w:tcPr>
            <w:tcW w:w="1956" w:type="dxa"/>
          </w:tcPr>
          <w:p w:rsidR="00984CD6" w:rsidRDefault="00984CD6" w:rsidP="00A43C50">
            <w:pPr>
              <w:rPr>
                <w:ins w:id="1522" w:author="Claus" w:date="2018-12-14T11:41:00Z"/>
                <w:i/>
              </w:rPr>
            </w:pPr>
            <w:ins w:id="1523" w:author="Claus" w:date="2018-12-14T11:41:00Z">
              <w:r>
                <w:rPr>
                  <w:i/>
                </w:rPr>
                <w:t>Ordre</w:t>
              </w:r>
            </w:ins>
            <w:ins w:id="1524" w:author="Claus" w:date="2018-12-14T11:56:00Z">
              <w:r w:rsidR="0082141B">
                <w:rPr>
                  <w:i/>
                </w:rPr>
                <w:t>*</w:t>
              </w:r>
            </w:ins>
          </w:p>
        </w:tc>
        <w:tc>
          <w:tcPr>
            <w:tcW w:w="1956" w:type="dxa"/>
          </w:tcPr>
          <w:p w:rsidR="00984CD6" w:rsidRDefault="00984CD6" w:rsidP="00A43C50">
            <w:pPr>
              <w:rPr>
                <w:ins w:id="1525" w:author="Claus" w:date="2018-12-14T11:41:00Z"/>
                <w:i/>
              </w:rPr>
            </w:pPr>
            <w:ins w:id="1526" w:author="Claus" w:date="2018-12-14T11:41:00Z">
              <w:r>
                <w:rPr>
                  <w:i/>
                </w:rPr>
                <w:t>Rem</w:t>
              </w:r>
            </w:ins>
          </w:p>
        </w:tc>
        <w:tc>
          <w:tcPr>
            <w:tcW w:w="1956" w:type="dxa"/>
          </w:tcPr>
          <w:p w:rsidR="00984CD6" w:rsidRDefault="00984CD6" w:rsidP="00A43C50">
            <w:pPr>
              <w:rPr>
                <w:ins w:id="1527" w:author="Claus" w:date="2018-12-14T11:41:00Z"/>
                <w:i/>
              </w:rPr>
            </w:pPr>
            <w:ins w:id="1528" w:author="Claus" w:date="2018-12-14T11:41:00Z">
              <w:r>
                <w:rPr>
                  <w:i/>
                </w:rPr>
                <w:t>Stolpe</w:t>
              </w:r>
            </w:ins>
          </w:p>
        </w:tc>
      </w:tr>
      <w:tr w:rsidR="00984CD6" w:rsidTr="00A43C50">
        <w:trPr>
          <w:ins w:id="1529" w:author="Claus" w:date="2018-12-14T11:41:00Z"/>
        </w:trPr>
        <w:tc>
          <w:tcPr>
            <w:tcW w:w="1955" w:type="dxa"/>
          </w:tcPr>
          <w:p w:rsidR="00984CD6" w:rsidRDefault="00984CD6" w:rsidP="00A43C50">
            <w:pPr>
              <w:rPr>
                <w:ins w:id="1530" w:author="Claus" w:date="2018-12-14T11:41:00Z"/>
                <w:i/>
              </w:rPr>
            </w:pPr>
            <w:ins w:id="1531" w:author="Claus" w:date="2018-12-14T11:41:00Z">
              <w:r>
                <w:rPr>
                  <w:i/>
                </w:rPr>
                <w:t>Spær</w:t>
              </w:r>
            </w:ins>
          </w:p>
        </w:tc>
        <w:tc>
          <w:tcPr>
            <w:tcW w:w="1955" w:type="dxa"/>
          </w:tcPr>
          <w:p w:rsidR="00984CD6" w:rsidRDefault="00984CD6" w:rsidP="00A43C50">
            <w:pPr>
              <w:rPr>
                <w:ins w:id="1532" w:author="Claus" w:date="2018-12-14T11:41:00Z"/>
                <w:i/>
              </w:rPr>
            </w:pPr>
            <w:ins w:id="1533" w:author="Claus" w:date="2018-12-14T11:41:00Z">
              <w:r>
                <w:rPr>
                  <w:i/>
                </w:rPr>
                <w:t xml:space="preserve">Tag </w:t>
              </w:r>
            </w:ins>
          </w:p>
        </w:tc>
        <w:tc>
          <w:tcPr>
            <w:tcW w:w="1956" w:type="dxa"/>
          </w:tcPr>
          <w:p w:rsidR="00984CD6" w:rsidRDefault="00984CD6" w:rsidP="00A43C50">
            <w:pPr>
              <w:rPr>
                <w:ins w:id="1534" w:author="Claus" w:date="2018-12-14T11:41:00Z"/>
                <w:i/>
              </w:rPr>
            </w:pPr>
            <w:ins w:id="1535" w:author="Claus" w:date="2018-12-14T11:42:00Z">
              <w:r>
                <w:rPr>
                  <w:i/>
                </w:rPr>
                <w:t>Skur</w:t>
              </w:r>
            </w:ins>
          </w:p>
        </w:tc>
        <w:tc>
          <w:tcPr>
            <w:tcW w:w="1956" w:type="dxa"/>
          </w:tcPr>
          <w:p w:rsidR="00984CD6" w:rsidRDefault="00984CD6" w:rsidP="00A43C50">
            <w:pPr>
              <w:rPr>
                <w:ins w:id="1536" w:author="Claus" w:date="2018-12-14T11:41:00Z"/>
                <w:i/>
              </w:rPr>
            </w:pPr>
            <w:ins w:id="1537" w:author="Claus" w:date="2018-12-14T11:42:00Z">
              <w:r>
                <w:rPr>
                  <w:i/>
                </w:rPr>
                <w:t>Beslag</w:t>
              </w:r>
            </w:ins>
          </w:p>
        </w:tc>
        <w:tc>
          <w:tcPr>
            <w:tcW w:w="1956" w:type="dxa"/>
          </w:tcPr>
          <w:p w:rsidR="00984CD6" w:rsidRDefault="00984CD6" w:rsidP="00A43C50">
            <w:pPr>
              <w:rPr>
                <w:ins w:id="1538" w:author="Claus" w:date="2018-12-14T11:41:00Z"/>
                <w:i/>
              </w:rPr>
            </w:pPr>
            <w:ins w:id="1539" w:author="Claus" w:date="2018-12-14T11:42:00Z">
              <w:r>
                <w:rPr>
                  <w:i/>
                </w:rPr>
                <w:t>Gulv</w:t>
              </w:r>
            </w:ins>
          </w:p>
        </w:tc>
      </w:tr>
      <w:tr w:rsidR="00984CD6" w:rsidTr="00A43C50">
        <w:trPr>
          <w:ins w:id="1540" w:author="Claus" w:date="2018-12-14T11:42:00Z"/>
        </w:trPr>
        <w:tc>
          <w:tcPr>
            <w:tcW w:w="1955" w:type="dxa"/>
          </w:tcPr>
          <w:p w:rsidR="00984CD6" w:rsidRDefault="00984CD6" w:rsidP="00A43C50">
            <w:pPr>
              <w:rPr>
                <w:ins w:id="1541" w:author="Claus" w:date="2018-12-14T11:42:00Z"/>
                <w:i/>
              </w:rPr>
            </w:pPr>
            <w:ins w:id="1542" w:author="Claus" w:date="2018-12-14T11:42:00Z">
              <w:r>
                <w:rPr>
                  <w:i/>
                </w:rPr>
                <w:t>Beklædning</w:t>
              </w:r>
            </w:ins>
          </w:p>
        </w:tc>
        <w:tc>
          <w:tcPr>
            <w:tcW w:w="1955" w:type="dxa"/>
          </w:tcPr>
          <w:p w:rsidR="00984CD6" w:rsidRDefault="00984CD6" w:rsidP="00A43C50">
            <w:pPr>
              <w:rPr>
                <w:ins w:id="1543" w:author="Claus" w:date="2018-12-14T11:42:00Z"/>
                <w:i/>
              </w:rPr>
            </w:pPr>
            <w:ins w:id="1544" w:author="Claus" w:date="2018-12-14T11:42:00Z">
              <w:r>
                <w:rPr>
                  <w:i/>
                </w:rPr>
                <w:t>Dør</w:t>
              </w:r>
            </w:ins>
          </w:p>
        </w:tc>
        <w:tc>
          <w:tcPr>
            <w:tcW w:w="1956" w:type="dxa"/>
          </w:tcPr>
          <w:p w:rsidR="00984CD6" w:rsidRDefault="00984CD6" w:rsidP="00A43C50">
            <w:pPr>
              <w:rPr>
                <w:ins w:id="1545" w:author="Claus" w:date="2018-12-14T11:42:00Z"/>
                <w:i/>
              </w:rPr>
            </w:pPr>
            <w:ins w:id="1546" w:author="Claus" w:date="2018-12-14T11:42:00Z">
              <w:r>
                <w:rPr>
                  <w:i/>
                </w:rPr>
                <w:t>Tilbehørspakke</w:t>
              </w:r>
            </w:ins>
          </w:p>
        </w:tc>
        <w:tc>
          <w:tcPr>
            <w:tcW w:w="1956" w:type="dxa"/>
          </w:tcPr>
          <w:p w:rsidR="00984CD6" w:rsidRDefault="00A1147E" w:rsidP="00A43C50">
            <w:pPr>
              <w:rPr>
                <w:ins w:id="1547" w:author="Claus" w:date="2018-12-14T11:42:00Z"/>
                <w:i/>
              </w:rPr>
            </w:pPr>
            <w:ins w:id="1548" w:author="Claus" w:date="2018-12-14T11:47:00Z">
              <w:r>
                <w:rPr>
                  <w:i/>
                </w:rPr>
                <w:t>Tømrer</w:t>
              </w:r>
            </w:ins>
          </w:p>
        </w:tc>
        <w:tc>
          <w:tcPr>
            <w:tcW w:w="1956" w:type="dxa"/>
          </w:tcPr>
          <w:p w:rsidR="00984CD6" w:rsidRDefault="00A1147E" w:rsidP="00A43C50">
            <w:pPr>
              <w:rPr>
                <w:ins w:id="1549" w:author="Claus" w:date="2018-12-14T11:42:00Z"/>
                <w:i/>
              </w:rPr>
            </w:pPr>
            <w:ins w:id="1550" w:author="Claus" w:date="2018-12-14T11:47:00Z">
              <w:r>
                <w:rPr>
                  <w:i/>
                </w:rPr>
                <w:t>Tilbud</w:t>
              </w:r>
            </w:ins>
          </w:p>
        </w:tc>
      </w:tr>
    </w:tbl>
    <w:p w:rsidR="00A1147E" w:rsidRDefault="00A1147E" w:rsidP="00A76C8B">
      <w:pPr>
        <w:rPr>
          <w:ins w:id="1551" w:author="Claus" w:date="2018-12-14T11:50:00Z"/>
        </w:rPr>
      </w:pPr>
    </w:p>
    <w:p w:rsidR="00232D60" w:rsidRDefault="00A1147E" w:rsidP="00A76C8B">
      <w:pPr>
        <w:rPr>
          <w:ins w:id="1552" w:author="Claus" w:date="2018-12-14T12:02:00Z"/>
        </w:rPr>
      </w:pPr>
      <w:ins w:id="1553" w:author="Claus" w:date="2018-12-14T11:50:00Z">
        <w:r>
          <w:t>De fleste af disse kandidater er vist på domænemodellen nedenfor. Visse</w:t>
        </w:r>
      </w:ins>
      <w:ins w:id="1554" w:author="Claus" w:date="2018-12-14T11:58:00Z">
        <w:r w:rsidR="0082141B">
          <w:t xml:space="preserve"> (markeret med *)</w:t>
        </w:r>
      </w:ins>
      <w:ins w:id="1555" w:author="Claus" w:date="2018-12-14T11:50:00Z">
        <w:r>
          <w:t xml:space="preserve"> er udeladt, dels for</w:t>
        </w:r>
      </w:ins>
      <w:ins w:id="1556" w:author="Claus" w:date="2018-12-14T11:57:00Z">
        <w:r w:rsidR="0082141B">
          <w:t>di de er beregninger</w:t>
        </w:r>
      </w:ins>
      <w:ins w:id="1557" w:author="Claus" w:date="2018-12-14T11:51:00Z">
        <w:r>
          <w:t xml:space="preserve"> og dels fordi de tænkes at være attributter på andre kandidatklasser, f.eks. Ordrestatus, som snarere bliver til en s</w:t>
        </w:r>
        <w:r w:rsidR="001B2587">
          <w:t>tatus attribut på Ordre klassen</w:t>
        </w:r>
      </w:ins>
      <w:ins w:id="1558" w:author="Claus" w:date="2018-12-15T12:25:00Z">
        <w:r w:rsidR="001B2587">
          <w:t xml:space="preserve"> og Des</w:t>
        </w:r>
      </w:ins>
      <w:ins w:id="1559" w:author="Claus" w:date="2018-12-15T12:26:00Z">
        <w:r w:rsidR="001B2587">
          <w:t>ign, som i stedet er en række attributter på Forespørgsel-klassen.</w:t>
        </w:r>
      </w:ins>
    </w:p>
    <w:p w:rsidR="00132F63" w:rsidRDefault="00132F63">
      <w:pPr>
        <w:keepNext/>
        <w:rPr>
          <w:ins w:id="1560" w:author="Claus" w:date="2018-12-15T12:41:00Z"/>
        </w:rPr>
        <w:pPrChange w:id="1561" w:author="Claus" w:date="2018-12-15T12:41:00Z">
          <w:pPr/>
        </w:pPrChange>
      </w:pPr>
      <w:ins w:id="1562" w:author="Claus" w:date="2018-12-13T16:15:00Z">
        <w:r>
          <w:rPr>
            <w:noProof/>
            <w:lang w:eastAsia="da-DK"/>
          </w:rPr>
          <w:lastRenderedPageBreak/>
          <w:drawing>
            <wp:inline distT="0" distB="0" distL="0" distR="0">
              <wp:extent cx="5133080" cy="6410325"/>
              <wp:effectExtent l="19050" t="0" r="0" b="0"/>
              <wp:docPr id="1"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tretch>
                        <a:fillRect/>
                      </a:stretch>
                    </pic:blipFill>
                    <pic:spPr bwMode="auto">
                      <a:xfrm>
                        <a:off x="0" y="0"/>
                        <a:ext cx="5133080" cy="6410325"/>
                      </a:xfrm>
                      <a:prstGeom prst="rect">
                        <a:avLst/>
                      </a:prstGeom>
                      <a:noFill/>
                      <a:ln w="9525">
                        <a:noFill/>
                        <a:miter lim="800000"/>
                        <a:headEnd/>
                        <a:tailEnd/>
                      </a:ln>
                    </pic:spPr>
                  </pic:pic>
                </a:graphicData>
              </a:graphic>
            </wp:inline>
          </w:drawing>
        </w:r>
      </w:ins>
    </w:p>
    <w:p w:rsidR="00132F63" w:rsidRDefault="00C25F8E">
      <w:pPr>
        <w:pStyle w:val="Billedtekst"/>
        <w:rPr>
          <w:ins w:id="1563" w:author="Claus" w:date="2018-12-18T12:10:00Z"/>
        </w:rPr>
        <w:pPrChange w:id="1564" w:author="Claus" w:date="2018-12-15T12:41:00Z">
          <w:pPr/>
        </w:pPrChange>
      </w:pPr>
      <w:ins w:id="1565" w:author="Claus" w:date="2018-12-15T12:41:00Z">
        <w:r>
          <w:t xml:space="preserve">Figur </w:t>
        </w:r>
        <w:r w:rsidR="00B37393">
          <w:fldChar w:fldCharType="begin"/>
        </w:r>
        <w:r>
          <w:instrText xml:space="preserve"> SEQ Figur \* ARABIC </w:instrText>
        </w:r>
      </w:ins>
      <w:r w:rsidR="00B37393">
        <w:fldChar w:fldCharType="separate"/>
      </w:r>
      <w:ins w:id="1566" w:author="Claus" w:date="2018-12-19T12:08:00Z">
        <w:r w:rsidR="00F270DB">
          <w:rPr>
            <w:noProof/>
          </w:rPr>
          <w:t>4</w:t>
        </w:r>
      </w:ins>
      <w:ins w:id="1567" w:author="Claus" w:date="2018-12-15T12:41:00Z">
        <w:r w:rsidR="00B37393">
          <w:fldChar w:fldCharType="end"/>
        </w:r>
        <w:r>
          <w:t xml:space="preserve"> – Domænemodel over problemområdet.</w:t>
        </w:r>
      </w:ins>
    </w:p>
    <w:p w:rsidR="00625AD4" w:rsidRPr="00625AD4" w:rsidDel="004B5B92" w:rsidRDefault="00625AD4" w:rsidP="00625AD4">
      <w:pPr>
        <w:rPr>
          <w:del w:id="1568" w:author="Claus" w:date="2018-12-19T20:54:00Z"/>
        </w:rPr>
      </w:pPr>
    </w:p>
    <w:p w:rsidR="00132F63" w:rsidRDefault="00A43C50">
      <w:pPr>
        <w:rPr>
          <w:ins w:id="1569" w:author="Claus" w:date="2018-12-14T15:46:00Z"/>
        </w:rPr>
        <w:pPrChange w:id="1570" w:author="Claus" w:date="2018-12-14T15:43:00Z">
          <w:pPr>
            <w:pStyle w:val="Overskrift1"/>
          </w:pPr>
        </w:pPrChange>
      </w:pPr>
      <w:ins w:id="1571" w:author="Claus" w:date="2018-12-14T15:43:00Z">
        <w:r>
          <w:t xml:space="preserve">Domænemodellen skal skabe et overblik over problemområdet og skal ikke være et udtryk for endelige designklasser. </w:t>
        </w:r>
      </w:ins>
      <w:ins w:id="1572" w:author="Claus" w:date="2018-12-14T15:44:00Z">
        <w:r>
          <w:t>Det er meningen</w:t>
        </w:r>
      </w:ins>
      <w:ins w:id="1573" w:author="Claus" w:date="2018-12-19T15:54:00Z">
        <w:r w:rsidR="00E504E3">
          <w:t>,</w:t>
        </w:r>
      </w:ins>
      <w:ins w:id="1574" w:author="Claus" w:date="2018-12-14T15:44:00Z">
        <w:r>
          <w:t xml:space="preserve"> at den skal illustrere den forståede opfattelse af det område, softwaren skal løse et problem i. Således er den et udgangspunkt for videre diskussion </w:t>
        </w:r>
      </w:ins>
      <w:ins w:id="1575" w:author="Claus" w:date="2018-12-14T15:45:00Z">
        <w:r>
          <w:t>og forfinelse mod det første design-klasse diagram og databasen. Begge disse forfines i iterationer gennem hele udviklingsprocessen.</w:t>
        </w:r>
      </w:ins>
    </w:p>
    <w:p w:rsidR="00132F63" w:rsidRDefault="00A43C50">
      <w:pPr>
        <w:rPr>
          <w:ins w:id="1576" w:author="Claus" w:date="2018-12-14T15:58:00Z"/>
        </w:rPr>
        <w:pPrChange w:id="1577" w:author="Claus" w:date="2018-12-14T15:43:00Z">
          <w:pPr>
            <w:pStyle w:val="Overskrift1"/>
          </w:pPr>
        </w:pPrChange>
      </w:pPr>
      <w:ins w:id="1578" w:author="Claus" w:date="2018-12-14T15:46:00Z">
        <w:r>
          <w:t xml:space="preserve">Scrum processen har </w:t>
        </w:r>
      </w:ins>
      <w:ins w:id="1579" w:author="Claus" w:date="2018-12-14T15:47:00Z">
        <w:r>
          <w:t xml:space="preserve">bl.a. </w:t>
        </w:r>
      </w:ins>
      <w:ins w:id="1580" w:author="Claus" w:date="2018-12-14T15:46:00Z">
        <w:r>
          <w:t xml:space="preserve">til formål, sammen med kunden, at identificere de </w:t>
        </w:r>
      </w:ins>
      <w:ins w:id="1581" w:author="Claus" w:date="2018-12-14T15:47:00Z">
        <w:r>
          <w:t>user stories</w:t>
        </w:r>
      </w:ins>
      <w:ins w:id="1582" w:author="Claus" w:date="2018-12-19T15:55:00Z">
        <w:r w:rsidR="00E504E3">
          <w:t>,</w:t>
        </w:r>
      </w:ins>
      <w:ins w:id="1583" w:author="Claus" w:date="2018-12-14T15:47:00Z">
        <w:r>
          <w:t xml:space="preserve"> der giver mest værdi for kunden</w:t>
        </w:r>
      </w:ins>
      <w:ins w:id="1584" w:author="Claus" w:date="2018-12-19T15:55:00Z">
        <w:r w:rsidR="00E504E3">
          <w:t>,</w:t>
        </w:r>
      </w:ins>
      <w:ins w:id="1585" w:author="Claus" w:date="2018-12-14T15:47:00Z">
        <w:r>
          <w:t xml:space="preserve"> således at disse kan udvikles først. Det</w:t>
        </w:r>
      </w:ins>
      <w:ins w:id="1586" w:author="Claus" w:date="2018-12-19T14:22:00Z">
        <w:r w:rsidR="002D67EF">
          <w:t>te</w:t>
        </w:r>
      </w:ins>
      <w:ins w:id="1587" w:author="Claus" w:date="2018-12-14T15:47:00Z">
        <w:r>
          <w:t xml:space="preserve"> vil også medføre nye krav efterhånden som del-systemer </w:t>
        </w:r>
      </w:ins>
      <w:ins w:id="1588" w:author="Claus" w:date="2018-12-14T15:48:00Z">
        <w:r>
          <w:t xml:space="preserve">bliver færdige. Således skal man ikke forsøge at afdække alle behov fra starten (vandfaldsmodellen), da disse er foranderlige. </w:t>
        </w:r>
      </w:ins>
    </w:p>
    <w:p w:rsidR="004B5B92" w:rsidRDefault="004B5B92">
      <w:pPr>
        <w:rPr>
          <w:ins w:id="1589" w:author="Claus" w:date="2018-12-19T20:54:00Z"/>
        </w:rPr>
        <w:pPrChange w:id="1590" w:author="Claus" w:date="2018-12-14T15:43:00Z">
          <w:pPr>
            <w:pStyle w:val="Overskrift1"/>
          </w:pPr>
        </w:pPrChange>
      </w:pPr>
    </w:p>
    <w:p w:rsidR="00132F63" w:rsidRDefault="00BB5B5C">
      <w:pPr>
        <w:rPr>
          <w:ins w:id="1591" w:author="Claus" w:date="2018-12-14T15:58:00Z"/>
        </w:rPr>
        <w:pPrChange w:id="1592" w:author="Claus" w:date="2018-12-14T15:43:00Z">
          <w:pPr>
            <w:pStyle w:val="Overskrift1"/>
          </w:pPr>
        </w:pPrChange>
      </w:pPr>
      <w:ins w:id="1593" w:author="Claus" w:date="2018-12-14T15:58:00Z">
        <w:r>
          <w:lastRenderedPageBreak/>
          <w:t>For at kunne udvikle de user stories, der giver mest værdi, bliver databasen også udviklet iterativt. Således havde vores første ER diagram blot 2 tabeller.</w:t>
        </w:r>
      </w:ins>
    </w:p>
    <w:p w:rsidR="00132F63" w:rsidRDefault="00132F63">
      <w:pPr>
        <w:keepNext/>
        <w:rPr>
          <w:ins w:id="1594" w:author="Claus" w:date="2018-12-15T12:42:00Z"/>
        </w:rPr>
        <w:pPrChange w:id="1595" w:author="Claus" w:date="2018-12-15T12:42:00Z">
          <w:pPr/>
        </w:pPrChange>
      </w:pPr>
      <w:ins w:id="1596" w:author="Claus" w:date="2018-12-14T15:59:00Z">
        <w:r>
          <w:rPr>
            <w:noProof/>
            <w:lang w:eastAsia="da-DK"/>
          </w:rPr>
          <w:drawing>
            <wp:inline distT="0" distB="0" distL="0" distR="0">
              <wp:extent cx="1264273" cy="2430130"/>
              <wp:effectExtent l="19050" t="0" r="0" b="0"/>
              <wp:docPr id="4" name="Billede 3" descr="12-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2018.PNG"/>
                      <pic:cNvPicPr/>
                    </pic:nvPicPr>
                    <pic:blipFill>
                      <a:blip r:embed="rId13" cstate="print"/>
                      <a:stretch>
                        <a:fillRect/>
                      </a:stretch>
                    </pic:blipFill>
                    <pic:spPr>
                      <a:xfrm>
                        <a:off x="0" y="0"/>
                        <a:ext cx="1270556" cy="2442206"/>
                      </a:xfrm>
                      <a:prstGeom prst="rect">
                        <a:avLst/>
                      </a:prstGeom>
                    </pic:spPr>
                  </pic:pic>
                </a:graphicData>
              </a:graphic>
            </wp:inline>
          </w:drawing>
        </w:r>
      </w:ins>
    </w:p>
    <w:p w:rsidR="00132F63" w:rsidRDefault="00C25F8E">
      <w:pPr>
        <w:pStyle w:val="Billedtekst"/>
        <w:rPr>
          <w:ins w:id="1597" w:author="Claus" w:date="2018-12-14T16:00:00Z"/>
        </w:rPr>
        <w:pPrChange w:id="1598" w:author="Claus" w:date="2018-12-15T12:42:00Z">
          <w:pPr>
            <w:pStyle w:val="Overskrift1"/>
          </w:pPr>
        </w:pPrChange>
      </w:pPr>
      <w:ins w:id="1599" w:author="Claus" w:date="2018-12-15T12:42:00Z">
        <w:r>
          <w:t xml:space="preserve">Figur </w:t>
        </w:r>
        <w:r w:rsidR="00B37393">
          <w:fldChar w:fldCharType="begin"/>
        </w:r>
        <w:r>
          <w:instrText xml:space="preserve"> SEQ Figur \* ARABIC </w:instrText>
        </w:r>
      </w:ins>
      <w:r w:rsidR="00B37393">
        <w:fldChar w:fldCharType="separate"/>
      </w:r>
      <w:ins w:id="1600" w:author="Claus" w:date="2018-12-19T12:08:00Z">
        <w:r w:rsidR="00F270DB">
          <w:rPr>
            <w:noProof/>
          </w:rPr>
          <w:t>5</w:t>
        </w:r>
      </w:ins>
      <w:ins w:id="1601" w:author="Claus" w:date="2018-12-15T12:42:00Z">
        <w:r w:rsidR="00B37393">
          <w:fldChar w:fldCharType="end"/>
        </w:r>
        <w:r>
          <w:t xml:space="preserve"> – Databasens første layout</w:t>
        </w:r>
      </w:ins>
      <w:ins w:id="1602" w:author="Claus" w:date="2018-12-15T12:43:00Z">
        <w:r>
          <w:t>.</w:t>
        </w:r>
      </w:ins>
    </w:p>
    <w:p w:rsidR="00132F63" w:rsidRDefault="00BB5B5C">
      <w:pPr>
        <w:rPr>
          <w:ins w:id="1603" w:author="Claus" w:date="2018-12-16T11:27:00Z"/>
        </w:rPr>
        <w:pPrChange w:id="1604" w:author="Claus" w:date="2018-12-16T11:27:00Z">
          <w:pPr>
            <w:keepNext/>
          </w:pPr>
        </w:pPrChange>
      </w:pPr>
      <w:ins w:id="1605" w:author="Claus" w:date="2018-12-14T16:02:00Z">
        <w:r>
          <w:t>Af det beskedne design kan man udlede</w:t>
        </w:r>
      </w:ins>
      <w:ins w:id="1606" w:author="Claus" w:date="2018-12-19T15:56:00Z">
        <w:r w:rsidR="00E504E3">
          <w:t>,</w:t>
        </w:r>
      </w:ins>
      <w:ins w:id="1607" w:author="Claus" w:date="2018-12-14T16:02:00Z">
        <w:r>
          <w:t xml:space="preserve"> at entiteterne rem, stolpe, skur, tag mv. er samlet i en ny entitet; Vare. For at skelne mellem diverse varer og deres brug, er</w:t>
        </w:r>
      </w:ins>
      <w:ins w:id="1608" w:author="Claus" w:date="2018-12-19T15:56:00Z">
        <w:r w:rsidR="00E504E3">
          <w:t xml:space="preserve"> der</w:t>
        </w:r>
      </w:ins>
      <w:ins w:id="1609" w:author="Claus" w:date="2018-12-14T16:02:00Z">
        <w:r>
          <w:t xml:space="preserve"> indført en relation til </w:t>
        </w:r>
      </w:ins>
      <w:ins w:id="1610" w:author="Claus" w:date="2018-12-14T16:03:00Z">
        <w:r>
          <w:t xml:space="preserve">tabel med typer; </w:t>
        </w:r>
      </w:ins>
      <w:ins w:id="1611" w:author="Claus" w:date="2018-12-14T16:02:00Z">
        <w:r>
          <w:t>Varetype</w:t>
        </w:r>
      </w:ins>
      <w:ins w:id="1612" w:author="Claus" w:date="2018-12-14T16:03:00Z">
        <w:r>
          <w:t>.</w:t>
        </w:r>
      </w:ins>
    </w:p>
    <w:p w:rsidR="00132F63" w:rsidRDefault="00BB5B5C">
      <w:pPr>
        <w:rPr>
          <w:ins w:id="1613" w:author="Claus" w:date="2018-12-15T15:42:00Z"/>
        </w:rPr>
        <w:pPrChange w:id="1614" w:author="Claus" w:date="2018-12-16T11:27:00Z">
          <w:pPr>
            <w:keepNext/>
          </w:pPr>
        </w:pPrChange>
      </w:pPr>
      <w:ins w:id="1615" w:author="Claus" w:date="2018-12-14T16:00:00Z">
        <w:r>
          <w:t>Siden er vores database blevet udvidet</w:t>
        </w:r>
      </w:ins>
      <w:ins w:id="1616" w:author="Claus" w:date="2018-12-19T15:56:00Z">
        <w:r w:rsidR="00E504E3">
          <w:t>,</w:t>
        </w:r>
      </w:ins>
      <w:ins w:id="1617" w:author="Claus" w:date="2018-12-14T16:00:00Z">
        <w:r>
          <w:t xml:space="preserve"> i takt med </w:t>
        </w:r>
      </w:ins>
      <w:ins w:id="1618" w:author="Claus" w:date="2018-12-19T15:56:00Z">
        <w:r w:rsidR="00E504E3">
          <w:t xml:space="preserve">at </w:t>
        </w:r>
      </w:ins>
      <w:ins w:id="1619" w:author="Claus" w:date="2018-12-14T16:00:00Z">
        <w:r>
          <w:t xml:space="preserve">flere user stories er lagt i sprints. Af tidsmæssige årsager er vi ikke blevet færdige med at udvikle på vores database. </w:t>
        </w:r>
      </w:ins>
      <w:ins w:id="1620" w:author="Claus" w:date="2018-12-14T16:01:00Z">
        <w:r>
          <w:t>Der henstår bl.a. at binde kunden til en carport forespørgsel, idet en carport forespørgsel altid in</w:t>
        </w:r>
      </w:ins>
      <w:ins w:id="1621" w:author="Claus" w:date="2018-12-19T15:57:00Z">
        <w:r w:rsidR="00E504E3">
          <w:t>i</w:t>
        </w:r>
      </w:ins>
      <w:ins w:id="1622" w:author="Claus" w:date="2018-12-14T16:01:00Z">
        <w:r>
          <w:t>tieres af en kunde og slutteligt, formentlig, skal sendes til denne.</w:t>
        </w:r>
      </w:ins>
      <w:commentRangeStart w:id="1623"/>
      <w:ins w:id="1624" w:author="Claus" w:date="2018-12-14T16:04:00Z">
        <w:r>
          <w:t xml:space="preserve"> Databasens layout er også skiftet fra dansk til engelsk, som led i en omfattende ny navngivning af vores klasser. </w:t>
        </w:r>
      </w:ins>
      <w:commentRangeEnd w:id="1623"/>
    </w:p>
    <w:p w:rsidR="00C25F8E" w:rsidRDefault="00BB5B5C" w:rsidP="00C25F8E">
      <w:pPr>
        <w:keepNext/>
        <w:rPr>
          <w:ins w:id="1625" w:author="Claus" w:date="2018-12-15T12:43:00Z"/>
        </w:rPr>
      </w:pPr>
      <w:ins w:id="1626" w:author="Claus" w:date="2018-12-14T16:05:00Z">
        <w:r>
          <w:rPr>
            <w:rStyle w:val="Kommentarhenvisning"/>
          </w:rPr>
          <w:lastRenderedPageBreak/>
          <w:commentReference w:id="1623"/>
        </w:r>
      </w:ins>
      <w:ins w:id="1627" w:author="Claus" w:date="2018-12-15T15:42:00Z">
        <w:r w:rsidR="00132F63">
          <w:rPr>
            <w:noProof/>
            <w:lang w:eastAsia="da-DK"/>
          </w:rPr>
          <w:drawing>
            <wp:inline distT="0" distB="0" distL="0" distR="0">
              <wp:extent cx="5597356" cy="4374621"/>
              <wp:effectExtent l="19050" t="0" r="3344" b="0"/>
              <wp:docPr id="9" name="Billede 8" descr="14-12-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2018.PNG"/>
                      <pic:cNvPicPr/>
                    </pic:nvPicPr>
                    <pic:blipFill>
                      <a:blip r:embed="rId14" cstate="print"/>
                      <a:stretch>
                        <a:fillRect/>
                      </a:stretch>
                    </pic:blipFill>
                    <pic:spPr>
                      <a:xfrm>
                        <a:off x="0" y="0"/>
                        <a:ext cx="5601491" cy="4377853"/>
                      </a:xfrm>
                      <a:prstGeom prst="rect">
                        <a:avLst/>
                      </a:prstGeom>
                    </pic:spPr>
                  </pic:pic>
                </a:graphicData>
              </a:graphic>
            </wp:inline>
          </w:drawing>
        </w:r>
      </w:ins>
    </w:p>
    <w:p w:rsidR="00132F63" w:rsidRDefault="00C25F8E">
      <w:pPr>
        <w:pStyle w:val="Billedtekst"/>
        <w:rPr>
          <w:ins w:id="1628" w:author="Claus" w:date="2018-12-14T16:05:00Z"/>
        </w:rPr>
        <w:pPrChange w:id="1629" w:author="Claus" w:date="2018-12-15T12:43:00Z">
          <w:pPr/>
        </w:pPrChange>
      </w:pPr>
      <w:ins w:id="1630" w:author="Claus" w:date="2018-12-15T12:43:00Z">
        <w:r>
          <w:t xml:space="preserve">Figur </w:t>
        </w:r>
        <w:r w:rsidR="00B37393">
          <w:fldChar w:fldCharType="begin"/>
        </w:r>
        <w:r>
          <w:instrText xml:space="preserve"> SEQ Figur \* ARABIC </w:instrText>
        </w:r>
      </w:ins>
      <w:r w:rsidR="00B37393">
        <w:fldChar w:fldCharType="separate"/>
      </w:r>
      <w:ins w:id="1631" w:author="Claus" w:date="2018-12-19T12:08:00Z">
        <w:r w:rsidR="00F270DB">
          <w:rPr>
            <w:noProof/>
          </w:rPr>
          <w:t>6</w:t>
        </w:r>
      </w:ins>
      <w:ins w:id="1632" w:author="Claus" w:date="2018-12-15T12:43:00Z">
        <w:r w:rsidR="00B37393">
          <w:fldChar w:fldCharType="end"/>
        </w:r>
        <w:r>
          <w:t xml:space="preserve"> – Databasen er udviklet iterativt gennem Scrum Sprints, navne er skiftet fra dansk til engelsk.</w:t>
        </w:r>
      </w:ins>
    </w:p>
    <w:p w:rsidR="00132F63" w:rsidRDefault="00BB5B5C">
      <w:pPr>
        <w:rPr>
          <w:ins w:id="1633" w:author="Claus" w:date="2018-12-15T13:51:00Z"/>
        </w:rPr>
        <w:pPrChange w:id="1634" w:author="Claus" w:date="2018-12-14T15:43:00Z">
          <w:pPr>
            <w:pStyle w:val="Overskrift1"/>
          </w:pPr>
        </w:pPrChange>
      </w:pPr>
      <w:ins w:id="1635" w:author="Claus" w:date="2018-12-14T16:06:00Z">
        <w:r>
          <w:t>Af det seneste ER diagram ses, at enkelte af domænemodellens klassekandi</w:t>
        </w:r>
      </w:ins>
      <w:ins w:id="1636" w:author="Claus" w:date="2018-12-14T16:07:00Z">
        <w:r>
          <w:t>dater har fundet vej til databasen. Andre er blevet til attributter på entiteterne, f.eks. ’Design’, som reelt blo</w:t>
        </w:r>
        <w:r w:rsidR="005609D4">
          <w:t>t er</w:t>
        </w:r>
      </w:ins>
      <w:ins w:id="1637" w:author="Claus" w:date="2018-12-14T16:10:00Z">
        <w:r w:rsidR="005609D4">
          <w:t xml:space="preserve"> længde, højde</w:t>
        </w:r>
      </w:ins>
      <w:ins w:id="1638" w:author="Claus" w:date="2018-12-14T16:11:00Z">
        <w:r w:rsidR="005609D4">
          <w:t xml:space="preserve"> og</w:t>
        </w:r>
      </w:ins>
      <w:ins w:id="1639" w:author="Claus" w:date="2018-12-14T16:10:00Z">
        <w:r w:rsidR="005609D4">
          <w:t xml:space="preserve"> hældning</w:t>
        </w:r>
      </w:ins>
      <w:ins w:id="1640" w:author="Claus" w:date="2018-12-14T16:11:00Z">
        <w:r w:rsidR="005609D4">
          <w:t xml:space="preserve"> på carportforespørgslen samt valget af skur </w:t>
        </w:r>
      </w:ins>
      <w:ins w:id="1641" w:author="Claus" w:date="2018-12-14T16:44:00Z">
        <w:r w:rsidR="0020484B">
          <w:t xml:space="preserve">og </w:t>
        </w:r>
      </w:ins>
      <w:ins w:id="1642" w:author="Claus" w:date="2018-12-14T16:11:00Z">
        <w:r w:rsidR="005609D4">
          <w:t>tagtype.</w:t>
        </w:r>
      </w:ins>
      <w:ins w:id="1643" w:author="Claus" w:date="2018-12-14T15:49:00Z">
        <w:r w:rsidR="00A43C50">
          <w:t xml:space="preserve"> </w:t>
        </w:r>
      </w:ins>
    </w:p>
    <w:p w:rsidR="00132F63" w:rsidRDefault="00AE588F">
      <w:pPr>
        <w:pStyle w:val="Overskrift2"/>
        <w:rPr>
          <w:ins w:id="1644" w:author="Claus" w:date="2018-12-15T13:52:00Z"/>
        </w:rPr>
        <w:pPrChange w:id="1645" w:author="Claus" w:date="2018-12-15T13:52:00Z">
          <w:pPr>
            <w:pStyle w:val="Overskrift1"/>
          </w:pPr>
        </w:pPrChange>
      </w:pPr>
      <w:bookmarkStart w:id="1646" w:name="_Toc533018475"/>
      <w:ins w:id="1647" w:author="Claus" w:date="2018-12-15T13:52:00Z">
        <w:r>
          <w:t>Tabellerne.</w:t>
        </w:r>
        <w:bookmarkEnd w:id="1646"/>
      </w:ins>
    </w:p>
    <w:p w:rsidR="00132F63" w:rsidRDefault="00AE588F">
      <w:pPr>
        <w:rPr>
          <w:ins w:id="1648" w:author="Claus" w:date="2018-12-15T13:53:00Z"/>
        </w:rPr>
        <w:pPrChange w:id="1649" w:author="Claus" w:date="2018-12-15T13:52:00Z">
          <w:pPr>
            <w:pStyle w:val="Overskrift1"/>
          </w:pPr>
        </w:pPrChange>
      </w:pPr>
      <w:ins w:id="1650" w:author="Claus" w:date="2018-12-15T13:53:00Z">
        <w:r>
          <w:t>Her følger en beskrivelse af de oprettede tabeller.</w:t>
        </w:r>
      </w:ins>
    </w:p>
    <w:tbl>
      <w:tblPr>
        <w:tblStyle w:val="Lysliste-markeringsfarve11"/>
        <w:tblW w:w="0" w:type="auto"/>
        <w:tblLook w:val="04A0"/>
        <w:tblPrChange w:id="1651" w:author="Claus" w:date="2018-12-15T13:55:00Z">
          <w:tblPr>
            <w:tblStyle w:val="Tabel-Gitter"/>
            <w:tblW w:w="0" w:type="auto"/>
            <w:tblLook w:val="04A0"/>
          </w:tblPr>
        </w:tblPrChange>
      </w:tblPr>
      <w:tblGrid>
        <w:gridCol w:w="1926"/>
        <w:gridCol w:w="8042"/>
        <w:tblGridChange w:id="1652">
          <w:tblGrid>
            <w:gridCol w:w="1926"/>
            <w:gridCol w:w="3017"/>
            <w:gridCol w:w="4943"/>
            <w:gridCol w:w="82"/>
          </w:tblGrid>
        </w:tblGridChange>
      </w:tblGrid>
      <w:tr w:rsidR="00AE588F" w:rsidTr="00AE588F">
        <w:trPr>
          <w:cnfStyle w:val="100000000000"/>
          <w:ins w:id="1653" w:author="Claus" w:date="2018-12-15T13:53:00Z"/>
          <w:trPrChange w:id="1654" w:author="Claus" w:date="2018-12-15T13:55:00Z">
            <w:trPr>
              <w:gridAfter w:val="0"/>
            </w:trPr>
          </w:trPrChange>
        </w:trPr>
        <w:tc>
          <w:tcPr>
            <w:cnfStyle w:val="001000000000"/>
            <w:tcW w:w="1809" w:type="dxa"/>
            <w:tcPrChange w:id="1655" w:author="Claus" w:date="2018-12-15T13:55:00Z">
              <w:tcPr>
                <w:tcW w:w="4943" w:type="dxa"/>
                <w:gridSpan w:val="2"/>
              </w:tcPr>
            </w:tcPrChange>
          </w:tcPr>
          <w:p w:rsidR="00AE588F" w:rsidRDefault="00AE588F" w:rsidP="00AE588F">
            <w:pPr>
              <w:cnfStyle w:val="101000000000"/>
              <w:rPr>
                <w:ins w:id="1656" w:author="Claus" w:date="2018-12-15T13:53:00Z"/>
              </w:rPr>
            </w:pPr>
            <w:ins w:id="1657" w:author="Claus" w:date="2018-12-15T13:53:00Z">
              <w:r>
                <w:t>Navn</w:t>
              </w:r>
            </w:ins>
          </w:p>
        </w:tc>
        <w:tc>
          <w:tcPr>
            <w:tcW w:w="8077" w:type="dxa"/>
            <w:tcPrChange w:id="1658" w:author="Claus" w:date="2018-12-15T13:55:00Z">
              <w:tcPr>
                <w:tcW w:w="4943" w:type="dxa"/>
              </w:tcPr>
            </w:tcPrChange>
          </w:tcPr>
          <w:p w:rsidR="00AE588F" w:rsidRDefault="00AE588F" w:rsidP="00AE588F">
            <w:pPr>
              <w:cnfStyle w:val="100000000000"/>
              <w:rPr>
                <w:ins w:id="1659" w:author="Claus" w:date="2018-12-15T13:53:00Z"/>
              </w:rPr>
            </w:pPr>
            <w:ins w:id="1660" w:author="Claus" w:date="2018-12-15T13:53:00Z">
              <w:r>
                <w:t xml:space="preserve">Beskrivelse </w:t>
              </w:r>
            </w:ins>
          </w:p>
        </w:tc>
      </w:tr>
      <w:tr w:rsidR="00AE588F" w:rsidTr="00AE588F">
        <w:tblPrEx>
          <w:tblPrExChange w:id="1661" w:author="Claus" w:date="2018-12-15T13:55:00Z">
            <w:tblPrEx>
              <w:tblBorders>
                <w:top w:val="single" w:sz="8" w:space="0" w:color="4F81BD" w:themeColor="accent1"/>
                <w:left w:val="single" w:sz="8" w:space="0" w:color="4F81BD" w:themeColor="accent1"/>
                <w:bottom w:val="single" w:sz="8" w:space="0" w:color="4F81BD" w:themeColor="accent1"/>
                <w:right w:val="single" w:sz="8" w:space="0" w:color="4F81BD" w:themeColor="accent1"/>
                <w:insideH w:val="none" w:sz="0" w:space="0" w:color="auto"/>
                <w:insideV w:val="none" w:sz="0" w:space="0" w:color="auto"/>
              </w:tblBorders>
            </w:tblPrEx>
          </w:tblPrExChange>
        </w:tblPrEx>
        <w:trPr>
          <w:cnfStyle w:val="000000100000"/>
          <w:ins w:id="1662" w:author="Claus" w:date="2018-12-15T13:53:00Z"/>
          <w:trPrChange w:id="1663" w:author="Claus" w:date="2018-12-15T13:55:00Z">
            <w:trPr>
              <w:gridAfter w:val="0"/>
            </w:trPr>
          </w:trPrChange>
        </w:trPr>
        <w:tc>
          <w:tcPr>
            <w:cnfStyle w:val="001000000000"/>
            <w:tcW w:w="1809" w:type="dxa"/>
            <w:tcPrChange w:id="1664" w:author="Claus" w:date="2018-12-15T13:55:00Z">
              <w:tcPr>
                <w:tcW w:w="4943" w:type="dxa"/>
                <w:gridSpan w:val="2"/>
              </w:tcPr>
            </w:tcPrChange>
          </w:tcPr>
          <w:p w:rsidR="00AE588F" w:rsidRDefault="00AE588F" w:rsidP="00AE588F">
            <w:pPr>
              <w:cnfStyle w:val="001000100000"/>
              <w:rPr>
                <w:ins w:id="1665" w:author="Claus" w:date="2018-12-15T13:53:00Z"/>
              </w:rPr>
            </w:pPr>
            <w:ins w:id="1666" w:author="Claus" w:date="2018-12-15T13:54:00Z">
              <w:r>
                <w:t>Users</w:t>
              </w:r>
            </w:ins>
          </w:p>
        </w:tc>
        <w:tc>
          <w:tcPr>
            <w:tcW w:w="8077" w:type="dxa"/>
            <w:tcPrChange w:id="1667" w:author="Claus" w:date="2018-12-15T13:55:00Z">
              <w:tcPr>
                <w:tcW w:w="4943" w:type="dxa"/>
              </w:tcPr>
            </w:tcPrChange>
          </w:tcPr>
          <w:p w:rsidR="00AE588F" w:rsidRDefault="00AE588F" w:rsidP="00AE588F">
            <w:pPr>
              <w:cnfStyle w:val="000000100000"/>
              <w:rPr>
                <w:ins w:id="1668" w:author="Claus" w:date="2018-12-15T14:19:00Z"/>
              </w:rPr>
            </w:pPr>
            <w:ins w:id="1669" w:author="Claus" w:date="2018-12-15T13:54:00Z">
              <w:r>
                <w:t xml:space="preserve">Lagrer information om brugerne. </w:t>
              </w:r>
            </w:ins>
            <w:ins w:id="1670" w:author="Claus" w:date="2018-12-15T13:56:00Z">
              <w:r>
                <w:t>V</w:t>
              </w:r>
            </w:ins>
            <w:ins w:id="1671" w:author="Claus" w:date="2018-12-15T13:54:00Z">
              <w:r>
                <w:t xml:space="preserve">i har </w:t>
              </w:r>
            </w:ins>
            <w:ins w:id="1672" w:author="Claus" w:date="2018-12-15T13:56:00Z">
              <w:r>
                <w:t xml:space="preserve">her </w:t>
              </w:r>
            </w:ins>
            <w:ins w:id="1673" w:author="Claus" w:date="2018-12-15T13:54:00Z">
              <w:r>
                <w:t xml:space="preserve">overvejet datatypen for </w:t>
              </w:r>
            </w:ins>
            <w:ins w:id="1674" w:author="Claus" w:date="2018-12-15T14:19:00Z">
              <w:r w:rsidR="00B94349">
                <w:t>zip (</w:t>
              </w:r>
            </w:ins>
            <w:ins w:id="1675" w:author="Claus" w:date="2018-12-15T13:54:00Z">
              <w:r>
                <w:t>postnumre</w:t>
              </w:r>
            </w:ins>
            <w:ins w:id="1676" w:author="Claus" w:date="2018-12-15T14:19:00Z">
              <w:r w:rsidR="00B94349">
                <w:t>)</w:t>
              </w:r>
            </w:ins>
            <w:ins w:id="1677" w:author="Claus" w:date="2018-12-15T13:54:00Z">
              <w:r>
                <w:t>, idet der b</w:t>
              </w:r>
            </w:ins>
            <w:ins w:id="1678" w:author="Claus" w:date="2018-12-15T13:55:00Z">
              <w:r>
                <w:t>lot er behov for a</w:t>
              </w:r>
              <w:r w:rsidR="00DF2682">
                <w:t xml:space="preserve">t kunne lagre værdier </w:t>
              </w:r>
            </w:ins>
            <w:ins w:id="1679" w:author="Claus" w:date="2018-12-15T14:07:00Z">
              <w:r w:rsidR="00DF2682">
                <w:t xml:space="preserve">&lt; 10000. For at lagre 9999 kræves 14 bits. Oprundet til 2 bytes kan MySql lagre dette som </w:t>
              </w:r>
            </w:ins>
            <w:ins w:id="1680" w:author="Claus" w:date="2018-12-15T14:08:00Z">
              <w:r w:rsidR="00DF2682">
                <w:t>en smallint.</w:t>
              </w:r>
            </w:ins>
          </w:p>
          <w:p w:rsidR="00AE588F" w:rsidRDefault="00B94349" w:rsidP="00B94349">
            <w:pPr>
              <w:cnfStyle w:val="000000100000"/>
              <w:rPr>
                <w:ins w:id="1681" w:author="Claus" w:date="2018-12-16T11:29:00Z"/>
              </w:rPr>
            </w:pPr>
            <w:ins w:id="1682" w:author="Claus" w:date="2018-12-15T14:19:00Z">
              <w:r>
                <w:t>Zip er fremmednøgle og refererer til primærnøglen i tabellen Zipcodes.</w:t>
              </w:r>
            </w:ins>
          </w:p>
          <w:p w:rsidR="00132F63" w:rsidRDefault="003961D3">
            <w:pPr>
              <w:cnfStyle w:val="000000100000"/>
              <w:rPr>
                <w:ins w:id="1683" w:author="Claus" w:date="2018-12-15T13:53:00Z"/>
              </w:rPr>
              <w:pPrChange w:id="1684" w:author="Claus" w:date="2018-12-19T15:58:00Z">
                <w:pPr>
                  <w:spacing w:after="200" w:line="276" w:lineRule="auto"/>
                  <w:cnfStyle w:val="000000100000"/>
                </w:pPr>
              </w:pPrChange>
            </w:pPr>
            <w:ins w:id="1685" w:author="Claus" w:date="2018-12-16T11:29:00Z">
              <w:r>
                <w:t>Email er unik</w:t>
              </w:r>
            </w:ins>
            <w:ins w:id="1686" w:author="Claus" w:date="2018-12-16T12:13:00Z">
              <w:r w:rsidR="00203507">
                <w:t xml:space="preserve"> og kunne som sådan have været en primær nøgle. Vi har dog valgt en surrogat nøgle</w:t>
              </w:r>
            </w:ins>
            <w:ins w:id="1687" w:author="Claus" w:date="2018-12-19T15:58:00Z">
              <w:r w:rsidR="00E504E3">
                <w:t>,</w:t>
              </w:r>
            </w:ins>
            <w:ins w:id="1688" w:author="Claus" w:date="2018-12-16T12:13:00Z">
              <w:r w:rsidR="00203507">
                <w:t xml:space="preserve"> fordi </w:t>
              </w:r>
            </w:ins>
            <w:ins w:id="1689" w:author="Claus" w:date="2018-12-16T12:14:00Z">
              <w:r w:rsidR="00203507">
                <w:t>en nøgle</w:t>
              </w:r>
            </w:ins>
            <w:ins w:id="1690" w:author="Claus" w:date="2018-12-16T12:16:00Z">
              <w:r w:rsidR="00203507">
                <w:t xml:space="preserve"> skal</w:t>
              </w:r>
            </w:ins>
            <w:ins w:id="1691" w:author="Claus" w:date="2018-12-16T12:14:00Z">
              <w:r w:rsidR="00203507">
                <w:t xml:space="preserve"> identificere rækken og ikke ændres med tiden. E</w:t>
              </w:r>
            </w:ins>
            <w:ins w:id="1692" w:author="Claus" w:date="2018-12-16T12:15:00Z">
              <w:r w:rsidR="00203507">
                <w:t>n ændring af e</w:t>
              </w:r>
            </w:ins>
            <w:ins w:id="1693" w:author="Claus" w:date="2018-12-19T15:58:00Z">
              <w:r w:rsidR="00E504E3">
                <w:t>-</w:t>
              </w:r>
            </w:ins>
            <w:ins w:id="1694" w:author="Claus" w:date="2018-12-16T12:15:00Z">
              <w:r w:rsidR="00203507">
                <w:t>mail</w:t>
              </w:r>
            </w:ins>
            <w:ins w:id="1695" w:author="Claus" w:date="2018-12-19T15:58:00Z">
              <w:r w:rsidR="00E504E3">
                <w:t>-</w:t>
              </w:r>
            </w:ins>
            <w:ins w:id="1696" w:author="Claus" w:date="2018-12-16T12:15:00Z">
              <w:r w:rsidR="00203507">
                <w:t>adressen</w:t>
              </w:r>
            </w:ins>
            <w:ins w:id="1697" w:author="Claus" w:date="2018-12-16T12:16:00Z">
              <w:r w:rsidR="00203507">
                <w:t xml:space="preserve"> ville være et almindeligt </w:t>
              </w:r>
            </w:ins>
            <w:ins w:id="1698" w:author="Claus" w:date="2018-12-16T12:17:00Z">
              <w:r w:rsidR="00203507">
                <w:t xml:space="preserve">forekommende </w:t>
              </w:r>
            </w:ins>
            <w:ins w:id="1699" w:author="Claus" w:date="2018-12-16T12:16:00Z">
              <w:r w:rsidR="00203507">
                <w:t>brugsmønster.</w:t>
              </w:r>
            </w:ins>
          </w:p>
        </w:tc>
      </w:tr>
      <w:tr w:rsidR="00B94349" w:rsidTr="00AE588F">
        <w:trPr>
          <w:ins w:id="1700" w:author="Claus" w:date="2018-12-15T14:20:00Z"/>
        </w:trPr>
        <w:tc>
          <w:tcPr>
            <w:cnfStyle w:val="001000000000"/>
            <w:tcW w:w="1809" w:type="dxa"/>
          </w:tcPr>
          <w:p w:rsidR="00B94349" w:rsidRDefault="00B94349" w:rsidP="00AE588F">
            <w:pPr>
              <w:rPr>
                <w:ins w:id="1701" w:author="Claus" w:date="2018-12-15T14:20:00Z"/>
              </w:rPr>
            </w:pPr>
            <w:ins w:id="1702" w:author="Claus" w:date="2018-12-15T14:20:00Z">
              <w:r>
                <w:t>Zipcodes</w:t>
              </w:r>
            </w:ins>
          </w:p>
        </w:tc>
        <w:tc>
          <w:tcPr>
            <w:tcW w:w="8077" w:type="dxa"/>
          </w:tcPr>
          <w:p w:rsidR="00B94349" w:rsidRDefault="00B94349" w:rsidP="00AE588F">
            <w:pPr>
              <w:cnfStyle w:val="000000000000"/>
              <w:rPr>
                <w:ins w:id="1703" w:author="Claus" w:date="2018-12-15T14:20:00Z"/>
              </w:rPr>
            </w:pPr>
            <w:ins w:id="1704" w:author="Claus" w:date="2018-12-15T14:20:00Z">
              <w:r>
                <w:t>Lagrer danske postnumre. Da der ik</w:t>
              </w:r>
            </w:ins>
            <w:ins w:id="1705" w:author="Claus" w:date="2018-12-15T14:21:00Z">
              <w:r>
                <w:t>ke må være 2 ens, har vi ladet zip være fremmednøglen i stedet for et autogenereret id.</w:t>
              </w:r>
            </w:ins>
          </w:p>
        </w:tc>
      </w:tr>
      <w:tr w:rsidR="00B94349" w:rsidTr="00AE588F">
        <w:trPr>
          <w:cnfStyle w:val="000000100000"/>
          <w:ins w:id="1706" w:author="Claus" w:date="2018-12-15T14:21:00Z"/>
        </w:trPr>
        <w:tc>
          <w:tcPr>
            <w:cnfStyle w:val="001000000000"/>
            <w:tcW w:w="1809" w:type="dxa"/>
          </w:tcPr>
          <w:p w:rsidR="00B94349" w:rsidRDefault="00B94349" w:rsidP="00AE588F">
            <w:pPr>
              <w:rPr>
                <w:ins w:id="1707" w:author="Claus" w:date="2018-12-15T14:21:00Z"/>
              </w:rPr>
            </w:pPr>
            <w:ins w:id="1708" w:author="Claus" w:date="2018-12-15T14:22:00Z">
              <w:r>
                <w:t>Materials</w:t>
              </w:r>
            </w:ins>
          </w:p>
        </w:tc>
        <w:tc>
          <w:tcPr>
            <w:tcW w:w="8077" w:type="dxa"/>
          </w:tcPr>
          <w:p w:rsidR="00B94349" w:rsidRDefault="00B94349" w:rsidP="00D77EED">
            <w:pPr>
              <w:cnfStyle w:val="000000100000"/>
              <w:rPr>
                <w:ins w:id="1709" w:author="Claus" w:date="2018-12-15T14:30:00Z"/>
              </w:rPr>
            </w:pPr>
            <w:ins w:id="1710" w:author="Claus" w:date="2018-12-15T14:22:00Z">
              <w:r>
                <w:t>Lagrer varer. Fremmednøgle</w:t>
              </w:r>
            </w:ins>
            <w:ins w:id="1711" w:author="Claus" w:date="2018-12-15T14:23:00Z">
              <w:r>
                <w:t>n materialtypeId indikerer hvilken materialetype, materialet har, f.eks. rem, spær, tagrygbelægning, tagfladebelægning.</w:t>
              </w:r>
            </w:ins>
          </w:p>
          <w:p w:rsidR="00D77EED" w:rsidRDefault="00D77EED" w:rsidP="00D77EED">
            <w:pPr>
              <w:cnfStyle w:val="000000100000"/>
              <w:rPr>
                <w:ins w:id="1712" w:author="Claus" w:date="2018-12-15T14:21:00Z"/>
              </w:rPr>
            </w:pPr>
            <w:ins w:id="1713" w:author="Claus" w:date="2018-12-15T14:31:00Z">
              <w:r>
                <w:t>Attributten price har datatypen DECIMAL(6,2), hvilket betyder, at prisen kan gå til 9999</w:t>
              </w:r>
            </w:ins>
            <w:ins w:id="1714" w:author="Claus" w:date="2018-12-15T14:32:00Z">
              <w:r>
                <w:t>,99 – 6 betydende cifre, 2 efter kommaet.</w:t>
              </w:r>
            </w:ins>
          </w:p>
        </w:tc>
      </w:tr>
      <w:tr w:rsidR="00D77EED" w:rsidTr="00AE588F">
        <w:trPr>
          <w:ins w:id="1715" w:author="Claus" w:date="2018-12-15T14:32:00Z"/>
        </w:trPr>
        <w:tc>
          <w:tcPr>
            <w:cnfStyle w:val="001000000000"/>
            <w:tcW w:w="1809" w:type="dxa"/>
          </w:tcPr>
          <w:p w:rsidR="00D77EED" w:rsidRDefault="00D77EED" w:rsidP="00AE588F">
            <w:pPr>
              <w:rPr>
                <w:ins w:id="1716" w:author="Claus" w:date="2018-12-15T14:32:00Z"/>
              </w:rPr>
            </w:pPr>
            <w:ins w:id="1717" w:author="Claus" w:date="2018-12-15T14:32:00Z">
              <w:r>
                <w:t>Materialtypes</w:t>
              </w:r>
            </w:ins>
          </w:p>
        </w:tc>
        <w:tc>
          <w:tcPr>
            <w:tcW w:w="8077" w:type="dxa"/>
          </w:tcPr>
          <w:p w:rsidR="00D77EED" w:rsidRDefault="00D77EED" w:rsidP="00D77EED">
            <w:pPr>
              <w:cnfStyle w:val="000000000000"/>
              <w:rPr>
                <w:ins w:id="1718" w:author="Claus" w:date="2018-12-16T11:33:00Z"/>
              </w:rPr>
            </w:pPr>
            <w:ins w:id="1719" w:author="Claus" w:date="2018-12-15T14:33:00Z">
              <w:r>
                <w:t>Bruges til at inddele materialerne i forskellige typer.</w:t>
              </w:r>
            </w:ins>
          </w:p>
          <w:p w:rsidR="00132F63" w:rsidRDefault="003961D3">
            <w:pPr>
              <w:cnfStyle w:val="000000000000"/>
              <w:rPr>
                <w:ins w:id="1720" w:author="Claus" w:date="2018-12-15T14:32:00Z"/>
              </w:rPr>
              <w:pPrChange w:id="1721" w:author="Claus" w:date="2018-12-16T11:33:00Z">
                <w:pPr>
                  <w:spacing w:after="200" w:line="276" w:lineRule="auto"/>
                  <w:cnfStyle w:val="000000000000"/>
                </w:pPr>
              </w:pPrChange>
            </w:pPr>
            <w:ins w:id="1722" w:author="Claus" w:date="2018-12-16T11:33:00Z">
              <w:r>
                <w:t xml:space="preserve">Tabellen MaterialTypes er nødvendig for at softwaren eksempelvis ved beregning af materialer til tegltag, kan sondre mellem at beregne materialer til tagfladen hhv. </w:t>
              </w:r>
              <w:r>
                <w:lastRenderedPageBreak/>
                <w:t>tagryggen.</w:t>
              </w:r>
            </w:ins>
          </w:p>
        </w:tc>
      </w:tr>
      <w:tr w:rsidR="00D77EED" w:rsidTr="00AE588F">
        <w:trPr>
          <w:cnfStyle w:val="000000100000"/>
          <w:ins w:id="1723" w:author="Claus" w:date="2018-12-15T14:33:00Z"/>
        </w:trPr>
        <w:tc>
          <w:tcPr>
            <w:cnfStyle w:val="001000000000"/>
            <w:tcW w:w="1809" w:type="dxa"/>
          </w:tcPr>
          <w:p w:rsidR="00D77EED" w:rsidRDefault="00D77EED" w:rsidP="00AE588F">
            <w:pPr>
              <w:rPr>
                <w:ins w:id="1724" w:author="Claus" w:date="2018-12-15T14:33:00Z"/>
              </w:rPr>
            </w:pPr>
            <w:ins w:id="1725" w:author="Claus" w:date="2018-12-15T14:33:00Z">
              <w:r>
                <w:lastRenderedPageBreak/>
                <w:t>RooftypeMaterials</w:t>
              </w:r>
            </w:ins>
          </w:p>
        </w:tc>
        <w:tc>
          <w:tcPr>
            <w:tcW w:w="8077" w:type="dxa"/>
          </w:tcPr>
          <w:p w:rsidR="00C17CB4" w:rsidRDefault="00D77EED" w:rsidP="00D77EED">
            <w:pPr>
              <w:cnfStyle w:val="000000100000"/>
              <w:rPr>
                <w:ins w:id="1726" w:author="Claus" w:date="2018-12-15T17:36:00Z"/>
              </w:rPr>
            </w:pPr>
            <w:ins w:id="1727" w:author="Claus" w:date="2018-12-15T14:33:00Z">
              <w:r>
                <w:t xml:space="preserve">Lagrer hvilke materialer </w:t>
              </w:r>
            </w:ins>
            <w:ins w:id="1728" w:author="Claus" w:date="2018-12-15T14:34:00Z">
              <w:r>
                <w:t>der indgår i forskellige tagtyper.</w:t>
              </w:r>
            </w:ins>
            <w:ins w:id="1729" w:author="Claus" w:date="2018-12-15T14:35:00Z">
              <w:r>
                <w:t xml:space="preserve"> </w:t>
              </w:r>
            </w:ins>
            <w:ins w:id="1730" w:author="Claus" w:date="2018-12-15T17:35:00Z">
              <w:r w:rsidR="00C17CB4">
                <w:t>Denne tabel løser n-m relationen mellem Rooftypes og M</w:t>
              </w:r>
            </w:ins>
            <w:ins w:id="1731" w:author="Claus" w:date="2018-12-15T17:36:00Z">
              <w:r w:rsidR="00C17CB4">
                <w:t>a</w:t>
              </w:r>
            </w:ins>
            <w:ins w:id="1732" w:author="Claus" w:date="2018-12-15T17:35:00Z">
              <w:r w:rsidR="00C17CB4">
                <w:t>terials.</w:t>
              </w:r>
            </w:ins>
            <w:ins w:id="1733" w:author="Claus" w:date="2018-12-15T17:36:00Z">
              <w:r w:rsidR="00C17CB4">
                <w:t xml:space="preserve"> </w:t>
              </w:r>
            </w:ins>
          </w:p>
          <w:p w:rsidR="003961D3" w:rsidRDefault="00D77EED" w:rsidP="00EC4CB3">
            <w:pPr>
              <w:cnfStyle w:val="000000100000"/>
              <w:rPr>
                <w:ins w:id="1734" w:author="Claus" w:date="2018-12-15T14:33:00Z"/>
              </w:rPr>
            </w:pPr>
            <w:ins w:id="1735" w:author="Claus" w:date="2018-12-15T14:35:00Z">
              <w:r>
                <w:t>Primærnøglen udgøres af de 2 fremmednøgler; r</w:t>
              </w:r>
            </w:ins>
            <w:ins w:id="1736" w:author="Claus" w:date="2018-12-15T14:36:00Z">
              <w:r>
                <w:t>ooftypeId og materialId. Således kan et materiale kun indgå i en tagtype 1 gang</w:t>
              </w:r>
            </w:ins>
            <w:ins w:id="1737" w:author="Claus" w:date="2018-12-15T14:37:00Z">
              <w:r w:rsidR="009968D2">
                <w:t xml:space="preserve">. De 2 fremmednøgler </w:t>
              </w:r>
            </w:ins>
            <w:ins w:id="1738" w:author="Claus" w:date="2018-12-15T14:39:00Z">
              <w:r w:rsidR="009968D2">
                <w:t>er identificerende relationer.</w:t>
              </w:r>
            </w:ins>
            <w:ins w:id="1739" w:author="Claus" w:date="2018-12-15T15:28:00Z">
              <w:r w:rsidR="00C85FAA">
                <w:t xml:space="preserve"> Tabellen har også reference til MaterialType, se mere om denne relation i afsnittet</w:t>
              </w:r>
            </w:ins>
            <w:ins w:id="1740" w:author="Claus" w:date="2018-12-19T19:47:00Z">
              <w:r w:rsidR="00EC4CB3">
                <w:t xml:space="preserve"> </w:t>
              </w:r>
            </w:ins>
            <w:ins w:id="1741" w:author="Claus" w:date="2018-12-19T19:52:00Z">
              <w:r w:rsidR="00EC4CB3">
                <w:fldChar w:fldCharType="begin"/>
              </w:r>
              <w:r w:rsidR="00EC4CB3">
                <w:instrText xml:space="preserve"> REF _Ref533012413 \w \h </w:instrText>
              </w:r>
            </w:ins>
            <w:r w:rsidR="00EC4CB3">
              <w:fldChar w:fldCharType="separate"/>
            </w:r>
            <w:ins w:id="1742" w:author="Claus" w:date="2018-12-19T19:52:00Z">
              <w:r w:rsidR="00EC4CB3">
                <w:t>7.1.1.2</w:t>
              </w:r>
              <w:r w:rsidR="00EC4CB3">
                <w:fldChar w:fldCharType="end"/>
              </w:r>
              <w:r w:rsidR="00EC4CB3">
                <w:t xml:space="preserve"> </w:t>
              </w:r>
              <w:r w:rsidR="00EC4CB3">
                <w:fldChar w:fldCharType="begin"/>
              </w:r>
              <w:r w:rsidR="00EC4CB3">
                <w:instrText xml:space="preserve"> REF _Ref533012413 \h </w:instrText>
              </w:r>
            </w:ins>
            <w:r w:rsidR="00EC4CB3">
              <w:fldChar w:fldCharType="separate"/>
            </w:r>
            <w:ins w:id="1743" w:author="Claus" w:date="2018-12-19T19:52:00Z">
              <w:r w:rsidR="00EC4CB3">
                <w:t>Tabellen RooftypeMaterials.</w:t>
              </w:r>
              <w:r w:rsidR="00EC4CB3">
                <w:fldChar w:fldCharType="end"/>
              </w:r>
            </w:ins>
          </w:p>
        </w:tc>
      </w:tr>
      <w:tr w:rsidR="00B115C9" w:rsidTr="00AE588F">
        <w:trPr>
          <w:ins w:id="1744" w:author="Claus" w:date="2018-12-15T15:40:00Z"/>
        </w:trPr>
        <w:tc>
          <w:tcPr>
            <w:cnfStyle w:val="001000000000"/>
            <w:tcW w:w="1809" w:type="dxa"/>
          </w:tcPr>
          <w:p w:rsidR="00B115C9" w:rsidRDefault="00B115C9" w:rsidP="00AE588F">
            <w:pPr>
              <w:rPr>
                <w:ins w:id="1745" w:author="Claus" w:date="2018-12-15T15:40:00Z"/>
              </w:rPr>
            </w:pPr>
            <w:ins w:id="1746" w:author="Claus" w:date="2018-12-15T15:40:00Z">
              <w:r>
                <w:t>Rooftypes</w:t>
              </w:r>
            </w:ins>
          </w:p>
        </w:tc>
        <w:tc>
          <w:tcPr>
            <w:tcW w:w="8077" w:type="dxa"/>
          </w:tcPr>
          <w:p w:rsidR="00B115C9" w:rsidRDefault="00B115C9" w:rsidP="00D77EED">
            <w:pPr>
              <w:cnfStyle w:val="000000000000"/>
              <w:rPr>
                <w:ins w:id="1747" w:author="Claus" w:date="2018-12-15T15:40:00Z"/>
              </w:rPr>
            </w:pPr>
            <w:ins w:id="1748" w:author="Claus" w:date="2018-12-15T15:40:00Z">
              <w:r>
                <w:t>Beskriver de tagtyper,</w:t>
              </w:r>
            </w:ins>
            <w:ins w:id="1749" w:author="Claus" w:date="2018-12-15T15:41:00Z">
              <w:r>
                <w:t xml:space="preserve"> der kan vælges, når carport designs.</w:t>
              </w:r>
            </w:ins>
          </w:p>
        </w:tc>
      </w:tr>
      <w:tr w:rsidR="00B115C9" w:rsidTr="00AE588F">
        <w:trPr>
          <w:cnfStyle w:val="000000100000"/>
          <w:ins w:id="1750" w:author="Claus" w:date="2018-12-15T15:41:00Z"/>
        </w:trPr>
        <w:tc>
          <w:tcPr>
            <w:cnfStyle w:val="001000000000"/>
            <w:tcW w:w="1809" w:type="dxa"/>
          </w:tcPr>
          <w:p w:rsidR="00B115C9" w:rsidRDefault="00B115C9" w:rsidP="00AE588F">
            <w:pPr>
              <w:rPr>
                <w:ins w:id="1751" w:author="Claus" w:date="2018-12-15T15:41:00Z"/>
              </w:rPr>
            </w:pPr>
            <w:ins w:id="1752" w:author="Claus" w:date="2018-12-15T15:41:00Z">
              <w:r>
                <w:t>Carportrequests</w:t>
              </w:r>
            </w:ins>
          </w:p>
        </w:tc>
        <w:tc>
          <w:tcPr>
            <w:tcW w:w="8077" w:type="dxa"/>
          </w:tcPr>
          <w:p w:rsidR="00B115C9" w:rsidRDefault="00297FE3" w:rsidP="00D77EED">
            <w:pPr>
              <w:cnfStyle w:val="000000100000"/>
              <w:rPr>
                <w:ins w:id="1753" w:author="Claus" w:date="2018-12-15T15:41:00Z"/>
              </w:rPr>
            </w:pPr>
            <w:ins w:id="1754" w:author="Claus" w:date="2018-12-15T15:41:00Z">
              <w:r>
                <w:t>Lagrer de data der omhandler en forespørgsel på en carport.</w:t>
              </w:r>
            </w:ins>
            <w:ins w:id="1755" w:author="Claus" w:date="2018-12-15T15:43:00Z">
              <w:r>
                <w:t xml:space="preserve"> Valget af tagtype og </w:t>
              </w:r>
            </w:ins>
            <w:ins w:id="1756" w:author="Claus" w:date="2018-12-15T15:44:00Z">
              <w:r>
                <w:t>skur resulterer i referencer til de 2 tabeller; Rooftypes og Sheds.</w:t>
              </w:r>
            </w:ins>
          </w:p>
        </w:tc>
      </w:tr>
      <w:tr w:rsidR="00C17CB4" w:rsidTr="00AE588F">
        <w:trPr>
          <w:ins w:id="1757" w:author="Claus" w:date="2018-12-15T17:30:00Z"/>
        </w:trPr>
        <w:tc>
          <w:tcPr>
            <w:cnfStyle w:val="001000000000"/>
            <w:tcW w:w="1809" w:type="dxa"/>
          </w:tcPr>
          <w:p w:rsidR="00C17CB4" w:rsidRDefault="00C17CB4" w:rsidP="00AE588F">
            <w:pPr>
              <w:rPr>
                <w:ins w:id="1758" w:author="Claus" w:date="2018-12-15T17:30:00Z"/>
              </w:rPr>
            </w:pPr>
            <w:ins w:id="1759" w:author="Claus" w:date="2018-12-15T17:30:00Z">
              <w:r>
                <w:t>Sheds</w:t>
              </w:r>
            </w:ins>
          </w:p>
        </w:tc>
        <w:tc>
          <w:tcPr>
            <w:tcW w:w="8077" w:type="dxa"/>
          </w:tcPr>
          <w:p w:rsidR="00C17CB4" w:rsidRDefault="00C17CB4" w:rsidP="00D77EED">
            <w:pPr>
              <w:cnfStyle w:val="000000000000"/>
              <w:rPr>
                <w:ins w:id="1760" w:author="Claus" w:date="2018-12-15T17:30:00Z"/>
              </w:rPr>
            </w:pPr>
            <w:ins w:id="1761" w:author="Claus" w:date="2018-12-15T17:37:00Z">
              <w:r>
                <w:t>Indtaster kunden dimensioner for et skur, lagres de her. Da et skur er valgfrit, er relationen 0</w:t>
              </w:r>
            </w:ins>
            <w:ins w:id="1762" w:author="Claus" w:date="2018-12-15T17:42:00Z">
              <w:r w:rsidR="00180C87">
                <w:t xml:space="preserve">..1 </w:t>
              </w:r>
            </w:ins>
            <w:ins w:id="1763" w:author="Claus" w:date="2018-12-15T17:41:00Z">
              <w:r w:rsidR="00180C87">
                <w:t>:</w:t>
              </w:r>
            </w:ins>
            <w:ins w:id="1764" w:author="Claus" w:date="2018-12-15T17:42:00Z">
              <w:r w:rsidR="00180C87">
                <w:t xml:space="preserve"> </w:t>
              </w:r>
            </w:ins>
            <w:ins w:id="1765" w:author="Claus" w:date="2018-12-15T17:37:00Z">
              <w:r>
                <w:t>1</w:t>
              </w:r>
            </w:ins>
            <w:ins w:id="1766" w:author="Claus" w:date="2018-12-15T17:42:00Z">
              <w:r w:rsidR="00180C87">
                <w:t xml:space="preserve"> mellem Sheds og Carportrequests.</w:t>
              </w:r>
            </w:ins>
            <w:ins w:id="1767" w:author="Claus" w:date="2018-12-15T17:48:00Z">
              <w:r w:rsidR="0039723C">
                <w:t xml:space="preserve"> Tabellen er oprettet</w:t>
              </w:r>
            </w:ins>
            <w:ins w:id="1768" w:author="Claus" w:date="2018-12-19T16:00:00Z">
              <w:r w:rsidR="0089264D">
                <w:t>,</w:t>
              </w:r>
            </w:ins>
            <w:ins w:id="1769" w:author="Claus" w:date="2018-12-15T17:48:00Z">
              <w:r w:rsidR="0039723C">
                <w:t xml:space="preserve"> fordi alternativet havde været at lade disse attributter være i Carportrequests, med tomme felter hver gang en forespørgsel oprettes uden skur.</w:t>
              </w:r>
            </w:ins>
          </w:p>
        </w:tc>
      </w:tr>
      <w:tr w:rsidR="00C17CB4" w:rsidTr="00AE588F">
        <w:trPr>
          <w:cnfStyle w:val="000000100000"/>
          <w:ins w:id="1770" w:author="Claus" w:date="2018-12-15T17:30:00Z"/>
        </w:trPr>
        <w:tc>
          <w:tcPr>
            <w:cnfStyle w:val="001000000000"/>
            <w:tcW w:w="1809" w:type="dxa"/>
          </w:tcPr>
          <w:p w:rsidR="00C17CB4" w:rsidRDefault="00C17CB4" w:rsidP="00AE588F">
            <w:pPr>
              <w:rPr>
                <w:ins w:id="1771" w:author="Claus" w:date="2018-12-15T17:30:00Z"/>
              </w:rPr>
            </w:pPr>
            <w:ins w:id="1772" w:author="Claus" w:date="2018-12-15T17:30:00Z">
              <w:r>
                <w:t>Remarks</w:t>
              </w:r>
            </w:ins>
          </w:p>
        </w:tc>
        <w:tc>
          <w:tcPr>
            <w:tcW w:w="8077" w:type="dxa"/>
          </w:tcPr>
          <w:p w:rsidR="00132F63" w:rsidRDefault="00180C87">
            <w:pPr>
              <w:cnfStyle w:val="000000100000"/>
              <w:rPr>
                <w:ins w:id="1773" w:author="Claus" w:date="2018-12-15T17:30:00Z"/>
                <w:b/>
                <w:rPrChange w:id="1774" w:author="Claus" w:date="2018-12-17T20:16:00Z">
                  <w:rPr>
                    <w:ins w:id="1775" w:author="Claus" w:date="2018-12-15T17:30:00Z"/>
                  </w:rPr>
                </w:rPrChange>
              </w:rPr>
              <w:pPrChange w:id="1776" w:author="Claus" w:date="2018-12-17T20:16:00Z">
                <w:pPr>
                  <w:spacing w:after="200" w:line="276" w:lineRule="auto"/>
                  <w:cnfStyle w:val="000000100000"/>
                </w:pPr>
              </w:pPrChange>
            </w:pPr>
            <w:ins w:id="1777" w:author="Claus" w:date="2018-12-15T17:42:00Z">
              <w:r>
                <w:t xml:space="preserve">Lagrer </w:t>
              </w:r>
            </w:ins>
            <w:ins w:id="1778" w:author="Claus" w:date="2018-12-17T20:15:00Z">
              <w:r w:rsidR="00F9488D">
                <w:t xml:space="preserve">instruktioner </w:t>
              </w:r>
            </w:ins>
            <w:ins w:id="1779" w:author="Claus" w:date="2018-12-17T20:16:00Z">
              <w:r w:rsidR="00F9488D">
                <w:t>for bygningsdele.</w:t>
              </w:r>
            </w:ins>
          </w:p>
        </w:tc>
      </w:tr>
    </w:tbl>
    <w:p w:rsidR="00132F63" w:rsidRDefault="00132F63">
      <w:pPr>
        <w:rPr>
          <w:ins w:id="1780" w:author="Claus" w:date="2018-12-15T15:28:00Z"/>
        </w:rPr>
        <w:pPrChange w:id="1781" w:author="Claus" w:date="2018-12-15T13:52:00Z">
          <w:pPr>
            <w:pStyle w:val="Overskrift1"/>
          </w:pPr>
        </w:pPrChange>
      </w:pPr>
    </w:p>
    <w:p w:rsidR="00132F63" w:rsidRDefault="00C85FAA">
      <w:pPr>
        <w:pStyle w:val="Overskrift3"/>
        <w:rPr>
          <w:ins w:id="1782" w:author="Claus" w:date="2018-12-14T16:44:00Z"/>
        </w:rPr>
        <w:pPrChange w:id="1783" w:author="Claus" w:date="2018-12-15T15:29:00Z">
          <w:pPr>
            <w:pStyle w:val="Overskrift1"/>
          </w:pPr>
        </w:pPrChange>
      </w:pPr>
      <w:bookmarkStart w:id="1784" w:name="_Toc533018476"/>
      <w:ins w:id="1785" w:author="Claus" w:date="2018-12-15T15:29:00Z">
        <w:r>
          <w:t>Begrænsninger.</w:t>
        </w:r>
      </w:ins>
      <w:bookmarkEnd w:id="1784"/>
    </w:p>
    <w:p w:rsidR="00132F63" w:rsidRDefault="00BF3F20">
      <w:pPr>
        <w:rPr>
          <w:ins w:id="1786" w:author="Claus" w:date="2018-12-15T15:29:00Z"/>
        </w:rPr>
        <w:pPrChange w:id="1787" w:author="Claus" w:date="2018-12-14T15:43:00Z">
          <w:pPr>
            <w:pStyle w:val="Overskrift1"/>
          </w:pPr>
        </w:pPrChange>
      </w:pPr>
      <w:ins w:id="1788" w:author="Claus" w:date="2018-12-14T16:44:00Z">
        <w:r>
          <w:t xml:space="preserve">I databasen er der en række </w:t>
        </w:r>
      </w:ins>
      <w:ins w:id="1789" w:author="Claus" w:date="2018-12-14T16:59:00Z">
        <w:r w:rsidR="00582449">
          <w:t>begrænsninger, ’</w:t>
        </w:r>
      </w:ins>
      <w:ins w:id="1790" w:author="Claus" w:date="2018-12-14T16:44:00Z">
        <w:r>
          <w:t>constraints</w:t>
        </w:r>
      </w:ins>
      <w:ins w:id="1791" w:author="Claus" w:date="2018-12-14T16:59:00Z">
        <w:r w:rsidR="00582449">
          <w:t xml:space="preserve">’, </w:t>
        </w:r>
      </w:ins>
      <w:ins w:id="1792" w:author="Claus" w:date="2018-12-14T16:44:00Z">
        <w:r>
          <w:t>som sikrer</w:t>
        </w:r>
      </w:ins>
      <w:ins w:id="1793" w:author="Claus" w:date="2018-12-19T16:00:00Z">
        <w:r w:rsidR="0089264D">
          <w:t>,</w:t>
        </w:r>
      </w:ins>
      <w:ins w:id="1794" w:author="Claus" w:date="2018-12-14T16:44:00Z">
        <w:r>
          <w:t xml:space="preserve"> at data</w:t>
        </w:r>
      </w:ins>
      <w:ins w:id="1795" w:author="Claus" w:date="2018-12-14T16:45:00Z">
        <w:r>
          <w:t>integriteten overholdes</w:t>
        </w:r>
      </w:ins>
      <w:ins w:id="1796" w:author="Claus" w:date="2018-12-15T12:33:00Z">
        <w:r w:rsidR="00BD4CE3">
          <w:t>.</w:t>
        </w:r>
      </w:ins>
      <w:ins w:id="1797" w:author="Claus" w:date="2018-12-14T16:47:00Z">
        <w:r>
          <w:t xml:space="preserve"> </w:t>
        </w:r>
      </w:ins>
    </w:p>
    <w:p w:rsidR="00132F63" w:rsidRDefault="00C85FAA">
      <w:pPr>
        <w:pStyle w:val="Overskrift4"/>
        <w:rPr>
          <w:ins w:id="1798" w:author="Claus" w:date="2018-12-15T15:29:00Z"/>
        </w:rPr>
        <w:pPrChange w:id="1799" w:author="Claus" w:date="2018-12-15T15:29:00Z">
          <w:pPr>
            <w:pStyle w:val="Overskrift1"/>
          </w:pPr>
        </w:pPrChange>
      </w:pPr>
      <w:ins w:id="1800" w:author="Claus" w:date="2018-12-15T15:29:00Z">
        <w:r>
          <w:t>Tabellen Carportrequests.</w:t>
        </w:r>
      </w:ins>
    </w:p>
    <w:p w:rsidR="00132F63" w:rsidRDefault="00132F63">
      <w:pPr>
        <w:rPr>
          <w:ins w:id="1801" w:author="Claus" w:date="2018-12-14T16:50:00Z"/>
        </w:rPr>
        <w:pPrChange w:id="1802" w:author="Claus" w:date="2018-12-15T15:29:00Z">
          <w:pPr>
            <w:pStyle w:val="Overskrift1"/>
          </w:pPr>
        </w:pPrChange>
      </w:pPr>
    </w:p>
    <w:p w:rsidR="00C25F8E" w:rsidRDefault="00132F63" w:rsidP="00C25F8E">
      <w:pPr>
        <w:keepNext/>
        <w:rPr>
          <w:ins w:id="1803" w:author="Claus" w:date="2018-12-15T12:44:00Z"/>
        </w:rPr>
      </w:pPr>
      <w:ins w:id="1804" w:author="Claus" w:date="2018-12-14T16:58:00Z">
        <w:r>
          <w:rPr>
            <w:noProof/>
            <w:lang w:eastAsia="da-DK"/>
            <w:rPrChange w:id="1805" w:author="Unknown">
              <w:rPr>
                <w:rFonts w:asciiTheme="majorHAnsi" w:eastAsiaTheme="majorEastAsia" w:hAnsiTheme="majorHAnsi" w:cstheme="majorBidi"/>
                <w:b/>
                <w:bCs/>
                <w:noProof/>
                <w:color w:val="365F91" w:themeColor="accent1" w:themeShade="BF"/>
                <w:sz w:val="28"/>
                <w:szCs w:val="28"/>
                <w:lang w:eastAsia="da-DK"/>
              </w:rPr>
            </w:rPrChange>
          </w:rPr>
          <w:drawing>
            <wp:inline distT="0" distB="0" distL="0" distR="0">
              <wp:extent cx="5996763" cy="2498651"/>
              <wp:effectExtent l="19050" t="0" r="3987" b="0"/>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tretch>
                        <a:fillRect/>
                      </a:stretch>
                    </pic:blipFill>
                    <pic:spPr bwMode="auto">
                      <a:xfrm>
                        <a:off x="0" y="0"/>
                        <a:ext cx="6000978" cy="2500407"/>
                      </a:xfrm>
                      <a:prstGeom prst="rect">
                        <a:avLst/>
                      </a:prstGeom>
                      <a:noFill/>
                      <a:ln w="9525">
                        <a:noFill/>
                        <a:miter lim="800000"/>
                        <a:headEnd/>
                        <a:tailEnd/>
                      </a:ln>
                    </pic:spPr>
                  </pic:pic>
                </a:graphicData>
              </a:graphic>
            </wp:inline>
          </w:drawing>
        </w:r>
      </w:ins>
    </w:p>
    <w:p w:rsidR="00132F63" w:rsidRDefault="00C25F8E">
      <w:pPr>
        <w:pStyle w:val="Billedtekst"/>
        <w:rPr>
          <w:ins w:id="1806" w:author="Claus" w:date="2018-12-15T12:33:00Z"/>
        </w:rPr>
        <w:pPrChange w:id="1807" w:author="Claus" w:date="2018-12-15T12:44:00Z">
          <w:pPr/>
        </w:pPrChange>
      </w:pPr>
      <w:ins w:id="1808" w:author="Claus" w:date="2018-12-15T12:44:00Z">
        <w:r>
          <w:t xml:space="preserve">Figur </w:t>
        </w:r>
        <w:r w:rsidR="00B37393">
          <w:fldChar w:fldCharType="begin"/>
        </w:r>
        <w:r>
          <w:instrText xml:space="preserve"> SEQ Figur \* ARABIC </w:instrText>
        </w:r>
      </w:ins>
      <w:r w:rsidR="00B37393">
        <w:fldChar w:fldCharType="separate"/>
      </w:r>
      <w:ins w:id="1809" w:author="Claus" w:date="2018-12-19T12:08:00Z">
        <w:r w:rsidR="00F270DB">
          <w:rPr>
            <w:noProof/>
          </w:rPr>
          <w:t>7</w:t>
        </w:r>
      </w:ins>
      <w:ins w:id="1810" w:author="Claus" w:date="2018-12-15T12:44:00Z">
        <w:r w:rsidR="00B37393">
          <w:fldChar w:fldCharType="end"/>
        </w:r>
        <w:r>
          <w:t xml:space="preserve"> – SQL sætning for oprettelse af tabellen Carportrequests.</w:t>
        </w:r>
      </w:ins>
    </w:p>
    <w:p w:rsidR="00132F63" w:rsidRDefault="00582449">
      <w:pPr>
        <w:rPr>
          <w:ins w:id="1811" w:author="Claus" w:date="2018-12-19T16:13:00Z"/>
        </w:rPr>
        <w:pPrChange w:id="1812" w:author="Claus" w:date="2018-12-14T16:59:00Z">
          <w:pPr>
            <w:pStyle w:val="Overskrift1"/>
          </w:pPr>
        </w:pPrChange>
      </w:pPr>
      <w:ins w:id="1813" w:author="Claus" w:date="2018-12-14T17:01:00Z">
        <w:r>
          <w:t>Begrænsningen fk_Carportrequests_Rooftypes sikrer</w:t>
        </w:r>
      </w:ins>
      <w:ins w:id="1814" w:author="Claus" w:date="2018-12-19T16:00:00Z">
        <w:r w:rsidR="0089264D">
          <w:t>,</w:t>
        </w:r>
      </w:ins>
      <w:ins w:id="1815" w:author="Claus" w:date="2018-12-14T17:01:00Z">
        <w:r>
          <w:t xml:space="preserve"> at hvis en carportforespørgsel peger på en tagtype, så kan tagtypen</w:t>
        </w:r>
      </w:ins>
      <w:ins w:id="1816" w:author="Claus" w:date="2018-12-14T17:02:00Z">
        <w:r>
          <w:t>, dvs. tuplen i Rooftypes,</w:t>
        </w:r>
      </w:ins>
      <w:ins w:id="1817" w:author="Claus" w:date="2018-12-14T17:01:00Z">
        <w:r>
          <w:t xml:space="preserve"> ik</w:t>
        </w:r>
      </w:ins>
      <w:ins w:id="1818" w:author="Claus" w:date="2018-12-14T17:02:00Z">
        <w:r>
          <w:t>ke slettes.</w:t>
        </w:r>
      </w:ins>
      <w:ins w:id="1819" w:author="Claus" w:date="2018-12-14T17:00:00Z">
        <w:r>
          <w:t xml:space="preserve"> </w:t>
        </w:r>
      </w:ins>
    </w:p>
    <w:p w:rsidR="00132F63" w:rsidRDefault="00132F63">
      <w:pPr>
        <w:rPr>
          <w:ins w:id="1820" w:author="Claus" w:date="2018-12-19T16:13:00Z"/>
        </w:rPr>
        <w:pPrChange w:id="1821" w:author="Claus" w:date="2018-12-14T16:59:00Z">
          <w:pPr>
            <w:pStyle w:val="Overskrift1"/>
          </w:pPr>
        </w:pPrChange>
      </w:pPr>
    </w:p>
    <w:p w:rsidR="00132F63" w:rsidRDefault="00132F63">
      <w:pPr>
        <w:rPr>
          <w:ins w:id="1822" w:author="Claus" w:date="2018-12-19T16:13:00Z"/>
        </w:rPr>
        <w:pPrChange w:id="1823" w:author="Claus" w:date="2018-12-14T16:59:00Z">
          <w:pPr>
            <w:pStyle w:val="Overskrift1"/>
          </w:pPr>
        </w:pPrChange>
      </w:pPr>
    </w:p>
    <w:p w:rsidR="00132F63" w:rsidRDefault="00132F63">
      <w:pPr>
        <w:rPr>
          <w:ins w:id="1824" w:author="Claus" w:date="2018-12-19T20:54:00Z"/>
        </w:rPr>
        <w:pPrChange w:id="1825" w:author="Claus" w:date="2018-12-14T16:59:00Z">
          <w:pPr>
            <w:pStyle w:val="Overskrift1"/>
          </w:pPr>
        </w:pPrChange>
      </w:pPr>
    </w:p>
    <w:p w:rsidR="004B5B92" w:rsidRDefault="004B5B92">
      <w:pPr>
        <w:rPr>
          <w:ins w:id="1826" w:author="Claus" w:date="2018-12-14T17:08:00Z"/>
        </w:rPr>
        <w:pPrChange w:id="1827" w:author="Claus" w:date="2018-12-14T16:59:00Z">
          <w:pPr>
            <w:pStyle w:val="Overskrift1"/>
          </w:pPr>
        </w:pPrChange>
      </w:pPr>
    </w:p>
    <w:p w:rsidR="00132F63" w:rsidRDefault="00C85FAA">
      <w:pPr>
        <w:pStyle w:val="Overskrift4"/>
        <w:rPr>
          <w:ins w:id="1828" w:author="Claus" w:date="2018-12-15T15:29:00Z"/>
        </w:rPr>
        <w:pPrChange w:id="1829" w:author="Claus" w:date="2018-12-15T15:30:00Z">
          <w:pPr>
            <w:pStyle w:val="Overskrift1"/>
          </w:pPr>
        </w:pPrChange>
      </w:pPr>
      <w:bookmarkStart w:id="1830" w:name="_Ref533012413"/>
      <w:ins w:id="1831" w:author="Claus" w:date="2018-12-15T15:29:00Z">
        <w:r>
          <w:lastRenderedPageBreak/>
          <w:t>Tabellen RooftypeMaterials.</w:t>
        </w:r>
        <w:bookmarkEnd w:id="1830"/>
      </w:ins>
    </w:p>
    <w:p w:rsidR="00132F63" w:rsidRDefault="00132F63">
      <w:pPr>
        <w:rPr>
          <w:ins w:id="1832" w:author="Claus" w:date="2018-12-14T17:02:00Z"/>
        </w:rPr>
        <w:pPrChange w:id="1833" w:author="Claus" w:date="2018-12-15T15:29:00Z">
          <w:pPr>
            <w:pStyle w:val="Overskrift1"/>
          </w:pPr>
        </w:pPrChange>
      </w:pPr>
    </w:p>
    <w:p w:rsidR="00132F63" w:rsidRDefault="00132F63">
      <w:pPr>
        <w:keepNext/>
        <w:rPr>
          <w:ins w:id="1834" w:author="Claus" w:date="2018-12-15T12:46:00Z"/>
        </w:rPr>
        <w:pPrChange w:id="1835" w:author="Claus" w:date="2018-12-15T12:46:00Z">
          <w:pPr/>
        </w:pPrChange>
      </w:pPr>
      <w:ins w:id="1836" w:author="Claus" w:date="2018-12-14T17:07:00Z">
        <w:r>
          <w:rPr>
            <w:noProof/>
            <w:lang w:eastAsia="da-DK"/>
          </w:rPr>
          <w:drawing>
            <wp:inline distT="0" distB="0" distL="0" distR="0">
              <wp:extent cx="6799826" cy="2957747"/>
              <wp:effectExtent l="19050" t="0" r="1024"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811575" cy="2962858"/>
                      </a:xfrm>
                      <a:prstGeom prst="rect">
                        <a:avLst/>
                      </a:prstGeom>
                      <a:noFill/>
                      <a:ln w="9525">
                        <a:noFill/>
                        <a:miter lim="800000"/>
                        <a:headEnd/>
                        <a:tailEnd/>
                      </a:ln>
                    </pic:spPr>
                  </pic:pic>
                </a:graphicData>
              </a:graphic>
            </wp:inline>
          </w:drawing>
        </w:r>
      </w:ins>
    </w:p>
    <w:p w:rsidR="00132F63" w:rsidRDefault="00C25F8E">
      <w:pPr>
        <w:pStyle w:val="Billedtekst"/>
        <w:rPr>
          <w:ins w:id="1837" w:author="Claus" w:date="2018-12-14T16:59:00Z"/>
        </w:rPr>
        <w:pPrChange w:id="1838" w:author="Claus" w:date="2018-12-15T12:46:00Z">
          <w:pPr>
            <w:pStyle w:val="Overskrift1"/>
          </w:pPr>
        </w:pPrChange>
      </w:pPr>
      <w:ins w:id="1839" w:author="Claus" w:date="2018-12-15T12:46:00Z">
        <w:r>
          <w:t xml:space="preserve">Figur </w:t>
        </w:r>
        <w:r w:rsidR="00B37393">
          <w:fldChar w:fldCharType="begin"/>
        </w:r>
        <w:r>
          <w:instrText xml:space="preserve"> SEQ Figur \* ARABIC </w:instrText>
        </w:r>
      </w:ins>
      <w:r w:rsidR="00B37393">
        <w:fldChar w:fldCharType="separate"/>
      </w:r>
      <w:ins w:id="1840" w:author="Claus" w:date="2018-12-19T12:08:00Z">
        <w:r w:rsidR="00F270DB">
          <w:rPr>
            <w:noProof/>
          </w:rPr>
          <w:t>8</w:t>
        </w:r>
      </w:ins>
      <w:ins w:id="1841" w:author="Claus" w:date="2018-12-15T12:46:00Z">
        <w:r w:rsidR="00B37393">
          <w:fldChar w:fldCharType="end"/>
        </w:r>
        <w:r>
          <w:t xml:space="preserve"> - SQL </w:t>
        </w:r>
        <w:r w:rsidRPr="000544ED">
          <w:t xml:space="preserve">sætning for oprettelse af tabellen </w:t>
        </w:r>
        <w:r>
          <w:t>RooftypeMaterials.</w:t>
        </w:r>
      </w:ins>
    </w:p>
    <w:p w:rsidR="00132F63" w:rsidRDefault="00194AB3">
      <w:pPr>
        <w:rPr>
          <w:ins w:id="1842" w:author="Claus" w:date="2018-12-15T13:28:00Z"/>
        </w:rPr>
        <w:pPrChange w:id="1843" w:author="Claus" w:date="2018-12-15T12:32:00Z">
          <w:pPr>
            <w:pStyle w:val="Overskrift1"/>
          </w:pPr>
        </w:pPrChange>
      </w:pPr>
      <w:ins w:id="1844" w:author="Claus" w:date="2018-12-15T12:48:00Z">
        <w:r>
          <w:t>Begrænsningen</w:t>
        </w:r>
      </w:ins>
      <w:ins w:id="1845" w:author="Claus" w:date="2018-12-15T12:49:00Z">
        <w:r>
          <w:t xml:space="preserve"> fk_RooftypeMaterials_Rooftypes </w:t>
        </w:r>
      </w:ins>
      <w:ins w:id="1846" w:author="Claus" w:date="2018-12-15T13:28:00Z">
        <w:r w:rsidR="008B0BF3">
          <w:t>sørger for</w:t>
        </w:r>
      </w:ins>
      <w:ins w:id="1847" w:author="Claus" w:date="2018-12-19T16:00:00Z">
        <w:r w:rsidR="0089264D">
          <w:t>,</w:t>
        </w:r>
      </w:ins>
      <w:ins w:id="1848" w:author="Claus" w:date="2018-12-15T13:28:00Z">
        <w:r w:rsidR="008B0BF3">
          <w:t xml:space="preserve"> at hvis en tagtype slettes, slettes også informationer om hvilke materialer</w:t>
        </w:r>
      </w:ins>
      <w:ins w:id="1849" w:author="Claus" w:date="2018-12-19T16:00:00Z">
        <w:r w:rsidR="0089264D">
          <w:t>,</w:t>
        </w:r>
      </w:ins>
      <w:ins w:id="1850" w:author="Claus" w:date="2018-12-15T13:28:00Z">
        <w:r w:rsidR="008B0BF3">
          <w:t xml:space="preserve"> der indgik i den.</w:t>
        </w:r>
      </w:ins>
    </w:p>
    <w:p w:rsidR="00132F63" w:rsidRDefault="008B0BF3">
      <w:pPr>
        <w:rPr>
          <w:ins w:id="1851" w:author="Claus" w:date="2018-12-15T17:55:00Z"/>
        </w:rPr>
        <w:pPrChange w:id="1852" w:author="Claus" w:date="2018-12-15T12:32:00Z">
          <w:pPr>
            <w:pStyle w:val="Overskrift1"/>
          </w:pPr>
        </w:pPrChange>
      </w:pPr>
      <w:ins w:id="1853" w:author="Claus" w:date="2018-12-15T13:28:00Z">
        <w:r>
          <w:t>Begrænsningen fk</w:t>
        </w:r>
      </w:ins>
      <w:ins w:id="1854" w:author="Claus" w:date="2018-12-15T13:29:00Z">
        <w:r>
          <w:t>_RooftypeMaterials_Materialtypes</w:t>
        </w:r>
      </w:ins>
      <w:ins w:id="1855" w:author="Claus" w:date="2018-12-15T13:34:00Z">
        <w:r>
          <w:t xml:space="preserve"> sørger for</w:t>
        </w:r>
      </w:ins>
      <w:ins w:id="1856" w:author="Claus" w:date="2018-12-19T16:01:00Z">
        <w:r w:rsidR="0089264D">
          <w:t>,</w:t>
        </w:r>
      </w:ins>
      <w:ins w:id="1857" w:author="Claus" w:date="2018-12-15T13:34:00Z">
        <w:r>
          <w:t xml:space="preserve"> at hvis en materialetype slettes, så slettes også informationen om, at </w:t>
        </w:r>
      </w:ins>
      <w:ins w:id="1858" w:author="Claus" w:date="2018-12-15T13:35:00Z">
        <w:r>
          <w:t xml:space="preserve">materialetypen indgik i tagtypen. </w:t>
        </w:r>
      </w:ins>
      <w:ins w:id="1859" w:author="Claus" w:date="2018-12-15T15:32:00Z">
        <w:r w:rsidR="00B115C9">
          <w:t xml:space="preserve">Denne relation er reelt overflødig, da en materialetype kan fås gennem relationen til Materials-tabellen. Tanken med denne relation var at implementere en begrænsning i databasen, så </w:t>
        </w:r>
      </w:ins>
      <w:ins w:id="1860" w:author="Claus" w:date="2018-12-15T15:33:00Z">
        <w:r w:rsidR="00B115C9">
          <w:t>vi undgik at kunne lægge røde tegl på sorte tegltag</w:t>
        </w:r>
      </w:ins>
      <w:ins w:id="1861" w:author="Claus" w:date="2018-12-15T15:39:00Z">
        <w:r w:rsidR="00B115C9">
          <w:t>e</w:t>
        </w:r>
      </w:ins>
      <w:ins w:id="1862" w:author="Claus" w:date="2018-12-15T15:36:00Z">
        <w:r w:rsidR="00B115C9">
          <w:t xml:space="preserve"> ved at lade denne relation indgå i primærnøglen, se udkommenteret linje i figur 8. </w:t>
        </w:r>
      </w:ins>
      <w:ins w:id="1863" w:author="Claus" w:date="2018-12-15T15:38:00Z">
        <w:r w:rsidR="00B115C9">
          <w:t xml:space="preserve">Men da flade </w:t>
        </w:r>
      </w:ins>
      <w:ins w:id="1864" w:author="Claus" w:date="2018-12-15T15:39:00Z">
        <w:r w:rsidR="00B115C9">
          <w:t>tage har flere varer af samme type</w:t>
        </w:r>
      </w:ins>
      <w:ins w:id="1865" w:author="Claus" w:date="2018-12-15T17:29:00Z">
        <w:r w:rsidR="00C17CB4">
          <w:t>, f.eks. plastic tag i flere længder</w:t>
        </w:r>
      </w:ins>
      <w:ins w:id="1866" w:author="Claus" w:date="2018-12-15T15:39:00Z">
        <w:r w:rsidR="00B115C9">
          <w:t>, duer denne kombination ikke. Begrænsningen må implementeres i softwaren.</w:t>
        </w:r>
      </w:ins>
    </w:p>
    <w:p w:rsidR="00132F63" w:rsidRDefault="008C018D">
      <w:pPr>
        <w:pStyle w:val="Overskrift4"/>
        <w:rPr>
          <w:ins w:id="1867" w:author="Claus" w:date="2018-12-15T17:56:00Z"/>
        </w:rPr>
        <w:pPrChange w:id="1868" w:author="Claus" w:date="2018-12-15T17:56:00Z">
          <w:pPr>
            <w:pStyle w:val="Overskrift1"/>
          </w:pPr>
        </w:pPrChange>
      </w:pPr>
      <w:ins w:id="1869" w:author="Claus" w:date="2018-12-15T17:55:00Z">
        <w:r>
          <w:t>Tabellen Users.</w:t>
        </w:r>
      </w:ins>
    </w:p>
    <w:p w:rsidR="00132F63" w:rsidRDefault="00132F63">
      <w:pPr>
        <w:rPr>
          <w:ins w:id="1870" w:author="Claus" w:date="2018-12-15T17:53:00Z"/>
        </w:rPr>
        <w:pPrChange w:id="1871" w:author="Claus" w:date="2018-12-15T17:56:00Z">
          <w:pPr>
            <w:pStyle w:val="Overskrift1"/>
          </w:pPr>
        </w:pPrChange>
      </w:pPr>
    </w:p>
    <w:p w:rsidR="00132F63" w:rsidRDefault="00132F63">
      <w:pPr>
        <w:keepNext/>
        <w:rPr>
          <w:ins w:id="1872" w:author="Claus" w:date="2018-12-15T17:54:00Z"/>
        </w:rPr>
        <w:pPrChange w:id="1873" w:author="Claus" w:date="2018-12-15T17:54:00Z">
          <w:pPr/>
        </w:pPrChange>
      </w:pPr>
      <w:ins w:id="1874" w:author="Claus" w:date="2018-12-15T17:55:00Z">
        <w:r>
          <w:rPr>
            <w:noProof/>
            <w:lang w:eastAsia="da-DK"/>
          </w:rPr>
          <w:drawing>
            <wp:inline distT="0" distB="0" distL="0" distR="0">
              <wp:extent cx="5226030" cy="1684716"/>
              <wp:effectExtent l="1905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44229" cy="1690583"/>
                      </a:xfrm>
                      <a:prstGeom prst="rect">
                        <a:avLst/>
                      </a:prstGeom>
                      <a:noFill/>
                      <a:ln w="9525">
                        <a:noFill/>
                        <a:miter lim="800000"/>
                        <a:headEnd/>
                        <a:tailEnd/>
                      </a:ln>
                    </pic:spPr>
                  </pic:pic>
                </a:graphicData>
              </a:graphic>
            </wp:inline>
          </w:drawing>
        </w:r>
        <w:r w:rsidR="008C018D">
          <w:rPr>
            <w:noProof/>
            <w:lang w:eastAsia="da-DK"/>
          </w:rPr>
          <w:t xml:space="preserve"> </w:t>
        </w:r>
      </w:ins>
    </w:p>
    <w:p w:rsidR="00132F63" w:rsidRDefault="008C018D">
      <w:pPr>
        <w:pStyle w:val="Billedtekst"/>
        <w:rPr>
          <w:ins w:id="1875" w:author="Claus" w:date="2018-12-15T13:43:00Z"/>
        </w:rPr>
        <w:pPrChange w:id="1876" w:author="Claus" w:date="2018-12-15T17:54:00Z">
          <w:pPr>
            <w:pStyle w:val="Overskrift1"/>
          </w:pPr>
        </w:pPrChange>
      </w:pPr>
      <w:ins w:id="1877" w:author="Claus" w:date="2018-12-15T17:54:00Z">
        <w:r>
          <w:t xml:space="preserve">Figur </w:t>
        </w:r>
        <w:r w:rsidR="00B37393">
          <w:fldChar w:fldCharType="begin"/>
        </w:r>
        <w:r>
          <w:instrText xml:space="preserve"> SEQ Figur \* ARABIC </w:instrText>
        </w:r>
      </w:ins>
      <w:r w:rsidR="00B37393">
        <w:fldChar w:fldCharType="separate"/>
      </w:r>
      <w:ins w:id="1878" w:author="Claus" w:date="2018-12-19T12:08:00Z">
        <w:r w:rsidR="00F270DB">
          <w:rPr>
            <w:noProof/>
          </w:rPr>
          <w:t>9</w:t>
        </w:r>
      </w:ins>
      <w:ins w:id="1879" w:author="Claus" w:date="2018-12-15T17:54:00Z">
        <w:r w:rsidR="00B37393">
          <w:fldChar w:fldCharType="end"/>
        </w:r>
        <w:r>
          <w:t xml:space="preserve"> - </w:t>
        </w:r>
        <w:r w:rsidRPr="00A65281">
          <w:t xml:space="preserve">SQL sætning for oprettelse af tabellen </w:t>
        </w:r>
        <w:r>
          <w:t>Users</w:t>
        </w:r>
      </w:ins>
    </w:p>
    <w:p w:rsidR="00132F63" w:rsidRDefault="00393F7A">
      <w:pPr>
        <w:rPr>
          <w:ins w:id="1880" w:author="Claus" w:date="2018-12-16T11:29:00Z"/>
        </w:rPr>
        <w:pPrChange w:id="1881" w:author="Claus" w:date="2018-12-15T12:32:00Z">
          <w:pPr>
            <w:pStyle w:val="Overskrift1"/>
          </w:pPr>
        </w:pPrChange>
      </w:pPr>
      <w:ins w:id="1882" w:author="Claus" w:date="2018-12-15T18:09:00Z">
        <w:r>
          <w:t>Begrænsningen fk_Users_Zipcodes sørger for</w:t>
        </w:r>
      </w:ins>
      <w:ins w:id="1883" w:author="Claus" w:date="2018-12-19T16:01:00Z">
        <w:r w:rsidR="0089264D">
          <w:t>,</w:t>
        </w:r>
      </w:ins>
      <w:ins w:id="1884" w:author="Claus" w:date="2018-12-15T18:09:00Z">
        <w:r>
          <w:t xml:space="preserve"> at postnumre i brug i Users ikke slettes. I virkeligheden er der sjældent brug for at slette postnumre.</w:t>
        </w:r>
      </w:ins>
    </w:p>
    <w:p w:rsidR="00132F63" w:rsidRDefault="00AE70F2" w:rsidP="00AE70F2">
      <w:pPr>
        <w:pStyle w:val="Overskrift2"/>
        <w:rPr>
          <w:ins w:id="1885" w:author="Claus" w:date="2018-12-15T14:29:00Z"/>
        </w:rPr>
        <w:pPrChange w:id="1886" w:author="Claus" w:date="2018-12-19T20:07:00Z">
          <w:pPr>
            <w:pStyle w:val="Overskrift1"/>
          </w:pPr>
        </w:pPrChange>
      </w:pPr>
      <w:bookmarkStart w:id="1887" w:name="_Toc533018477"/>
      <w:ins w:id="1888" w:author="Claus" w:date="2018-12-19T20:07:00Z">
        <w:r>
          <w:lastRenderedPageBreak/>
          <w:t>Videre optimering.</w:t>
        </w:r>
      </w:ins>
      <w:bookmarkEnd w:id="1887"/>
    </w:p>
    <w:p w:rsidR="00132F63" w:rsidRDefault="005541B5">
      <w:pPr>
        <w:rPr>
          <w:ins w:id="1889" w:author="Claus" w:date="2018-12-16T11:31:00Z"/>
        </w:rPr>
        <w:pPrChange w:id="1890" w:author="Claus" w:date="2018-12-15T12:32:00Z">
          <w:pPr>
            <w:pStyle w:val="Overskrift1"/>
          </w:pPr>
        </w:pPrChange>
      </w:pPr>
      <w:ins w:id="1891" w:author="Claus" w:date="2018-12-15T14:29:00Z">
        <w:r>
          <w:t xml:space="preserve">Attributten length angiver </w:t>
        </w:r>
      </w:ins>
      <w:ins w:id="1892" w:author="Claus" w:date="2018-12-19T20:07:00Z">
        <w:r w:rsidR="00AE70F2">
          <w:t>varens/materialets</w:t>
        </w:r>
      </w:ins>
      <w:ins w:id="1893" w:author="Claus" w:date="2018-12-15T14:29:00Z">
        <w:r>
          <w:t xml:space="preserve"> længde. Da ikke alle varer har længder, kan det diskuteres</w:t>
        </w:r>
      </w:ins>
      <w:ins w:id="1894" w:author="Claus" w:date="2018-12-19T16:03:00Z">
        <w:r w:rsidR="0089264D">
          <w:t>,</w:t>
        </w:r>
      </w:ins>
      <w:ins w:id="1895" w:author="Claus" w:date="2018-12-15T14:29:00Z">
        <w:r>
          <w:t xml:space="preserve"> om denne tabel er normaliseret tilstrækkeligt, da mange varer blot har nulls i denne kolonne.</w:t>
        </w:r>
      </w:ins>
      <w:ins w:id="1896" w:author="Claus" w:date="2018-12-15T18:23:00Z">
        <w:r w:rsidR="00EE3BBC">
          <w:t xml:space="preserve"> Vi har tidligere haft en tabel i databasen for håndtering af netop dette</w:t>
        </w:r>
      </w:ins>
      <w:ins w:id="1897" w:author="Claus" w:date="2018-12-16T12:17:00Z">
        <w:r w:rsidR="005E2626">
          <w:t>, d</w:t>
        </w:r>
      </w:ins>
      <w:ins w:id="1898" w:author="Claus" w:date="2018-12-16T11:30:00Z">
        <w:r w:rsidR="003961D3">
          <w:t>og har vi</w:t>
        </w:r>
      </w:ins>
      <w:ins w:id="1899" w:author="Claus" w:date="2018-12-16T11:31:00Z">
        <w:r w:rsidR="003961D3">
          <w:t>, pga. manglende tid,</w:t>
        </w:r>
      </w:ins>
      <w:ins w:id="1900" w:author="Claus" w:date="2018-12-16T11:30:00Z">
        <w:r w:rsidR="003961D3">
          <w:t xml:space="preserve"> tilbagerullet så der er en vare for hver længde den findes i. </w:t>
        </w:r>
      </w:ins>
    </w:p>
    <w:p w:rsidR="00132F63" w:rsidRDefault="00132F63">
      <w:pPr>
        <w:keepNext/>
        <w:rPr>
          <w:ins w:id="1901" w:author="Claus" w:date="2018-12-16T11:32:00Z"/>
        </w:rPr>
        <w:pPrChange w:id="1902" w:author="Claus" w:date="2018-12-16T11:32:00Z">
          <w:pPr/>
        </w:pPrChange>
      </w:pPr>
      <w:ins w:id="1903" w:author="Claus" w:date="2018-12-16T11:31:00Z">
        <w:r>
          <w:rPr>
            <w:noProof/>
            <w:lang w:eastAsia="da-DK"/>
          </w:rPr>
          <w:drawing>
            <wp:inline distT="0" distB="0" distL="0" distR="0">
              <wp:extent cx="4744529" cy="3715500"/>
              <wp:effectExtent l="19050" t="0" r="0" b="0"/>
              <wp:docPr id="5" name="Billede 4" descr="13-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1-2018.PNG"/>
                      <pic:cNvPicPr/>
                    </pic:nvPicPr>
                    <pic:blipFill>
                      <a:blip r:embed="rId18" cstate="print"/>
                      <a:stretch>
                        <a:fillRect/>
                      </a:stretch>
                    </pic:blipFill>
                    <pic:spPr>
                      <a:xfrm>
                        <a:off x="0" y="0"/>
                        <a:ext cx="4747554" cy="3717869"/>
                      </a:xfrm>
                      <a:prstGeom prst="rect">
                        <a:avLst/>
                      </a:prstGeom>
                    </pic:spPr>
                  </pic:pic>
                </a:graphicData>
              </a:graphic>
            </wp:inline>
          </w:drawing>
        </w:r>
      </w:ins>
    </w:p>
    <w:p w:rsidR="00132F63" w:rsidRDefault="003961D3">
      <w:pPr>
        <w:pStyle w:val="Billedtekst"/>
        <w:rPr>
          <w:ins w:id="1904" w:author="Claus" w:date="2018-12-15T14:29:00Z"/>
        </w:rPr>
        <w:pPrChange w:id="1905" w:author="Claus" w:date="2018-12-16T11:32:00Z">
          <w:pPr>
            <w:pStyle w:val="Overskrift1"/>
          </w:pPr>
        </w:pPrChange>
      </w:pPr>
      <w:ins w:id="1906" w:author="Claus" w:date="2018-12-16T11:32:00Z">
        <w:r>
          <w:t xml:space="preserve">Figur </w:t>
        </w:r>
        <w:r w:rsidR="00B37393">
          <w:fldChar w:fldCharType="begin"/>
        </w:r>
        <w:r>
          <w:instrText xml:space="preserve"> SEQ Figur \* ARABIC </w:instrText>
        </w:r>
      </w:ins>
      <w:r w:rsidR="00B37393">
        <w:fldChar w:fldCharType="separate"/>
      </w:r>
      <w:ins w:id="1907" w:author="Claus" w:date="2018-12-19T12:08:00Z">
        <w:r w:rsidR="00F270DB">
          <w:rPr>
            <w:noProof/>
          </w:rPr>
          <w:t>10</w:t>
        </w:r>
      </w:ins>
      <w:ins w:id="1908" w:author="Claus" w:date="2018-12-16T11:32:00Z">
        <w:r w:rsidR="00B37393">
          <w:fldChar w:fldCharType="end"/>
        </w:r>
        <w:r>
          <w:t xml:space="preserve"> - Databasen med tabeller for varers dimensioner.</w:t>
        </w:r>
      </w:ins>
    </w:p>
    <w:p w:rsidR="00AB2C0A" w:rsidRDefault="00197D57" w:rsidP="00197D57">
      <w:pPr>
        <w:pStyle w:val="Overskrift1"/>
        <w:rPr>
          <w:ins w:id="1909" w:author="Claus" w:date="2018-12-18T18:47:00Z"/>
        </w:rPr>
      </w:pPr>
      <w:bookmarkStart w:id="1910" w:name="_Toc533018478"/>
      <w:ins w:id="1911" w:author="Claus" w:date="2018-12-18T18:46:00Z">
        <w:r>
          <w:t>Navigationsdiagram</w:t>
        </w:r>
      </w:ins>
      <w:bookmarkEnd w:id="1910"/>
    </w:p>
    <w:p w:rsidR="00197D57" w:rsidRDefault="00197D57" w:rsidP="00197D57">
      <w:pPr>
        <w:rPr>
          <w:ins w:id="1912" w:author="Claus" w:date="2018-12-18T18:47:00Z"/>
          <w:lang w:eastAsia="da-DK"/>
        </w:rPr>
      </w:pPr>
      <w:ins w:id="1913" w:author="Claus" w:date="2018-12-18T18:47:00Z">
        <w:r>
          <w:rPr>
            <w:lang w:eastAsia="da-DK"/>
          </w:rPr>
          <w:t>Webapplikationen består af en navigationsbar på alle sider. Fra den vil der være forskellige muligheder for navigation afhængig af</w:t>
        </w:r>
      </w:ins>
      <w:ins w:id="1914" w:author="Claus" w:date="2018-12-19T16:03:00Z">
        <w:r w:rsidR="0089264D">
          <w:rPr>
            <w:lang w:eastAsia="da-DK"/>
          </w:rPr>
          <w:t>,</w:t>
        </w:r>
      </w:ins>
      <w:ins w:id="1915" w:author="Claus" w:date="2018-12-18T18:47:00Z">
        <w:r>
          <w:rPr>
            <w:lang w:eastAsia="da-DK"/>
          </w:rPr>
          <w:t xml:space="preserve"> om man er logget ind samt med hvilken rank.</w:t>
        </w:r>
      </w:ins>
    </w:p>
    <w:p w:rsidR="00197D57" w:rsidRDefault="00197D57" w:rsidP="00197D57">
      <w:pPr>
        <w:rPr>
          <w:ins w:id="1916" w:author="Claus" w:date="2018-12-18T18:51:00Z"/>
          <w:lang w:eastAsia="da-DK"/>
        </w:rPr>
      </w:pPr>
      <w:ins w:id="1917" w:author="Claus" w:date="2018-12-18T18:48:00Z">
        <w:r>
          <w:rPr>
            <w:lang w:eastAsia="da-DK"/>
          </w:rPr>
          <w:t>Der er således områder</w:t>
        </w:r>
      </w:ins>
      <w:ins w:id="1918" w:author="Claus" w:date="2018-12-19T16:03:00Z">
        <w:r w:rsidR="0089264D">
          <w:rPr>
            <w:lang w:eastAsia="da-DK"/>
          </w:rPr>
          <w:t>,</w:t>
        </w:r>
      </w:ins>
      <w:ins w:id="1919" w:author="Claus" w:date="2018-12-18T18:48:00Z">
        <w:r>
          <w:rPr>
            <w:lang w:eastAsia="da-DK"/>
          </w:rPr>
          <w:t xml:space="preserve"> der kun kan benyttes, hvis man er logget ind</w:t>
        </w:r>
      </w:ins>
      <w:ins w:id="1920" w:author="Claus" w:date="2018-12-18T18:50:00Z">
        <w:r>
          <w:rPr>
            <w:lang w:eastAsia="da-DK"/>
          </w:rPr>
          <w:t>, se det blå felt i figur 11. Har man administrative rettigheder, kan man også nå siderne i det røde felt.</w:t>
        </w:r>
      </w:ins>
      <w:ins w:id="1921" w:author="Claus" w:date="2018-12-18T18:51:00Z">
        <w:r>
          <w:rPr>
            <w:lang w:eastAsia="da-DK"/>
          </w:rPr>
          <w:t xml:space="preserve"> Sider i det hvide område kan tilgås af alle.</w:t>
        </w:r>
      </w:ins>
    </w:p>
    <w:p w:rsidR="00197D57" w:rsidRDefault="00197D57" w:rsidP="00197D57">
      <w:pPr>
        <w:rPr>
          <w:ins w:id="1922" w:author="Claus" w:date="2018-12-18T18:47:00Z"/>
          <w:lang w:eastAsia="da-DK"/>
        </w:rPr>
      </w:pPr>
    </w:p>
    <w:p w:rsidR="00132F63" w:rsidRDefault="00132F63">
      <w:pPr>
        <w:keepNext/>
        <w:rPr>
          <w:ins w:id="1923" w:author="Claus" w:date="2018-12-18T19:32:00Z"/>
        </w:rPr>
        <w:pPrChange w:id="1924" w:author="Claus" w:date="2018-12-18T19:32:00Z">
          <w:pPr/>
        </w:pPrChange>
      </w:pPr>
      <w:ins w:id="1925" w:author="Claus" w:date="2018-12-18T18:47:00Z">
        <w:r>
          <w:rPr>
            <w:noProof/>
            <w:lang w:eastAsia="da-DK"/>
          </w:rPr>
          <w:lastRenderedPageBreak/>
          <w:drawing>
            <wp:inline distT="0" distB="0" distL="0" distR="0">
              <wp:extent cx="6120130" cy="2470785"/>
              <wp:effectExtent l="0" t="0" r="0" b="571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6120130" cy="2470785"/>
                      </a:xfrm>
                      <a:prstGeom prst="rect">
                        <a:avLst/>
                      </a:prstGeom>
                    </pic:spPr>
                  </pic:pic>
                </a:graphicData>
              </a:graphic>
            </wp:inline>
          </w:drawing>
        </w:r>
      </w:ins>
    </w:p>
    <w:p w:rsidR="00132F63" w:rsidRDefault="00EA3E74">
      <w:pPr>
        <w:pStyle w:val="Billedtekst"/>
        <w:rPr>
          <w:ins w:id="1926" w:author="Claus" w:date="2018-12-18T18:47:00Z"/>
          <w:lang w:eastAsia="da-DK"/>
        </w:rPr>
        <w:pPrChange w:id="1927" w:author="Claus" w:date="2018-12-18T19:32:00Z">
          <w:pPr/>
        </w:pPrChange>
      </w:pPr>
      <w:ins w:id="1928" w:author="Claus" w:date="2018-12-18T19:32:00Z">
        <w:r>
          <w:t xml:space="preserve">Figur </w:t>
        </w:r>
        <w:r w:rsidR="00B37393">
          <w:fldChar w:fldCharType="begin"/>
        </w:r>
        <w:r>
          <w:instrText xml:space="preserve"> SEQ Figur \* ARABIC </w:instrText>
        </w:r>
      </w:ins>
      <w:r w:rsidR="00B37393">
        <w:fldChar w:fldCharType="separate"/>
      </w:r>
      <w:ins w:id="1929" w:author="Claus" w:date="2018-12-19T12:08:00Z">
        <w:r w:rsidR="00F270DB">
          <w:rPr>
            <w:noProof/>
          </w:rPr>
          <w:t>11</w:t>
        </w:r>
      </w:ins>
      <w:ins w:id="1930" w:author="Claus" w:date="2018-12-18T19:32:00Z">
        <w:r w:rsidR="00B37393">
          <w:fldChar w:fldCharType="end"/>
        </w:r>
        <w:r>
          <w:t xml:space="preserve"> - Navigationsdiagram med opdelte brugerområder.</w:t>
        </w:r>
      </w:ins>
    </w:p>
    <w:p w:rsidR="00197D57" w:rsidRDefault="007803A6" w:rsidP="00197D57">
      <w:pPr>
        <w:rPr>
          <w:ins w:id="1931" w:author="Claus" w:date="2018-12-18T19:45:00Z"/>
          <w:lang w:eastAsia="da-DK"/>
        </w:rPr>
      </w:pPr>
      <w:ins w:id="1932" w:author="Claus" w:date="2018-12-18T19:44:00Z">
        <w:r>
          <w:rPr>
            <w:lang w:eastAsia="da-DK"/>
          </w:rPr>
          <w:t>Navigationen er implementeret med FrontController pattern, som en central servlet</w:t>
        </w:r>
      </w:ins>
      <w:ins w:id="1933" w:author="Claus" w:date="2018-12-19T16:04:00Z">
        <w:r w:rsidR="0089264D">
          <w:rPr>
            <w:lang w:eastAsia="da-DK"/>
          </w:rPr>
          <w:t>,</w:t>
        </w:r>
      </w:ins>
      <w:ins w:id="1934" w:author="Claus" w:date="2018-12-18T19:44:00Z">
        <w:r>
          <w:rPr>
            <w:lang w:eastAsia="da-DK"/>
          </w:rPr>
          <w:t xml:space="preserve"> der</w:t>
        </w:r>
      </w:ins>
      <w:ins w:id="1935" w:author="Claus" w:date="2018-12-18T19:47:00Z">
        <w:r>
          <w:rPr>
            <w:lang w:eastAsia="da-DK"/>
          </w:rPr>
          <w:t xml:space="preserve"> håndterer alle requests og</w:t>
        </w:r>
      </w:ins>
      <w:ins w:id="1936" w:author="Claus" w:date="2018-12-18T20:07:00Z">
        <w:r w:rsidR="00364FF1">
          <w:rPr>
            <w:lang w:eastAsia="da-DK"/>
          </w:rPr>
          <w:t>,</w:t>
        </w:r>
      </w:ins>
      <w:ins w:id="1937" w:author="Claus" w:date="2018-12-18T19:47:00Z">
        <w:r>
          <w:rPr>
            <w:lang w:eastAsia="da-DK"/>
          </w:rPr>
          <w:t xml:space="preserve"> baseret </w:t>
        </w:r>
      </w:ins>
      <w:ins w:id="1938" w:author="Claus" w:date="2018-12-18T19:44:00Z">
        <w:r>
          <w:rPr>
            <w:lang w:eastAsia="da-DK"/>
          </w:rPr>
          <w:t xml:space="preserve">værdien af parameteren </w:t>
        </w:r>
      </w:ins>
      <w:ins w:id="1939" w:author="Claus" w:date="2018-12-18T19:45:00Z">
        <w:r>
          <w:rPr>
            <w:lang w:eastAsia="da-DK"/>
          </w:rPr>
          <w:t>’command’, kalder et korresponderende Command-objekt’s execute()-metode. Command-objektet har ansvaret for at kalde de lavere liggende lag for at udføre sin opgave og derefter for at returnere den korrekte side til brugeren.</w:t>
        </w:r>
      </w:ins>
    </w:p>
    <w:p w:rsidR="00132F63" w:rsidRDefault="00132F63">
      <w:pPr>
        <w:keepNext/>
        <w:rPr>
          <w:ins w:id="1940" w:author="Claus" w:date="2018-12-18T19:46:00Z"/>
        </w:rPr>
        <w:pPrChange w:id="1941" w:author="Claus" w:date="2018-12-18T19:46:00Z">
          <w:pPr/>
        </w:pPrChange>
      </w:pPr>
      <w:ins w:id="1942" w:author="Claus" w:date="2018-12-18T19:46:00Z">
        <w:r>
          <w:rPr>
            <w:noProof/>
            <w:lang w:eastAsia="da-DK"/>
          </w:rPr>
          <w:drawing>
            <wp:inline distT="0" distB="0" distL="0" distR="0">
              <wp:extent cx="4260342" cy="2494483"/>
              <wp:effectExtent l="19050" t="0" r="6858" b="0"/>
              <wp:docPr id="15" name="Billede 3" descr="https://cdncontribute.geeksforgeeks.org/wp-content/uploads/uml-front-controller-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uml-front-controller-design-pattern.png"/>
                      <pic:cNvPicPr>
                        <a:picLocks noChangeAspect="1" noChangeArrowheads="1"/>
                      </pic:cNvPicPr>
                    </pic:nvPicPr>
                    <pic:blipFill>
                      <a:blip r:embed="rId20"/>
                      <a:srcRect/>
                      <a:stretch>
                        <a:fillRect/>
                      </a:stretch>
                    </pic:blipFill>
                    <pic:spPr bwMode="auto">
                      <a:xfrm>
                        <a:off x="0" y="0"/>
                        <a:ext cx="4264333" cy="2496820"/>
                      </a:xfrm>
                      <a:prstGeom prst="rect">
                        <a:avLst/>
                      </a:prstGeom>
                      <a:noFill/>
                      <a:ln w="9525">
                        <a:noFill/>
                        <a:miter lim="800000"/>
                        <a:headEnd/>
                        <a:tailEnd/>
                      </a:ln>
                    </pic:spPr>
                  </pic:pic>
                </a:graphicData>
              </a:graphic>
            </wp:inline>
          </w:drawing>
        </w:r>
      </w:ins>
    </w:p>
    <w:p w:rsidR="00132F63" w:rsidRDefault="00B37393">
      <w:pPr>
        <w:pStyle w:val="Billedtekst"/>
        <w:rPr>
          <w:ins w:id="1943" w:author="Claus" w:date="2018-12-18T19:46:00Z"/>
          <w:lang w:val="en-US"/>
          <w:rPrChange w:id="1944" w:author="Claus" w:date="2018-12-18T19:46:00Z">
            <w:rPr>
              <w:ins w:id="1945" w:author="Claus" w:date="2018-12-18T19:46:00Z"/>
            </w:rPr>
          </w:rPrChange>
        </w:rPr>
        <w:pPrChange w:id="1946" w:author="Claus" w:date="2018-12-18T19:46:00Z">
          <w:pPr/>
        </w:pPrChange>
      </w:pPr>
      <w:ins w:id="1947" w:author="Claus" w:date="2018-12-18T19:46:00Z">
        <w:r w:rsidRPr="00B37393">
          <w:rPr>
            <w:lang w:val="en-US"/>
            <w:rPrChange w:id="1948" w:author="Claus" w:date="2018-12-18T19:46:00Z">
              <w:rPr/>
            </w:rPrChange>
          </w:rPr>
          <w:t xml:space="preserve">Figur </w:t>
        </w:r>
        <w:r>
          <w:fldChar w:fldCharType="begin"/>
        </w:r>
        <w:r w:rsidRPr="00B37393">
          <w:rPr>
            <w:lang w:val="en-US"/>
            <w:rPrChange w:id="1949" w:author="Claus" w:date="2018-12-18T19:46:00Z">
              <w:rPr/>
            </w:rPrChange>
          </w:rPr>
          <w:instrText xml:space="preserve"> SEQ Figur \* ARABIC </w:instrText>
        </w:r>
      </w:ins>
      <w:r>
        <w:fldChar w:fldCharType="separate"/>
      </w:r>
      <w:ins w:id="1950" w:author="Claus" w:date="2018-12-19T12:08:00Z">
        <w:r w:rsidR="00F270DB">
          <w:rPr>
            <w:noProof/>
            <w:lang w:val="en-US"/>
          </w:rPr>
          <w:t>12</w:t>
        </w:r>
      </w:ins>
      <w:ins w:id="1951" w:author="Claus" w:date="2018-12-18T19:46:00Z">
        <w:r>
          <w:fldChar w:fldCharType="end"/>
        </w:r>
        <w:r w:rsidRPr="00B37393">
          <w:rPr>
            <w:lang w:val="en-US"/>
            <w:rPrChange w:id="1952" w:author="Claus" w:date="2018-12-18T19:46:00Z">
              <w:rPr/>
            </w:rPrChange>
          </w:rPr>
          <w:t xml:space="preserve"> - FrontController pattern med Command objekter</w:t>
        </w:r>
      </w:ins>
    </w:p>
    <w:p w:rsidR="00197D57" w:rsidRPr="00EA5D12" w:rsidRDefault="00B37393" w:rsidP="00197D57">
      <w:pPr>
        <w:rPr>
          <w:ins w:id="1953" w:author="Claus" w:date="2018-12-18T18:47:00Z"/>
          <w:lang w:eastAsia="da-DK"/>
        </w:rPr>
      </w:pPr>
      <w:ins w:id="1954" w:author="Claus" w:date="2018-12-18T19:48:00Z">
        <w:r w:rsidRPr="00B37393">
          <w:rPr>
            <w:lang w:eastAsia="da-DK"/>
            <w:rPrChange w:id="1955" w:author="Claus" w:date="2018-12-18T19:49:00Z">
              <w:rPr>
                <w:lang w:val="en-US" w:eastAsia="da-DK"/>
              </w:rPr>
            </w:rPrChange>
          </w:rPr>
          <w:t>For at forenkle udviklingen, har vi samlet en række konstanter for hver</w:t>
        </w:r>
      </w:ins>
      <w:ins w:id="1956" w:author="Claus" w:date="2018-12-18T20:13:00Z">
        <w:r w:rsidR="001C65C2">
          <w:rPr>
            <w:lang w:eastAsia="da-DK"/>
          </w:rPr>
          <w:t>t</w:t>
        </w:r>
      </w:ins>
      <w:ins w:id="1957" w:author="Claus" w:date="2018-12-18T19:48:00Z">
        <w:r w:rsidRPr="00B37393">
          <w:rPr>
            <w:lang w:eastAsia="da-DK"/>
            <w:rPrChange w:id="1958" w:author="Claus" w:date="2018-12-18T19:49:00Z">
              <w:rPr>
                <w:lang w:val="en-US" w:eastAsia="da-DK"/>
              </w:rPr>
            </w:rPrChange>
          </w:rPr>
          <w:t xml:space="preserve"> Command og hver resulterende side</w:t>
        </w:r>
      </w:ins>
      <w:ins w:id="1959" w:author="Claus" w:date="2018-12-18T19:49:00Z">
        <w:r w:rsidR="00EA5D12">
          <w:rPr>
            <w:lang w:eastAsia="da-DK"/>
          </w:rPr>
          <w:t xml:space="preserve"> i klasserne Commands og Pages.</w:t>
        </w:r>
      </w:ins>
      <w:ins w:id="1960" w:author="Claus" w:date="2018-12-18T19:50:00Z">
        <w:r w:rsidR="00E2172F">
          <w:rPr>
            <w:lang w:eastAsia="da-DK"/>
          </w:rPr>
          <w:t xml:space="preserve"> </w:t>
        </w:r>
      </w:ins>
      <w:ins w:id="1961" w:author="Claus" w:date="2018-12-18T19:52:00Z">
        <w:r w:rsidR="000A23A5">
          <w:rPr>
            <w:lang w:eastAsia="da-DK"/>
          </w:rPr>
          <w:t xml:space="preserve">Dette er også med til at sikre, at der er </w:t>
        </w:r>
      </w:ins>
      <w:ins w:id="1962" w:author="Claus" w:date="2018-12-18T19:53:00Z">
        <w:r w:rsidR="00CD6A49">
          <w:rPr>
            <w:lang w:eastAsia="da-DK"/>
          </w:rPr>
          <w:t>konsistens mellem jsp-siderne og tilgængelige commands og omvendt</w:t>
        </w:r>
      </w:ins>
      <w:ins w:id="1963" w:author="Claus" w:date="2018-12-18T20:13:00Z">
        <w:r w:rsidR="00CD6A49">
          <w:rPr>
            <w:lang w:eastAsia="da-DK"/>
          </w:rPr>
          <w:t xml:space="preserve"> og vi undgår stavefejl. Se f.eks. figur 13 pkt. 2 herunder.</w:t>
        </w:r>
        <w:r w:rsidR="00CD6A49" w:rsidRPr="00EA5D12">
          <w:rPr>
            <w:lang w:eastAsia="da-DK"/>
          </w:rPr>
          <w:t xml:space="preserve"> </w:t>
        </w:r>
      </w:ins>
    </w:p>
    <w:p w:rsidR="00197D57" w:rsidRPr="00EA5D12" w:rsidRDefault="00197D57" w:rsidP="00197D57">
      <w:pPr>
        <w:rPr>
          <w:ins w:id="1964" w:author="Claus" w:date="2018-12-18T18:47:00Z"/>
          <w:b/>
          <w:lang w:eastAsia="da-DK"/>
        </w:rPr>
      </w:pPr>
    </w:p>
    <w:p w:rsidR="00132F63" w:rsidRDefault="00132F63">
      <w:pPr>
        <w:rPr>
          <w:ins w:id="1965" w:author="Claus" w:date="2018-12-16T12:19:00Z"/>
        </w:rPr>
        <w:pPrChange w:id="1966" w:author="Claus" w:date="2018-12-18T18:47:00Z">
          <w:pPr>
            <w:pStyle w:val="Overskrift1"/>
          </w:pPr>
        </w:pPrChange>
      </w:pPr>
    </w:p>
    <w:p w:rsidR="0009330D" w:rsidRDefault="005E2626">
      <w:pPr>
        <w:pStyle w:val="Overskrift1"/>
        <w:rPr>
          <w:ins w:id="1967" w:author="Claus" w:date="2018-12-16T13:53:00Z"/>
        </w:rPr>
      </w:pPr>
      <w:bookmarkStart w:id="1968" w:name="_Toc533018479"/>
      <w:ins w:id="1969" w:author="Claus" w:date="2018-12-16T12:19:00Z">
        <w:r>
          <w:lastRenderedPageBreak/>
          <w:t>Sekvensdiagrammer</w:t>
        </w:r>
      </w:ins>
      <w:bookmarkEnd w:id="1968"/>
    </w:p>
    <w:p w:rsidR="00132F63" w:rsidRDefault="00CA518B">
      <w:pPr>
        <w:pStyle w:val="Overskrift2"/>
        <w:rPr>
          <w:ins w:id="1970" w:author="Claus" w:date="2018-12-16T12:20:00Z"/>
        </w:rPr>
        <w:pPrChange w:id="1971" w:author="Claus" w:date="2018-12-16T13:53:00Z">
          <w:pPr>
            <w:pStyle w:val="Overskrift1"/>
          </w:pPr>
        </w:pPrChange>
      </w:pPr>
      <w:bookmarkStart w:id="1972" w:name="_Toc533018480"/>
      <w:ins w:id="1973" w:author="Claus" w:date="2018-12-16T13:53:00Z">
        <w:r>
          <w:t>Beregning af stykliste.</w:t>
        </w:r>
      </w:ins>
      <w:bookmarkEnd w:id="1972"/>
    </w:p>
    <w:p w:rsidR="00132F63" w:rsidRDefault="00132F63">
      <w:pPr>
        <w:keepNext/>
        <w:ind w:left="-142"/>
        <w:rPr>
          <w:ins w:id="1974" w:author="Claus" w:date="2018-12-16T13:13:00Z"/>
        </w:rPr>
        <w:pPrChange w:id="1975" w:author="Claus" w:date="2018-12-17T18:37:00Z">
          <w:pPr/>
        </w:pPrChange>
      </w:pPr>
      <w:ins w:id="1976" w:author="Claus" w:date="2018-12-16T13:19:00Z">
        <w:r>
          <w:rPr>
            <w:noProof/>
            <w:lang w:eastAsia="da-DK"/>
          </w:rPr>
          <w:drawing>
            <wp:inline distT="0" distB="0" distL="0" distR="0">
              <wp:extent cx="6930303" cy="4336861"/>
              <wp:effectExtent l="19050" t="0" r="3897" b="0"/>
              <wp:docPr id="12" name="Billede 11" descr="SSD beregn styk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regn stykliste.png"/>
                      <pic:cNvPicPr/>
                    </pic:nvPicPr>
                    <pic:blipFill>
                      <a:blip r:embed="rId21"/>
                      <a:stretch>
                        <a:fillRect/>
                      </a:stretch>
                    </pic:blipFill>
                    <pic:spPr>
                      <a:xfrm>
                        <a:off x="0" y="0"/>
                        <a:ext cx="6930303" cy="4336861"/>
                      </a:xfrm>
                      <a:prstGeom prst="rect">
                        <a:avLst/>
                      </a:prstGeom>
                    </pic:spPr>
                  </pic:pic>
                </a:graphicData>
              </a:graphic>
            </wp:inline>
          </w:drawing>
        </w:r>
      </w:ins>
    </w:p>
    <w:p w:rsidR="00132F63" w:rsidRDefault="001A7B65">
      <w:pPr>
        <w:pStyle w:val="Billedtekst"/>
        <w:rPr>
          <w:ins w:id="1977" w:author="Claus" w:date="2018-12-16T13:14:00Z"/>
        </w:rPr>
        <w:pPrChange w:id="1978" w:author="Claus" w:date="2018-12-16T13:13:00Z">
          <w:pPr>
            <w:pStyle w:val="Overskrift1"/>
          </w:pPr>
        </w:pPrChange>
      </w:pPr>
      <w:ins w:id="1979" w:author="Claus" w:date="2018-12-16T13:13:00Z">
        <w:r>
          <w:t xml:space="preserve">Figur </w:t>
        </w:r>
        <w:r w:rsidR="00B37393">
          <w:fldChar w:fldCharType="begin"/>
        </w:r>
        <w:r>
          <w:instrText xml:space="preserve"> SEQ Figur \* ARABIC </w:instrText>
        </w:r>
      </w:ins>
      <w:r w:rsidR="00B37393">
        <w:fldChar w:fldCharType="separate"/>
      </w:r>
      <w:ins w:id="1980" w:author="Claus" w:date="2018-12-19T12:08:00Z">
        <w:r w:rsidR="00F270DB">
          <w:rPr>
            <w:noProof/>
          </w:rPr>
          <w:t>13</w:t>
        </w:r>
      </w:ins>
      <w:ins w:id="1981" w:author="Claus" w:date="2018-12-16T13:13:00Z">
        <w:r w:rsidR="00B37393">
          <w:fldChar w:fldCharType="end"/>
        </w:r>
        <w:r>
          <w:t xml:space="preserve"> - Sekvensdiagram for beregning af stykliste.</w:t>
        </w:r>
      </w:ins>
    </w:p>
    <w:p w:rsidR="00132F63" w:rsidRDefault="001A7B65">
      <w:pPr>
        <w:rPr>
          <w:ins w:id="1982" w:author="Claus" w:date="2018-12-16T13:36:00Z"/>
        </w:rPr>
        <w:pPrChange w:id="1983" w:author="Claus" w:date="2018-12-16T13:14:00Z">
          <w:pPr>
            <w:pStyle w:val="Overskrift1"/>
          </w:pPr>
        </w:pPrChange>
      </w:pPr>
      <w:ins w:id="1984" w:author="Claus" w:date="2018-12-16T13:16:00Z">
        <w:r>
          <w:t>I figur 1</w:t>
        </w:r>
      </w:ins>
      <w:ins w:id="1985" w:author="Claus" w:date="2018-12-19T16:13:00Z">
        <w:r w:rsidR="002740EB">
          <w:t>3</w:t>
        </w:r>
      </w:ins>
      <w:ins w:id="1986" w:author="Claus" w:date="2018-12-16T13:16:00Z">
        <w:r>
          <w:t xml:space="preserve">, beregning af stykliste, kan man tydeligt se den lagdelte arkitektur og </w:t>
        </w:r>
      </w:ins>
      <w:ins w:id="1987" w:author="Claus" w:date="2018-12-16T13:20:00Z">
        <w:r>
          <w:t xml:space="preserve">kaldene imellem dem. </w:t>
        </w:r>
      </w:ins>
    </w:p>
    <w:p w:rsidR="00132F63" w:rsidRDefault="00A975AE">
      <w:pPr>
        <w:rPr>
          <w:ins w:id="1988" w:author="Claus" w:date="2018-12-16T13:43:00Z"/>
        </w:rPr>
        <w:pPrChange w:id="1989" w:author="Claus" w:date="2018-12-16T13:14:00Z">
          <w:pPr>
            <w:pStyle w:val="Overskrift1"/>
          </w:pPr>
        </w:pPrChange>
      </w:pPr>
      <w:ins w:id="1990" w:author="Claus" w:date="2018-12-16T13:22:00Z">
        <w:r>
          <w:t>FrontController instansen får det rette Command-objekt, her ShowBillCommand, fra et HashMap i Command-klassen</w:t>
        </w:r>
      </w:ins>
      <w:ins w:id="1991" w:author="Claus" w:date="2018-12-16T13:43:00Z">
        <w:r w:rsidR="007A5839">
          <w:t xml:space="preserve"> (3)</w:t>
        </w:r>
      </w:ins>
      <w:ins w:id="1992" w:author="Claus" w:date="2018-12-16T13:22:00Z">
        <w:r>
          <w:t xml:space="preserve">. </w:t>
        </w:r>
      </w:ins>
      <w:ins w:id="1993" w:author="Claus" w:date="2018-12-16T13:33:00Z">
        <w:r w:rsidR="007A5839">
          <w:t xml:space="preserve">Hvis </w:t>
        </w:r>
      </w:ins>
      <w:ins w:id="1994" w:author="Claus" w:date="2018-12-16T13:35:00Z">
        <w:r w:rsidR="007A5839">
          <w:t>det</w:t>
        </w:r>
      </w:ins>
      <w:ins w:id="1995" w:author="Claus" w:date="2018-12-16T13:36:00Z">
        <w:r w:rsidR="007A5839">
          <w:t xml:space="preserve"> </w:t>
        </w:r>
      </w:ins>
      <w:ins w:id="1996" w:author="Claus" w:date="2018-12-16T13:35:00Z">
        <w:r w:rsidR="007A5839">
          <w:t>passende Command objekt</w:t>
        </w:r>
      </w:ins>
      <w:ins w:id="1997" w:author="Claus" w:date="2018-12-16T13:36:00Z">
        <w:r w:rsidR="007A5839">
          <w:t xml:space="preserve"> ikke findes</w:t>
        </w:r>
      </w:ins>
      <w:ins w:id="1998" w:author="Claus" w:date="2018-12-16T13:35:00Z">
        <w:r w:rsidR="007A5839">
          <w:t>, returneres et UnknownCommand objekt</w:t>
        </w:r>
      </w:ins>
      <w:ins w:id="1999" w:author="Claus" w:date="2018-12-16T13:36:00Z">
        <w:r w:rsidR="007A5839">
          <w:t xml:space="preserve"> som resulterer i en fejlside med passende fejltekst.</w:t>
        </w:r>
      </w:ins>
    </w:p>
    <w:p w:rsidR="00132F63" w:rsidRDefault="00BD765D">
      <w:pPr>
        <w:rPr>
          <w:ins w:id="2000" w:author="Claus" w:date="2018-12-16T13:47:00Z"/>
        </w:rPr>
        <w:pPrChange w:id="2001" w:author="Claus" w:date="2018-12-16T13:14:00Z">
          <w:pPr>
            <w:pStyle w:val="Overskrift1"/>
          </w:pPr>
        </w:pPrChange>
      </w:pPr>
      <w:ins w:id="2002" w:author="Claus" w:date="2018-12-16T13:43:00Z">
        <w:r>
          <w:t xml:space="preserve">ShowBillCommand objektet bruger både DataFacade- og LogicFacade-objekter til udregning af styklisten. </w:t>
        </w:r>
      </w:ins>
      <w:ins w:id="2003" w:author="Claus" w:date="2018-12-16T13:44:00Z">
        <w:r>
          <w:t xml:space="preserve">Datafacaden bruges til at hente materialer (6) og </w:t>
        </w:r>
      </w:ins>
      <w:ins w:id="2004" w:author="Claus" w:date="2018-12-16T13:47:00Z">
        <w:r>
          <w:t>logicfacaden til udregning af antal (12).</w:t>
        </w:r>
      </w:ins>
    </w:p>
    <w:p w:rsidR="00132F63" w:rsidRDefault="00BD765D">
      <w:pPr>
        <w:rPr>
          <w:ins w:id="2005" w:author="Claus" w:date="2018-12-16T15:42:00Z"/>
        </w:rPr>
        <w:pPrChange w:id="2006" w:author="Claus" w:date="2018-12-16T13:14:00Z">
          <w:pPr>
            <w:pStyle w:val="Overskrift1"/>
          </w:pPr>
        </w:pPrChange>
      </w:pPr>
      <w:ins w:id="2007" w:author="Claus" w:date="2018-12-16T13:48:00Z">
        <w:r>
          <w:t xml:space="preserve">Logicfacaden bruger </w:t>
        </w:r>
      </w:ins>
      <w:ins w:id="2008" w:author="Claus" w:date="2018-12-16T13:49:00Z">
        <w:r>
          <w:t xml:space="preserve">et Calculator </w:t>
        </w:r>
      </w:ins>
      <w:ins w:id="2009" w:author="Claus" w:date="2018-12-16T13:48:00Z">
        <w:r>
          <w:t>objekt</w:t>
        </w:r>
      </w:ins>
      <w:ins w:id="2010" w:author="Claus" w:date="2018-12-17T18:38:00Z">
        <w:r w:rsidR="00A13D0E">
          <w:t>(13)</w:t>
        </w:r>
      </w:ins>
      <w:ins w:id="2011" w:author="Claus" w:date="2018-12-16T13:49:00Z">
        <w:r>
          <w:t>, som initialiserer et hashmap af materialer</w:t>
        </w:r>
      </w:ins>
      <w:ins w:id="2012" w:author="Claus" w:date="2018-12-17T18:38:00Z">
        <w:r w:rsidR="00A13D0E">
          <w:t>(14)</w:t>
        </w:r>
      </w:ins>
      <w:ins w:id="2013" w:author="Claus" w:date="2018-12-16T13:49:00Z">
        <w:r>
          <w:t xml:space="preserve">, til at beregne </w:t>
        </w:r>
      </w:ins>
      <w:ins w:id="2014" w:author="Claus" w:date="2018-12-16T13:50:00Z">
        <w:r w:rsidR="00A13D0E">
          <w:t>styklisten (1</w:t>
        </w:r>
      </w:ins>
      <w:ins w:id="2015" w:author="Claus" w:date="2018-12-17T18:39:00Z">
        <w:r w:rsidR="00A13D0E">
          <w:t>7</w:t>
        </w:r>
      </w:ins>
      <w:ins w:id="2016" w:author="Claus" w:date="2018-12-16T13:50:00Z">
        <w:r>
          <w:t>). Calculator objektet benytter objekter</w:t>
        </w:r>
      </w:ins>
      <w:ins w:id="2017" w:author="Claus" w:date="2018-12-16T13:48:00Z">
        <w:r>
          <w:t xml:space="preserve"> af RulesCalculator typen til at udregne hver del af carporten</w:t>
        </w:r>
      </w:ins>
      <w:ins w:id="2018" w:author="Claus" w:date="2018-12-16T13:50:00Z">
        <w:r w:rsidR="00A13D0E">
          <w:t xml:space="preserve"> (1</w:t>
        </w:r>
      </w:ins>
      <w:ins w:id="2019" w:author="Claus" w:date="2018-12-17T18:39:00Z">
        <w:r w:rsidR="00A13D0E">
          <w:t>8</w:t>
        </w:r>
      </w:ins>
      <w:ins w:id="2020" w:author="Claus" w:date="2018-12-16T13:50:00Z">
        <w:r>
          <w:t>)</w:t>
        </w:r>
      </w:ins>
      <w:ins w:id="2021" w:author="Claus" w:date="2018-12-16T13:48:00Z">
        <w:r>
          <w:t>. Der er således flere RulesCalculators end der er illustreret på diagrammet.</w:t>
        </w:r>
      </w:ins>
    </w:p>
    <w:p w:rsidR="00132F63" w:rsidRDefault="00257A2C">
      <w:pPr>
        <w:rPr>
          <w:ins w:id="2022" w:author="Claus" w:date="2018-12-16T16:02:00Z"/>
        </w:rPr>
        <w:pPrChange w:id="2023" w:author="Claus" w:date="2018-12-16T13:14:00Z">
          <w:pPr>
            <w:pStyle w:val="Overskrift1"/>
          </w:pPr>
        </w:pPrChange>
      </w:pPr>
      <w:ins w:id="2024" w:author="Claus" w:date="2018-12-16T15:42:00Z">
        <w:r>
          <w:t>I selve udregningen (1</w:t>
        </w:r>
      </w:ins>
      <w:ins w:id="2025" w:author="Claus" w:date="2018-12-17T18:40:00Z">
        <w:r w:rsidR="00A13D0E">
          <w:t>9</w:t>
        </w:r>
      </w:ins>
      <w:ins w:id="2026" w:author="Claus" w:date="2018-12-16T15:42:00Z">
        <w:r>
          <w:t xml:space="preserve">) skelnes der, i relevante RuleCalculators, mellem carporte </w:t>
        </w:r>
      </w:ins>
      <w:ins w:id="2027" w:author="Claus" w:date="2018-12-16T15:43:00Z">
        <w:r>
          <w:t>med</w:t>
        </w:r>
      </w:ins>
      <w:ins w:id="2028" w:author="Claus" w:date="2018-12-16T15:42:00Z">
        <w:r>
          <w:t xml:space="preserve"> fladt tag </w:t>
        </w:r>
      </w:ins>
      <w:ins w:id="2029" w:author="Claus" w:date="2018-12-16T15:43:00Z">
        <w:r>
          <w:t xml:space="preserve">og carporte med </w:t>
        </w:r>
      </w:ins>
      <w:ins w:id="2030" w:author="Claus" w:date="2018-12-16T15:42:00Z">
        <w:r>
          <w:t>tag med rejsning.</w:t>
        </w:r>
      </w:ins>
      <w:ins w:id="2031" w:author="Claus" w:date="2018-12-16T15:58:00Z">
        <w:r w:rsidR="00614611">
          <w:t xml:space="preserve"> Dette gøres i if-sætninger</w:t>
        </w:r>
      </w:ins>
      <w:ins w:id="2032" w:author="Claus" w:date="2018-12-19T16:05:00Z">
        <w:r w:rsidR="0089264D">
          <w:t>,</w:t>
        </w:r>
      </w:ins>
      <w:ins w:id="2033" w:author="Claus" w:date="2018-12-16T15:58:00Z">
        <w:r w:rsidR="00614611">
          <w:t xml:space="preserve"> som evaluerer forespørgslens hældning. Baseret på denne værdi vælges f.eks. </w:t>
        </w:r>
      </w:ins>
      <w:ins w:id="2034" w:author="Claus" w:date="2018-12-16T15:59:00Z">
        <w:r w:rsidR="00614611">
          <w:t>materialer enten af typen</w:t>
        </w:r>
      </w:ins>
      <w:ins w:id="2035" w:author="Claus" w:date="2018-12-16T16:00:00Z">
        <w:r w:rsidR="00614611">
          <w:t xml:space="preserve"> byg-selv spær eller spærtræ. </w:t>
        </w:r>
      </w:ins>
    </w:p>
    <w:p w:rsidR="00132F63" w:rsidRDefault="00614611">
      <w:pPr>
        <w:rPr>
          <w:ins w:id="2036" w:author="Claus" w:date="2018-12-16T13:51:00Z"/>
        </w:rPr>
        <w:pPrChange w:id="2037" w:author="Claus" w:date="2018-12-16T13:14:00Z">
          <w:pPr>
            <w:pStyle w:val="Overskrift1"/>
          </w:pPr>
        </w:pPrChange>
      </w:pPr>
      <w:ins w:id="2038" w:author="Claus" w:date="2018-12-16T16:00:00Z">
        <w:r>
          <w:t>Disse valg har betydning for materialeforbruget, da byg-selv-spær</w:t>
        </w:r>
      </w:ins>
      <w:ins w:id="2039" w:author="Claus" w:date="2018-12-16T16:01:00Z">
        <w:r>
          <w:t>,</w:t>
        </w:r>
      </w:ins>
      <w:ins w:id="2040" w:author="Claus" w:date="2018-12-16T16:00:00Z">
        <w:r>
          <w:t xml:space="preserve"> </w:t>
        </w:r>
      </w:ins>
      <w:ins w:id="2041" w:author="Claus" w:date="2018-12-16T16:01:00Z">
        <w:r>
          <w:t xml:space="preserve">til tage med hældning, </w:t>
        </w:r>
      </w:ins>
      <w:ins w:id="2042" w:author="Claus" w:date="2018-12-16T16:00:00Z">
        <w:r>
          <w:t>kan spænde over hele carportens vidde</w:t>
        </w:r>
      </w:ins>
      <w:ins w:id="2043" w:author="Claus" w:date="2018-12-19T16:06:00Z">
        <w:r w:rsidR="0089264D">
          <w:t>,</w:t>
        </w:r>
      </w:ins>
      <w:ins w:id="2044" w:author="Claus" w:date="2018-12-16T16:00:00Z">
        <w:r>
          <w:t xml:space="preserve"> mens spær</w:t>
        </w:r>
      </w:ins>
      <w:ins w:id="2045" w:author="Claus" w:date="2018-12-16T16:01:00Z">
        <w:r>
          <w:t xml:space="preserve"> til fladt tag </w:t>
        </w:r>
      </w:ins>
      <w:ins w:id="2046" w:author="Claus" w:date="2018-12-16T16:00:00Z">
        <w:r>
          <w:t xml:space="preserve">evt. </w:t>
        </w:r>
      </w:ins>
      <w:ins w:id="2047" w:author="Claus" w:date="2018-12-16T16:01:00Z">
        <w:r>
          <w:t xml:space="preserve">skal samles af flere stykker spærtræ. </w:t>
        </w:r>
      </w:ins>
      <w:ins w:id="2048" w:author="Claus" w:date="2018-12-16T16:02:00Z">
        <w:r>
          <w:t>Dette har også betydning for antallet af stolper.</w:t>
        </w:r>
      </w:ins>
    </w:p>
    <w:p w:rsidR="00132F63" w:rsidRDefault="00BD765D">
      <w:pPr>
        <w:rPr>
          <w:ins w:id="2049" w:author="Claus" w:date="2018-12-16T13:52:00Z"/>
        </w:rPr>
        <w:pPrChange w:id="2050" w:author="Claus" w:date="2018-12-16T13:14:00Z">
          <w:pPr>
            <w:pStyle w:val="Overskrift1"/>
          </w:pPr>
        </w:pPrChange>
      </w:pPr>
      <w:ins w:id="2051" w:author="Claus" w:date="2018-12-16T13:51:00Z">
        <w:r>
          <w:lastRenderedPageBreak/>
          <w:t>Når styklisten er udregnet, konverteres den til en HTML-repræsentation i ShowBillCommand objektet (</w:t>
        </w:r>
      </w:ins>
      <w:ins w:id="2052" w:author="Claus" w:date="2018-12-17T18:40:00Z">
        <w:r w:rsidR="00A13D0E">
          <w:t>23</w:t>
        </w:r>
      </w:ins>
      <w:ins w:id="2053" w:author="Claus" w:date="2018-12-16T13:51:00Z">
        <w:r>
          <w:t>) inden den returneres med siden.</w:t>
        </w:r>
      </w:ins>
    </w:p>
    <w:p w:rsidR="00132F63" w:rsidRDefault="00CA518B">
      <w:pPr>
        <w:pStyle w:val="Overskrift2"/>
        <w:rPr>
          <w:ins w:id="2054" w:author="Claus" w:date="2018-12-16T17:01:00Z"/>
        </w:rPr>
        <w:pPrChange w:id="2055" w:author="Claus" w:date="2018-12-16T13:53:00Z">
          <w:pPr>
            <w:pStyle w:val="Overskrift1"/>
          </w:pPr>
        </w:pPrChange>
      </w:pPr>
      <w:bookmarkStart w:id="2056" w:name="_Toc533018481"/>
      <w:ins w:id="2057" w:author="Claus" w:date="2018-12-16T13:53:00Z">
        <w:r>
          <w:t>Opdatering af carportforespørgsel.</w:t>
        </w:r>
      </w:ins>
      <w:bookmarkEnd w:id="2056"/>
    </w:p>
    <w:p w:rsidR="00132F63" w:rsidRDefault="00132F63">
      <w:pPr>
        <w:keepNext/>
        <w:ind w:left="-142"/>
        <w:rPr>
          <w:ins w:id="2058" w:author="Claus" w:date="2018-12-16T17:01:00Z"/>
        </w:rPr>
        <w:pPrChange w:id="2059" w:author="Claus" w:date="2018-12-17T18:37:00Z">
          <w:pPr/>
        </w:pPrChange>
      </w:pPr>
      <w:ins w:id="2060" w:author="Claus" w:date="2018-12-16T17:01:00Z">
        <w:r>
          <w:rPr>
            <w:noProof/>
            <w:lang w:eastAsia="da-DK"/>
          </w:rPr>
          <w:drawing>
            <wp:inline distT="0" distB="0" distL="0" distR="0">
              <wp:extent cx="6903609" cy="3781832"/>
              <wp:effectExtent l="19050" t="0" r="0" b="0"/>
              <wp:docPr id="11" name="Billede 10" descr="SSD opdater forespørg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pdater forespørgsel.png"/>
                      <pic:cNvPicPr/>
                    </pic:nvPicPr>
                    <pic:blipFill>
                      <a:blip r:embed="rId22"/>
                      <a:stretch>
                        <a:fillRect/>
                      </a:stretch>
                    </pic:blipFill>
                    <pic:spPr>
                      <a:xfrm>
                        <a:off x="0" y="0"/>
                        <a:ext cx="6903609" cy="3781832"/>
                      </a:xfrm>
                      <a:prstGeom prst="rect">
                        <a:avLst/>
                      </a:prstGeom>
                    </pic:spPr>
                  </pic:pic>
                </a:graphicData>
              </a:graphic>
            </wp:inline>
          </w:drawing>
        </w:r>
      </w:ins>
    </w:p>
    <w:p w:rsidR="00132F63" w:rsidRDefault="002E736F">
      <w:pPr>
        <w:pStyle w:val="Billedtekst"/>
        <w:rPr>
          <w:ins w:id="2061" w:author="Claus" w:date="2018-12-16T17:01:00Z"/>
        </w:rPr>
        <w:pPrChange w:id="2062" w:author="Claus" w:date="2018-12-16T17:01:00Z">
          <w:pPr>
            <w:pStyle w:val="Overskrift1"/>
          </w:pPr>
        </w:pPrChange>
      </w:pPr>
      <w:ins w:id="2063" w:author="Claus" w:date="2018-12-16T17:01:00Z">
        <w:r>
          <w:t xml:space="preserve">Figur </w:t>
        </w:r>
        <w:r w:rsidR="00B37393">
          <w:fldChar w:fldCharType="begin"/>
        </w:r>
        <w:r>
          <w:instrText xml:space="preserve"> SEQ Figur \* ARABIC </w:instrText>
        </w:r>
      </w:ins>
      <w:r w:rsidR="00B37393">
        <w:fldChar w:fldCharType="separate"/>
      </w:r>
      <w:ins w:id="2064" w:author="Claus" w:date="2018-12-19T12:08:00Z">
        <w:r w:rsidR="00F270DB">
          <w:rPr>
            <w:noProof/>
          </w:rPr>
          <w:t>14</w:t>
        </w:r>
      </w:ins>
      <w:ins w:id="2065" w:author="Claus" w:date="2018-12-16T17:01:00Z">
        <w:r w:rsidR="00B37393">
          <w:fldChar w:fldCharType="end"/>
        </w:r>
        <w:r>
          <w:t xml:space="preserve"> - opdatering af carport forespørgsel.</w:t>
        </w:r>
      </w:ins>
    </w:p>
    <w:p w:rsidR="00132F63" w:rsidRDefault="0089264D">
      <w:pPr>
        <w:rPr>
          <w:ins w:id="2066" w:author="Claus" w:date="2018-12-16T17:02:00Z"/>
        </w:rPr>
        <w:pPrChange w:id="2067" w:author="Claus" w:date="2018-12-16T17:01:00Z">
          <w:pPr>
            <w:pStyle w:val="Overskrift1"/>
          </w:pPr>
        </w:pPrChange>
      </w:pPr>
      <w:ins w:id="2068" w:author="Claus" w:date="2018-12-16T17:02:00Z">
        <w:r>
          <w:t>I figur 1</w:t>
        </w:r>
      </w:ins>
      <w:ins w:id="2069" w:author="Claus" w:date="2018-12-19T16:07:00Z">
        <w:r>
          <w:t>4</w:t>
        </w:r>
      </w:ins>
      <w:ins w:id="2070" w:author="Claus" w:date="2018-12-18T12:02:00Z">
        <w:r w:rsidR="00CC43AF">
          <w:t xml:space="preserve"> </w:t>
        </w:r>
      </w:ins>
      <w:ins w:id="2071" w:author="Claus" w:date="2018-12-16T17:02:00Z">
        <w:r w:rsidR="002E736F">
          <w:t>kan man se, at her er der tale om en ren opdateringsfunktion. Logic-laget er ikke med i denne funktion, da der ikke sker beregninger.</w:t>
        </w:r>
      </w:ins>
    </w:p>
    <w:p w:rsidR="00132F63" w:rsidRDefault="002E736F">
      <w:pPr>
        <w:rPr>
          <w:ins w:id="2072" w:author="Claus" w:date="2018-12-16T17:07:00Z"/>
        </w:rPr>
        <w:pPrChange w:id="2073" w:author="Claus" w:date="2018-12-16T17:01:00Z">
          <w:pPr>
            <w:pStyle w:val="Overskrift1"/>
          </w:pPr>
        </w:pPrChange>
      </w:pPr>
      <w:ins w:id="2074" w:author="Claus" w:date="2018-12-16T17:03:00Z">
        <w:r>
          <w:t xml:space="preserve">Da en carportforespørgsel også består af et skur, som har en separat tabel i databasen, har vi lavet en transaktion i CarportRequestDAO-klassen, så alle trinnene fra 8-11 skal udføres, ellers ingen. </w:t>
        </w:r>
      </w:ins>
      <w:ins w:id="2075" w:author="Claus" w:date="2018-12-16T17:05:00Z">
        <w:r>
          <w:t xml:space="preserve">Dvs. både carportforespørgsel OG skur skal opdateres, ellers skal de delvise ændringer i databasen tilbagerulles. Se mere i afsnittet </w:t>
        </w:r>
      </w:ins>
      <w:ins w:id="2076" w:author="Claus" w:date="2018-12-19T16:14:00Z">
        <w:r w:rsidR="00B37393">
          <w:fldChar w:fldCharType="begin"/>
        </w:r>
        <w:r w:rsidR="002740EB">
          <w:instrText xml:space="preserve"> REF _Ref532999181 \w \h </w:instrText>
        </w:r>
      </w:ins>
      <w:r w:rsidR="00B37393">
        <w:fldChar w:fldCharType="separate"/>
      </w:r>
      <w:ins w:id="2077" w:author="Claus" w:date="2018-12-19T16:14:00Z">
        <w:r w:rsidR="002740EB">
          <w:t>13.5</w:t>
        </w:r>
        <w:r w:rsidR="00B37393">
          <w:fldChar w:fldCharType="end"/>
        </w:r>
      </w:ins>
      <w:ins w:id="2078" w:author="Claus" w:date="2018-12-16T17:05:00Z">
        <w:r>
          <w:t xml:space="preserve"> </w:t>
        </w:r>
      </w:ins>
      <w:ins w:id="2079" w:author="Claus" w:date="2018-12-19T16:10:00Z">
        <w:r w:rsidR="00B37393">
          <w:fldChar w:fldCharType="begin"/>
        </w:r>
        <w:r w:rsidR="0089264D">
          <w:instrText xml:space="preserve"> REF _Ref532999181 \h </w:instrText>
        </w:r>
      </w:ins>
      <w:r w:rsidR="00B37393">
        <w:fldChar w:fldCharType="separate"/>
      </w:r>
      <w:ins w:id="2080" w:author="Claus" w:date="2018-12-19T16:14:00Z">
        <w:r w:rsidR="002740EB">
          <w:t>Transaktion som opdaterer både skur og carport forespørgsel.</w:t>
        </w:r>
      </w:ins>
      <w:ins w:id="2081" w:author="Claus" w:date="2018-12-19T16:10:00Z">
        <w:r w:rsidR="00B37393">
          <w:fldChar w:fldCharType="end"/>
        </w:r>
      </w:ins>
    </w:p>
    <w:p w:rsidR="00132F63" w:rsidRDefault="00910A22">
      <w:pPr>
        <w:rPr>
          <w:ins w:id="2082" w:author="Claus" w:date="2018-12-16T17:13:00Z"/>
        </w:rPr>
        <w:pPrChange w:id="2083" w:author="Claus" w:date="2018-12-16T17:01:00Z">
          <w:pPr>
            <w:pStyle w:val="Overskrift1"/>
          </w:pPr>
        </w:pPrChange>
      </w:pPr>
      <w:ins w:id="2084" w:author="Claus" w:date="2018-12-16T17:07:00Z">
        <w:r>
          <w:t>Hvis databaseopdateringerne fejler, kastes en FogException fra DAO</w:t>
        </w:r>
      </w:ins>
      <w:ins w:id="2085" w:author="Claus" w:date="2018-12-16T17:08:00Z">
        <w:r>
          <w:t xml:space="preserve">’en, via Datafacaden til Command’et, som så viser formularen for </w:t>
        </w:r>
      </w:ins>
      <w:ins w:id="2086" w:author="Claus" w:date="2018-12-16T17:10:00Z">
        <w:r>
          <w:t>carport</w:t>
        </w:r>
      </w:ins>
      <w:ins w:id="2087" w:author="Claus" w:date="2018-12-16T17:08:00Z">
        <w:r>
          <w:t xml:space="preserve">forespørgslen igen. </w:t>
        </w:r>
      </w:ins>
      <w:ins w:id="2088" w:author="Claus" w:date="2018-12-16T17:09:00Z">
        <w:r>
          <w:t>Hvis opdateringerne lykkes, returneres listen af carportforespørgsler</w:t>
        </w:r>
      </w:ins>
      <w:ins w:id="2089" w:author="Claus" w:date="2018-12-16T17:10:00Z">
        <w:r>
          <w:t xml:space="preserve"> via </w:t>
        </w:r>
      </w:ins>
      <w:ins w:id="2090" w:author="Claus" w:date="2018-12-16T17:12:00Z">
        <w:r>
          <w:t>ShowRequestsCommand’et.</w:t>
        </w:r>
      </w:ins>
    </w:p>
    <w:p w:rsidR="00132F63" w:rsidRDefault="00910A22">
      <w:pPr>
        <w:rPr>
          <w:ins w:id="2091" w:author="Claus" w:date="2018-12-16T17:17:00Z"/>
        </w:rPr>
        <w:pPrChange w:id="2092" w:author="Claus" w:date="2018-12-16T17:01:00Z">
          <w:pPr>
            <w:pStyle w:val="Overskrift1"/>
          </w:pPr>
        </w:pPrChange>
      </w:pPr>
      <w:ins w:id="2093" w:author="Claus" w:date="2018-12-16T17:13:00Z">
        <w:r>
          <w:t xml:space="preserve">Da formularen også kan slette eller tilføje et skur til </w:t>
        </w:r>
      </w:ins>
      <w:ins w:id="2094" w:author="Claus" w:date="2018-12-16T17:14:00Z">
        <w:r>
          <w:t>carportforespørgslen, må DAO’en afgøre, hvilke trin (8-11) der skal udføres.</w:t>
        </w:r>
      </w:ins>
      <w:ins w:id="2095" w:author="Claus" w:date="2018-12-16T17:17:00Z">
        <w:r w:rsidR="00263007">
          <w:t xml:space="preserve"> Her har vi lavet en if-sætning</w:t>
        </w:r>
      </w:ins>
      <w:ins w:id="2096" w:author="Claus" w:date="2018-12-19T19:53:00Z">
        <w:r w:rsidR="00270A3F">
          <w:t xml:space="preserve">, </w:t>
        </w:r>
      </w:ins>
      <w:ins w:id="2097" w:author="Claus" w:date="2018-12-16T17:17:00Z">
        <w:r w:rsidR="00263007">
          <w:t>som evaluerer flg:</w:t>
        </w:r>
      </w:ins>
    </w:p>
    <w:p w:rsidR="00132F63" w:rsidRDefault="00263007">
      <w:pPr>
        <w:pStyle w:val="Listeafsnit"/>
        <w:numPr>
          <w:ilvl w:val="0"/>
          <w:numId w:val="9"/>
        </w:numPr>
        <w:rPr>
          <w:ins w:id="2098" w:author="Claus" w:date="2018-12-16T17:19:00Z"/>
        </w:rPr>
        <w:pPrChange w:id="2099" w:author="Claus" w:date="2018-12-16T17:18:00Z">
          <w:pPr>
            <w:pStyle w:val="Overskrift1"/>
          </w:pPr>
        </w:pPrChange>
      </w:pPr>
      <w:ins w:id="2100" w:author="Claus" w:date="2018-12-16T17:18:00Z">
        <w:r>
          <w:t xml:space="preserve">Hvis skurets id er større end nul og fluebenet for skuret er valgt, skal skuret opdateres. </w:t>
        </w:r>
      </w:ins>
      <w:ins w:id="2101" w:author="Claus" w:date="2018-12-16T17:19:00Z">
        <w:r>
          <w:t>Dernæst opdateres carporten.</w:t>
        </w:r>
      </w:ins>
    </w:p>
    <w:p w:rsidR="00132F63" w:rsidRDefault="00263007">
      <w:pPr>
        <w:pStyle w:val="Listeafsnit"/>
        <w:numPr>
          <w:ilvl w:val="0"/>
          <w:numId w:val="9"/>
        </w:numPr>
        <w:rPr>
          <w:ins w:id="2102" w:author="Claus" w:date="2018-12-16T17:19:00Z"/>
        </w:rPr>
        <w:pPrChange w:id="2103" w:author="Claus" w:date="2018-12-16T17:18:00Z">
          <w:pPr>
            <w:pStyle w:val="Overskrift1"/>
          </w:pPr>
        </w:pPrChange>
      </w:pPr>
      <w:ins w:id="2104" w:author="Claus" w:date="2018-12-16T17:19:00Z">
        <w:r>
          <w:t>Hvis skurets id er større end nul og fluebenet ikke er valgt, skal skuret slettes. Dernæst opdateres carporten.</w:t>
        </w:r>
      </w:ins>
    </w:p>
    <w:p w:rsidR="00132F63" w:rsidRDefault="00263007">
      <w:pPr>
        <w:pStyle w:val="Listeafsnit"/>
        <w:numPr>
          <w:ilvl w:val="0"/>
          <w:numId w:val="9"/>
        </w:numPr>
        <w:rPr>
          <w:ins w:id="2105" w:author="Claus" w:date="2018-12-16T17:21:00Z"/>
        </w:rPr>
        <w:pPrChange w:id="2106" w:author="Claus" w:date="2018-12-16T17:18:00Z">
          <w:pPr>
            <w:pStyle w:val="Overskrift1"/>
          </w:pPr>
        </w:pPrChange>
      </w:pPr>
      <w:ins w:id="2107" w:author="Claus" w:date="2018-12-16T17:19:00Z">
        <w:r>
          <w:t>Hvis skurets id er nul og fluebenet er valgt,</w:t>
        </w:r>
      </w:ins>
      <w:ins w:id="2108" w:author="Claus" w:date="2018-12-16T17:20:00Z">
        <w:r>
          <w:t xml:space="preserve"> opdateres carporten</w:t>
        </w:r>
      </w:ins>
      <w:ins w:id="2109" w:author="Claus" w:date="2018-12-16T17:21:00Z">
        <w:r>
          <w:t xml:space="preserve"> og skuret </w:t>
        </w:r>
      </w:ins>
      <w:ins w:id="2110" w:author="Claus" w:date="2018-12-16T17:19:00Z">
        <w:r>
          <w:t>oprettes.</w:t>
        </w:r>
      </w:ins>
    </w:p>
    <w:p w:rsidR="00132F63" w:rsidRDefault="00263007">
      <w:pPr>
        <w:pStyle w:val="Listeafsnit"/>
        <w:numPr>
          <w:ilvl w:val="0"/>
          <w:numId w:val="9"/>
        </w:numPr>
        <w:rPr>
          <w:ins w:id="2111" w:author="Claus" w:date="2018-12-16T13:53:00Z"/>
        </w:rPr>
        <w:pPrChange w:id="2112" w:author="Claus" w:date="2018-12-16T17:18:00Z">
          <w:pPr>
            <w:pStyle w:val="Overskrift1"/>
          </w:pPr>
        </w:pPrChange>
      </w:pPr>
      <w:ins w:id="2113" w:author="Claus" w:date="2018-12-16T17:21:00Z">
        <w:r>
          <w:t>Ellers opdateres kun carporten.</w:t>
        </w:r>
      </w:ins>
    </w:p>
    <w:p w:rsidR="000A0755" w:rsidRDefault="00F270DB">
      <w:pPr>
        <w:pStyle w:val="Overskrift1"/>
        <w:rPr>
          <w:ins w:id="2114" w:author="Claus" w:date="2018-12-19T12:05:00Z"/>
        </w:rPr>
      </w:pPr>
      <w:bookmarkStart w:id="2115" w:name="_Toc533018482"/>
      <w:ins w:id="2116" w:author="Claus" w:date="2018-12-19T12:04:00Z">
        <w:r>
          <w:lastRenderedPageBreak/>
          <w:t>Arkitektur</w:t>
        </w:r>
      </w:ins>
      <w:bookmarkEnd w:id="2115"/>
    </w:p>
    <w:p w:rsidR="00132F63" w:rsidRDefault="00F270DB">
      <w:pPr>
        <w:rPr>
          <w:ins w:id="2117" w:author="Claus" w:date="2018-12-19T12:07:00Z"/>
        </w:rPr>
        <w:pPrChange w:id="2118" w:author="Claus" w:date="2018-12-19T12:05:00Z">
          <w:pPr>
            <w:pStyle w:val="Overskrift1"/>
          </w:pPr>
        </w:pPrChange>
      </w:pPr>
      <w:ins w:id="2119" w:author="Claus" w:date="2018-12-19T12:05:00Z">
        <w:r>
          <w:t>Applikationen er udviklet i en 3-lags arkitektur med facader mellem lagene, så den bagvedliggende implementation er skjult for klienten</w:t>
        </w:r>
      </w:ins>
      <w:ins w:id="2120" w:author="Claus" w:date="2018-12-19T12:06:00Z">
        <w:r>
          <w:t xml:space="preserve">. På denne måde er det uden betydning for f.eks. et Command objekt, hvordan en liste med carport forespørgsler dannes. Dette er med til at </w:t>
        </w:r>
      </w:ins>
      <w:ins w:id="2121" w:author="Claus" w:date="2018-12-19T12:07:00Z">
        <w:r>
          <w:t>gøre systemet nemmere at vedligeholde.</w:t>
        </w:r>
      </w:ins>
    </w:p>
    <w:p w:rsidR="00132F63" w:rsidRDefault="00132F63">
      <w:pPr>
        <w:keepNext/>
        <w:rPr>
          <w:ins w:id="2122" w:author="Claus" w:date="2018-12-19T12:08:00Z"/>
        </w:rPr>
        <w:pPrChange w:id="2123" w:author="Claus" w:date="2018-12-19T12:08:00Z">
          <w:pPr/>
        </w:pPrChange>
      </w:pPr>
      <w:ins w:id="2124" w:author="Claus" w:date="2018-12-19T12:08:00Z">
        <w:r>
          <w:rPr>
            <w:noProof/>
            <w:lang w:eastAsia="da-DK"/>
          </w:rPr>
          <w:drawing>
            <wp:inline distT="0" distB="0" distL="0" distR="0">
              <wp:extent cx="6188710" cy="5958840"/>
              <wp:effectExtent l="19050" t="0" r="2540" b="0"/>
              <wp:docPr id="17" name="Billede 16" descr="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png"/>
                      <pic:cNvPicPr/>
                    </pic:nvPicPr>
                    <pic:blipFill>
                      <a:blip r:embed="rId23"/>
                      <a:stretch>
                        <a:fillRect/>
                      </a:stretch>
                    </pic:blipFill>
                    <pic:spPr>
                      <a:xfrm>
                        <a:off x="0" y="0"/>
                        <a:ext cx="6188710" cy="5958840"/>
                      </a:xfrm>
                      <a:prstGeom prst="rect">
                        <a:avLst/>
                      </a:prstGeom>
                    </pic:spPr>
                  </pic:pic>
                </a:graphicData>
              </a:graphic>
            </wp:inline>
          </w:drawing>
        </w:r>
      </w:ins>
    </w:p>
    <w:p w:rsidR="00132F63" w:rsidRDefault="00F270DB">
      <w:pPr>
        <w:pStyle w:val="Billedtekst"/>
        <w:rPr>
          <w:ins w:id="2125" w:author="Claus" w:date="2018-12-19T12:08:00Z"/>
        </w:rPr>
        <w:pPrChange w:id="2126" w:author="Claus" w:date="2018-12-19T12:08:00Z">
          <w:pPr>
            <w:pStyle w:val="Overskrift1"/>
          </w:pPr>
        </w:pPrChange>
      </w:pPr>
      <w:ins w:id="2127" w:author="Claus" w:date="2018-12-19T12:08:00Z">
        <w:r>
          <w:t xml:space="preserve">Figur </w:t>
        </w:r>
        <w:r w:rsidR="00B37393">
          <w:fldChar w:fldCharType="begin"/>
        </w:r>
        <w:r>
          <w:instrText xml:space="preserve"> SEQ Figur \* ARABIC </w:instrText>
        </w:r>
      </w:ins>
      <w:r w:rsidR="00B37393">
        <w:fldChar w:fldCharType="separate"/>
      </w:r>
      <w:ins w:id="2128" w:author="Claus" w:date="2018-12-19T12:08:00Z">
        <w:r>
          <w:rPr>
            <w:noProof/>
          </w:rPr>
          <w:t>15</w:t>
        </w:r>
        <w:r w:rsidR="00B37393">
          <w:fldChar w:fldCharType="end"/>
        </w:r>
        <w:r>
          <w:t xml:space="preserve"> - Applikationens lagdelte arkitektur.</w:t>
        </w:r>
      </w:ins>
    </w:p>
    <w:p w:rsidR="00132F63" w:rsidRDefault="00F270DB">
      <w:pPr>
        <w:rPr>
          <w:ins w:id="2129" w:author="Claus" w:date="2018-12-16T17:42:00Z"/>
        </w:rPr>
        <w:pPrChange w:id="2130" w:author="Claus" w:date="2018-12-19T12:08:00Z">
          <w:pPr>
            <w:pStyle w:val="Overskrift1"/>
          </w:pPr>
        </w:pPrChange>
      </w:pPr>
      <w:ins w:id="2131" w:author="Claus" w:date="2018-12-19T12:08:00Z">
        <w:r>
          <w:t>Bemærk at der kun er vist en del af klasser og associationer</w:t>
        </w:r>
      </w:ins>
      <w:ins w:id="2132" w:author="Claus" w:date="2018-12-19T12:09:00Z">
        <w:r>
          <w:t>, for at skabe overblik.</w:t>
        </w:r>
      </w:ins>
    </w:p>
    <w:p w:rsidR="002A6B5D" w:rsidRDefault="002A6B5D" w:rsidP="002A6B5D">
      <w:pPr>
        <w:pStyle w:val="Overskrift1"/>
        <w:rPr>
          <w:ins w:id="2133" w:author="Claus" w:date="2018-12-16T20:51:00Z"/>
        </w:rPr>
      </w:pPr>
      <w:bookmarkStart w:id="2134" w:name="_Toc533018483"/>
      <w:ins w:id="2135" w:author="Claus" w:date="2018-12-16T17:42:00Z">
        <w:r>
          <w:t>Særlige forhold</w:t>
        </w:r>
      </w:ins>
      <w:bookmarkEnd w:id="2134"/>
    </w:p>
    <w:p w:rsidR="00132F63" w:rsidRDefault="00F57584">
      <w:pPr>
        <w:pStyle w:val="Overskrift2"/>
        <w:rPr>
          <w:ins w:id="2136" w:author="Claus" w:date="2018-12-16T17:43:00Z"/>
        </w:rPr>
        <w:pPrChange w:id="2137" w:author="Claus" w:date="2018-12-16T20:51:00Z">
          <w:pPr>
            <w:pStyle w:val="Overskrift1"/>
          </w:pPr>
        </w:pPrChange>
      </w:pPr>
      <w:bookmarkStart w:id="2138" w:name="_Toc533018484"/>
      <w:ins w:id="2139" w:author="Claus" w:date="2018-12-19T17:05:00Z">
        <w:r>
          <w:t>Fejlhåndtering.</w:t>
        </w:r>
      </w:ins>
      <w:bookmarkEnd w:id="2138"/>
    </w:p>
    <w:p w:rsidR="00132F63" w:rsidRDefault="002A6B5D">
      <w:pPr>
        <w:rPr>
          <w:ins w:id="2140" w:author="Claus" w:date="2018-12-19T17:05:00Z"/>
        </w:rPr>
        <w:pPrChange w:id="2141" w:author="Claus" w:date="2018-12-16T17:43:00Z">
          <w:pPr>
            <w:pStyle w:val="Overskrift1"/>
          </w:pPr>
        </w:pPrChange>
      </w:pPr>
      <w:ins w:id="2142" w:author="Claus" w:date="2018-12-16T17:43:00Z">
        <w:r>
          <w:t xml:space="preserve">Softwaren </w:t>
        </w:r>
      </w:ins>
      <w:ins w:id="2143" w:author="Claus" w:date="2018-12-16T17:44:00Z">
        <w:r>
          <w:t xml:space="preserve">skal naturligvis være brugervenlig. Dette sikrer vi bl.a. ved at </w:t>
        </w:r>
      </w:ins>
      <w:ins w:id="2144" w:author="Claus" w:date="2018-12-16T17:43:00Z">
        <w:r>
          <w:t>implementere fejlhåndtering</w:t>
        </w:r>
      </w:ins>
      <w:ins w:id="2145" w:author="Claus" w:date="2018-12-16T17:44:00Z">
        <w:r>
          <w:t xml:space="preserve"> </w:t>
        </w:r>
      </w:ins>
      <w:ins w:id="2146" w:author="Claus" w:date="2018-12-16T17:43:00Z">
        <w:r>
          <w:t>så brugeren ikke oplever, at applikationen går i stå eller giver svar, der er svære at forstå.</w:t>
        </w:r>
      </w:ins>
      <w:ins w:id="2147" w:author="Claus" w:date="2018-12-16T17:45:00Z">
        <w:r>
          <w:t xml:space="preserve"> Vi håndterer primært </w:t>
        </w:r>
        <w:r>
          <w:lastRenderedPageBreak/>
          <w:t>fejl, dvs. Exceptions, i datalaget, hvor vi fanger fejl fra lavere liggende lag/pakker og konverterer dem til FogExceptions</w:t>
        </w:r>
      </w:ins>
      <w:ins w:id="2148" w:author="Claus" w:date="2018-12-19T21:08:00Z">
        <w:r w:rsidR="00566BB2">
          <w:t>,</w:t>
        </w:r>
      </w:ins>
      <w:ins w:id="2149" w:author="Claus" w:date="2018-12-16T17:45:00Z">
        <w:r>
          <w:t xml:space="preserve"> som er mere brugervenlige. </w:t>
        </w:r>
      </w:ins>
      <w:ins w:id="2150" w:author="Claus" w:date="2018-12-16T17:46:00Z">
        <w:r>
          <w:t>Disse FogExceptions sendes videre o</w:t>
        </w:r>
      </w:ins>
      <w:ins w:id="2151" w:author="Claus" w:date="2018-12-16T17:49:00Z">
        <w:r>
          <w:t>p</w:t>
        </w:r>
      </w:ins>
      <w:ins w:id="2152" w:author="Claus" w:date="2018-12-16T17:46:00Z">
        <w:r>
          <w:t xml:space="preserve"> gennem den lagdelte arkitektur, hvor Command-objekterne er endestationen. </w:t>
        </w:r>
      </w:ins>
      <w:ins w:id="2153" w:author="Claus" w:date="2018-12-16T17:47:00Z">
        <w:r>
          <w:t xml:space="preserve">Her gemmes </w:t>
        </w:r>
      </w:ins>
      <w:ins w:id="2154" w:author="Claus" w:date="2018-12-16T17:50:00Z">
        <w:r>
          <w:t>FogException’s friendlyMessage på requestet og udskrives i jsp’en</w:t>
        </w:r>
      </w:ins>
      <w:ins w:id="2155" w:author="Claus" w:date="2018-12-19T14:25:00Z">
        <w:r w:rsidR="00F35CAE">
          <w:t>.</w:t>
        </w:r>
      </w:ins>
    </w:p>
    <w:p w:rsidR="00132F63" w:rsidRDefault="00F57584">
      <w:pPr>
        <w:pStyle w:val="Overskrift2"/>
        <w:rPr>
          <w:ins w:id="2156" w:author="Claus" w:date="2018-12-19T14:25:00Z"/>
        </w:rPr>
        <w:pPrChange w:id="2157" w:author="Claus" w:date="2018-12-16T17:43:00Z">
          <w:pPr>
            <w:pStyle w:val="Overskrift1"/>
          </w:pPr>
        </w:pPrChange>
      </w:pPr>
      <w:bookmarkStart w:id="2158" w:name="_Toc533018485"/>
      <w:ins w:id="2159" w:author="Claus" w:date="2018-12-19T17:05:00Z">
        <w:r w:rsidRPr="00CC1900">
          <w:t>Validering af bruger-input.</w:t>
        </w:r>
      </w:ins>
      <w:bookmarkEnd w:id="2158"/>
    </w:p>
    <w:p w:rsidR="00132F63" w:rsidRDefault="007A3F99">
      <w:pPr>
        <w:rPr>
          <w:ins w:id="2160" w:author="Claus" w:date="2018-12-16T20:36:00Z"/>
        </w:rPr>
        <w:pPrChange w:id="2161" w:author="Claus" w:date="2018-12-16T17:43:00Z">
          <w:pPr>
            <w:pStyle w:val="Overskrift1"/>
          </w:pPr>
        </w:pPrChange>
      </w:pPr>
      <w:ins w:id="2162" w:author="Claus" w:date="2018-12-16T17:55:00Z">
        <w:r>
          <w:t>For yderligere at sikre brugervenlighed, har vi implementeret input validering client</w:t>
        </w:r>
      </w:ins>
      <w:ins w:id="2163" w:author="Claus" w:date="2018-12-16T20:34:00Z">
        <w:r w:rsidR="00CA4AF2">
          <w:t>-</w:t>
        </w:r>
      </w:ins>
      <w:ins w:id="2164" w:author="Claus" w:date="2018-12-16T17:55:00Z">
        <w:r>
          <w:t xml:space="preserve">side. </w:t>
        </w:r>
      </w:ins>
      <w:ins w:id="2165" w:author="Claus" w:date="2018-12-16T20:34:00Z">
        <w:r w:rsidR="00CA4AF2">
          <w:t>Der er altid den risiko, at man støder på en bruger, som har en browser, der ikke understøtter html5 validering</w:t>
        </w:r>
      </w:ins>
      <w:ins w:id="2166" w:author="Claus" w:date="2018-12-17T11:54:00Z">
        <w:r w:rsidR="00E115E9">
          <w:t xml:space="preserve"> (eller validering vha. JavaScript)</w:t>
        </w:r>
      </w:ins>
      <w:ins w:id="2167" w:author="Claus" w:date="2018-12-16T20:34:00Z">
        <w:r w:rsidR="00CA4AF2">
          <w:t xml:space="preserve">, derfor er validering server-side naturligvis et must. </w:t>
        </w:r>
      </w:ins>
      <w:ins w:id="2168" w:author="Claus" w:date="2018-12-16T17:58:00Z">
        <w:r w:rsidR="008424A1">
          <w:t>Det har vi desværre må</w:t>
        </w:r>
      </w:ins>
      <w:ins w:id="2169" w:author="Claus" w:date="2018-12-16T18:03:00Z">
        <w:r w:rsidR="008424A1">
          <w:t>ttet nedprioritere pga. tidspres.</w:t>
        </w:r>
      </w:ins>
    </w:p>
    <w:p w:rsidR="00132F63" w:rsidRDefault="00CA4AF2">
      <w:pPr>
        <w:rPr>
          <w:ins w:id="2170" w:author="Claus" w:date="2018-12-19T17:05:00Z"/>
        </w:rPr>
        <w:pPrChange w:id="2171" w:author="Claus" w:date="2018-12-16T17:43:00Z">
          <w:pPr>
            <w:pStyle w:val="Overskrift1"/>
          </w:pPr>
        </w:pPrChange>
      </w:pPr>
      <w:ins w:id="2172" w:author="Claus" w:date="2018-12-16T20:36:00Z">
        <w:r>
          <w:t>Client-side validering er implementeret på formulare</w:t>
        </w:r>
      </w:ins>
      <w:ins w:id="2173" w:author="Claus" w:date="2018-12-16T20:37:00Z">
        <w:r>
          <w:t>r</w:t>
        </w:r>
      </w:ins>
      <w:ins w:id="2174" w:author="Claus" w:date="2018-12-16T20:36:00Z">
        <w:r>
          <w:t xml:space="preserve"> til</w:t>
        </w:r>
      </w:ins>
      <w:ins w:id="2175" w:author="Claus" w:date="2018-12-16T20:37:00Z">
        <w:r>
          <w:t xml:space="preserve"> både</w:t>
        </w:r>
      </w:ins>
      <w:ins w:id="2176" w:author="Claus" w:date="2018-12-16T20:36:00Z">
        <w:r>
          <w:t xml:space="preserve"> carportforespørgs</w:t>
        </w:r>
      </w:ins>
      <w:ins w:id="2177" w:author="Claus" w:date="2018-12-16T20:37:00Z">
        <w:r>
          <w:t>el og brugeroprettelse.</w:t>
        </w:r>
      </w:ins>
    </w:p>
    <w:p w:rsidR="00132F63" w:rsidRDefault="00F57584">
      <w:pPr>
        <w:rPr>
          <w:ins w:id="2178" w:author="Claus" w:date="2018-12-16T20:37:00Z"/>
        </w:rPr>
        <w:pPrChange w:id="2179" w:author="Claus" w:date="2018-12-16T17:43:00Z">
          <w:pPr>
            <w:pStyle w:val="Overskrift1"/>
          </w:pPr>
        </w:pPrChange>
      </w:pPr>
      <w:ins w:id="2180" w:author="Claus" w:date="2018-12-19T17:05:00Z">
        <w:r>
          <w:t>Vi har dog sikret os mod SQL injection ved at bruge PreparedStatement objekter</w:t>
        </w:r>
      </w:ins>
      <w:ins w:id="2181" w:author="Claus" w:date="2018-12-19T21:09:00Z">
        <w:r w:rsidR="00566BB2">
          <w:t>,</w:t>
        </w:r>
      </w:ins>
      <w:ins w:id="2182" w:author="Claus" w:date="2018-12-19T17:05:00Z">
        <w:r>
          <w:t xml:space="preserve"> som udskifter wildcards i en sql sætning med modtagne værdier.</w:t>
        </w:r>
      </w:ins>
      <w:ins w:id="2183" w:author="Claus" w:date="2018-12-19T17:06:00Z">
        <w:r>
          <w:t xml:space="preserve"> Input trimmes ligeledes for leading og trailing whitespace.</w:t>
        </w:r>
      </w:ins>
    </w:p>
    <w:p w:rsidR="00132F63" w:rsidRDefault="00D2246B">
      <w:pPr>
        <w:pStyle w:val="Overskrift2"/>
        <w:rPr>
          <w:ins w:id="2184" w:author="Claus" w:date="2018-12-16T20:37:00Z"/>
        </w:rPr>
        <w:pPrChange w:id="2185" w:author="Claus" w:date="2018-12-16T20:51:00Z">
          <w:pPr>
            <w:pStyle w:val="Overskrift1"/>
          </w:pPr>
        </w:pPrChange>
      </w:pPr>
      <w:bookmarkStart w:id="2186" w:name="_Toc533018486"/>
      <w:ins w:id="2187" w:author="Claus" w:date="2018-12-16T20:51:00Z">
        <w:r>
          <w:t>Sessionsdata.</w:t>
        </w:r>
      </w:ins>
      <w:bookmarkEnd w:id="2186"/>
    </w:p>
    <w:p w:rsidR="00132F63" w:rsidRDefault="008C2F48">
      <w:pPr>
        <w:rPr>
          <w:ins w:id="2188" w:author="Claus" w:date="2018-12-16T20:58:00Z"/>
        </w:rPr>
        <w:pPrChange w:id="2189" w:author="Claus" w:date="2018-12-16T17:43:00Z">
          <w:pPr>
            <w:pStyle w:val="Overskrift1"/>
          </w:pPr>
        </w:pPrChange>
      </w:pPr>
      <w:ins w:id="2190" w:author="Claus" w:date="2018-12-16T20:37:00Z">
        <w:r>
          <w:t>Når en bruger er logget ind, gemmes hans data i sessionen</w:t>
        </w:r>
      </w:ins>
      <w:ins w:id="2191" w:author="Claus" w:date="2018-12-16T20:38:00Z">
        <w:r>
          <w:t xml:space="preserve">, så de kan aflæses på tværs af http-requests. Vi har valgt at gemme hele </w:t>
        </w:r>
      </w:ins>
      <w:ins w:id="2192" w:author="Claus" w:date="2018-12-16T20:40:00Z">
        <w:r>
          <w:t>UsersDTO-</w:t>
        </w:r>
      </w:ins>
      <w:ins w:id="2193" w:author="Claus" w:date="2018-12-16T20:38:00Z">
        <w:r>
          <w:t>entiteten</w:t>
        </w:r>
      </w:ins>
      <w:ins w:id="2194" w:author="Claus" w:date="2018-12-16T20:40:00Z">
        <w:r>
          <w:t xml:space="preserve"> for brugeren, så vi nemt kan udskrive f.eks. brugerens navn på siderne. </w:t>
        </w:r>
      </w:ins>
      <w:ins w:id="2195" w:author="Claus" w:date="2018-12-16T20:50:00Z">
        <w:r w:rsidR="00D2246B">
          <w:t>Alternativet havde været at gå i databasen efter navnet hver gang og det belaster forbindelsen unødigt.</w:t>
        </w:r>
      </w:ins>
      <w:ins w:id="2196" w:author="Claus" w:date="2018-12-16T20:57:00Z">
        <w:r w:rsidR="00C1419F">
          <w:t xml:space="preserve"> Det skal nævnes, at password for den indloggede bruger ikke gemmes i sessionen</w:t>
        </w:r>
      </w:ins>
      <w:ins w:id="2197" w:author="Claus" w:date="2018-12-16T20:58:00Z">
        <w:r w:rsidR="00C1419F">
          <w:t>.</w:t>
        </w:r>
      </w:ins>
    </w:p>
    <w:p w:rsidR="00132F63" w:rsidRDefault="00C1419F">
      <w:pPr>
        <w:pStyle w:val="Overskrift2"/>
        <w:rPr>
          <w:ins w:id="2198" w:author="Claus" w:date="2018-12-16T17:42:00Z"/>
        </w:rPr>
        <w:pPrChange w:id="2199" w:author="Claus" w:date="2018-12-16T20:58:00Z">
          <w:pPr>
            <w:pStyle w:val="Overskrift1"/>
          </w:pPr>
        </w:pPrChange>
      </w:pPr>
      <w:bookmarkStart w:id="2200" w:name="_Toc533018487"/>
      <w:ins w:id="2201" w:author="Claus" w:date="2018-12-16T20:58:00Z">
        <w:r>
          <w:t>Sikkerhed.</w:t>
        </w:r>
      </w:ins>
      <w:bookmarkEnd w:id="2200"/>
    </w:p>
    <w:p w:rsidR="00132F63" w:rsidRDefault="00C1419F">
      <w:pPr>
        <w:rPr>
          <w:ins w:id="2202" w:author="Claus" w:date="2018-12-17T14:56:00Z"/>
        </w:rPr>
        <w:pPrChange w:id="2203" w:author="Claus" w:date="2018-12-16T12:20:00Z">
          <w:pPr>
            <w:pStyle w:val="Overskrift1"/>
          </w:pPr>
        </w:pPrChange>
      </w:pPr>
      <w:ins w:id="2204" w:author="Claus" w:date="2018-12-16T20:58:00Z">
        <w:r>
          <w:t xml:space="preserve">Brugerens kodeord er gemt som alm. </w:t>
        </w:r>
      </w:ins>
      <w:ins w:id="2205" w:author="Claus" w:date="2018-12-16T20:59:00Z">
        <w:r>
          <w:t>tekst i databasen</w:t>
        </w:r>
      </w:ins>
      <w:ins w:id="2206" w:author="Claus" w:date="2018-12-16T21:03:00Z">
        <w:r w:rsidR="009A783D">
          <w:t>. Dette skal naturligvis ændres inden udrulning, hvor et kodeord hashes</w:t>
        </w:r>
      </w:ins>
      <w:ins w:id="2207" w:author="Claus" w:date="2018-12-19T18:47:00Z">
        <w:r w:rsidR="00105213">
          <w:t xml:space="preserve">, f.eks. med SSHA-512, </w:t>
        </w:r>
      </w:ins>
      <w:ins w:id="2208" w:author="Claus" w:date="2018-12-16T21:03:00Z">
        <w:r w:rsidR="009A783D">
          <w:t xml:space="preserve">med et tilfældigt salt. Hash-værdien og salt-værdien gemmes i brugertabellen, hashing sker server-side. </w:t>
        </w:r>
      </w:ins>
      <w:ins w:id="2209" w:author="Claus" w:date="2018-12-16T21:04:00Z">
        <w:r w:rsidR="009A783D">
          <w:t xml:space="preserve">Vi havde forestillet os at bruge et bibliotek som </w:t>
        </w:r>
      </w:ins>
      <w:ins w:id="2210" w:author="Claus" w:date="2018-12-16T21:06:00Z">
        <w:r w:rsidR="009A783D">
          <w:t xml:space="preserve">giver en tilpas tilfældig salt, hver gang en bruger skal oprettes, som f.eks. java.security.SecureRandom. </w:t>
        </w:r>
      </w:ins>
      <w:ins w:id="2211" w:author="Claus" w:date="2018-12-16T21:07:00Z">
        <w:r w:rsidR="00FC6EE1">
          <w:t>Implementationen er nedprioriteret pga. tidsmangel.</w:t>
        </w:r>
      </w:ins>
    </w:p>
    <w:p w:rsidR="00132F63" w:rsidRDefault="003C3CF1">
      <w:pPr>
        <w:rPr>
          <w:ins w:id="2212" w:author="Claus" w:date="2018-12-16T21:08:00Z"/>
        </w:rPr>
        <w:pPrChange w:id="2213" w:author="Claus" w:date="2018-12-16T12:20:00Z">
          <w:pPr>
            <w:pStyle w:val="Overskrift1"/>
          </w:pPr>
        </w:pPrChange>
      </w:pPr>
      <w:ins w:id="2214" w:author="Claus" w:date="2018-12-17T14:56:00Z">
        <w:r>
          <w:t xml:space="preserve">Har man glemt sit kodeord, er der implementeret mulighed for at nulstille denne. På sigt vil brugeren få en </w:t>
        </w:r>
      </w:ins>
      <w:ins w:id="2215" w:author="Claus" w:date="2018-12-19T21:10:00Z">
        <w:r w:rsidR="00566BB2">
          <w:t>e-</w:t>
        </w:r>
      </w:ins>
      <w:ins w:id="2216" w:author="Claus" w:date="2018-12-17T14:56:00Z">
        <w:r>
          <w:t xml:space="preserve">mail </w:t>
        </w:r>
      </w:ins>
      <w:ins w:id="2217" w:author="Claus" w:date="2018-12-17T14:57:00Z">
        <w:r>
          <w:t xml:space="preserve">som leder til en login side, hvor man </w:t>
        </w:r>
        <w:r w:rsidR="00350316">
          <w:t>bliver bedt om at oprette en ny</w:t>
        </w:r>
      </w:ins>
      <w:ins w:id="2218" w:author="Claus" w:date="2018-12-17T14:58:00Z">
        <w:r w:rsidR="00350316">
          <w:t>, dette er ikke implementeret endnu.</w:t>
        </w:r>
      </w:ins>
    </w:p>
    <w:p w:rsidR="00132F63" w:rsidRDefault="00E74FF0">
      <w:pPr>
        <w:pStyle w:val="Overskrift2"/>
        <w:rPr>
          <w:ins w:id="2219" w:author="Claus" w:date="2018-12-16T21:08:00Z"/>
        </w:rPr>
        <w:pPrChange w:id="2220" w:author="Claus" w:date="2018-12-16T21:08:00Z">
          <w:pPr>
            <w:pStyle w:val="Overskrift1"/>
          </w:pPr>
        </w:pPrChange>
      </w:pPr>
      <w:bookmarkStart w:id="2221" w:name="_Toc533018488"/>
      <w:ins w:id="2222" w:author="Claus" w:date="2018-12-16T21:08:00Z">
        <w:r>
          <w:t>Brugertyper.</w:t>
        </w:r>
        <w:bookmarkEnd w:id="2221"/>
      </w:ins>
    </w:p>
    <w:p w:rsidR="00132F63" w:rsidRDefault="00E74FF0">
      <w:pPr>
        <w:rPr>
          <w:ins w:id="2223" w:author="Claus" w:date="2018-12-16T21:15:00Z"/>
        </w:rPr>
        <w:pPrChange w:id="2224" w:author="Claus" w:date="2018-12-16T12:20:00Z">
          <w:pPr>
            <w:pStyle w:val="Overskrift1"/>
          </w:pPr>
        </w:pPrChange>
      </w:pPr>
      <w:ins w:id="2225" w:author="Claus" w:date="2018-12-16T21:08:00Z">
        <w:r>
          <w:t xml:space="preserve">Systemet </w:t>
        </w:r>
      </w:ins>
      <w:ins w:id="2226" w:author="Claus" w:date="2018-12-16T21:11:00Z">
        <w:r>
          <w:t xml:space="preserve">kan skelne mellem flere typer brugere vha. rank-værdier. Baseret på en brugers rank, gives adgang til </w:t>
        </w:r>
      </w:ins>
      <w:ins w:id="2227" w:author="Claus" w:date="2018-12-16T21:09:00Z">
        <w:r>
          <w:t>forskellige administrative funktioner</w:t>
        </w:r>
      </w:ins>
      <w:ins w:id="2228" w:author="Claus" w:date="2018-12-19T21:10:00Z">
        <w:r w:rsidR="00566BB2">
          <w:t>,</w:t>
        </w:r>
      </w:ins>
      <w:ins w:id="2229" w:author="Claus" w:date="2018-12-16T21:10:00Z">
        <w:r>
          <w:t xml:space="preserve"> og det er </w:t>
        </w:r>
      </w:ins>
      <w:ins w:id="2230" w:author="Claus" w:date="2018-12-16T21:09:00Z">
        <w:r>
          <w:t xml:space="preserve">således muligt at have flere niveauer af </w:t>
        </w:r>
      </w:ins>
      <w:ins w:id="2231" w:author="Claus" w:date="2018-12-16T21:12:00Z">
        <w:r>
          <w:t xml:space="preserve">administrative </w:t>
        </w:r>
      </w:ins>
      <w:ins w:id="2232" w:author="Claus" w:date="2018-12-16T21:09:00Z">
        <w:r>
          <w:t>brugere</w:t>
        </w:r>
      </w:ins>
      <w:ins w:id="2233" w:author="Claus" w:date="2018-12-16T21:12:00Z">
        <w:r>
          <w:t xml:space="preserve">. For Fog betyder det, at f.eks. prisjustering kan begrænses til at kunne udføres af et udsnit af </w:t>
        </w:r>
      </w:ins>
      <w:ins w:id="2234" w:author="Claus" w:date="2018-12-16T21:13:00Z">
        <w:r>
          <w:t xml:space="preserve">de </w:t>
        </w:r>
      </w:ins>
      <w:ins w:id="2235" w:author="Claus" w:date="2018-12-16T21:12:00Z">
        <w:r>
          <w:t>administrative brugere.</w:t>
        </w:r>
      </w:ins>
      <w:ins w:id="2236" w:author="Claus" w:date="2018-12-16T21:13:00Z">
        <w:r>
          <w:t xml:space="preserve"> Anonyme brugere</w:t>
        </w:r>
      </w:ins>
      <w:ins w:id="2237" w:author="Claus" w:date="2018-12-19T21:11:00Z">
        <w:r w:rsidR="00566BB2">
          <w:t>,</w:t>
        </w:r>
      </w:ins>
      <w:ins w:id="2238" w:author="Claus" w:date="2018-12-16T21:13:00Z">
        <w:r>
          <w:t xml:space="preserve"> som afsender en forespørgsel, bliver ved afsendelsen oprettet som bruger med et automatisk genereret kodeord. </w:t>
        </w:r>
      </w:ins>
      <w:ins w:id="2239" w:author="Claus" w:date="2018-12-19T21:11:00Z">
        <w:r w:rsidR="00566BB2">
          <w:t>E-m</w:t>
        </w:r>
      </w:ins>
      <w:ins w:id="2240" w:author="Claus" w:date="2018-12-16T21:14:00Z">
        <w:r>
          <w:t>ail skal herefter sendes til brugeren, denne del er dog faldet for tidsfristen.</w:t>
        </w:r>
      </w:ins>
    </w:p>
    <w:p w:rsidR="00132F63" w:rsidRDefault="002D30AB">
      <w:pPr>
        <w:rPr>
          <w:ins w:id="2241" w:author="Claus" w:date="2018-12-16T21:37:00Z"/>
        </w:rPr>
        <w:pPrChange w:id="2242" w:author="Claus" w:date="2018-12-16T12:20:00Z">
          <w:pPr>
            <w:pStyle w:val="Overskrift1"/>
          </w:pPr>
        </w:pPrChange>
      </w:pPr>
      <w:ins w:id="2243" w:author="Claus" w:date="2018-12-16T21:15:00Z">
        <w:r>
          <w:t>Systemet håndterer</w:t>
        </w:r>
      </w:ins>
      <w:ins w:id="2244" w:author="Claus" w:date="2018-12-19T21:11:00Z">
        <w:r w:rsidR="00566BB2">
          <w:t>,</w:t>
        </w:r>
      </w:ins>
      <w:ins w:id="2245" w:author="Claus" w:date="2018-12-16T21:15:00Z">
        <w:r>
          <w:t xml:space="preserve"> at sidste bruger med en given rank ikke kan nedgradere sig selv, således at systemet altid har mindst en bruger med en given rank. </w:t>
        </w:r>
      </w:ins>
      <w:ins w:id="2246" w:author="Claus" w:date="2018-12-16T21:16:00Z">
        <w:r>
          <w:t>V</w:t>
        </w:r>
      </w:ins>
      <w:ins w:id="2247" w:author="Claus" w:date="2018-12-16T21:17:00Z">
        <w:r>
          <w:t xml:space="preserve">i har også overvejet blot at deaktivere en bruger i stedet for at slette, så evt. </w:t>
        </w:r>
      </w:ins>
      <w:ins w:id="2248" w:author="Claus" w:date="2018-12-16T21:18:00Z">
        <w:r>
          <w:t xml:space="preserve">fremtidig logning af brugerhandlinger kunne </w:t>
        </w:r>
      </w:ins>
      <w:ins w:id="2249" w:author="Claus" w:date="2018-12-16T21:19:00Z">
        <w:r>
          <w:t>ske</w:t>
        </w:r>
      </w:ins>
      <w:ins w:id="2250" w:author="Claus" w:date="2018-12-16T21:18:00Z">
        <w:r>
          <w:t xml:space="preserve"> uden database</w:t>
        </w:r>
      </w:ins>
      <w:ins w:id="2251" w:author="Claus" w:date="2018-12-16T21:19:00Z">
        <w:r>
          <w:t xml:space="preserve"> </w:t>
        </w:r>
      </w:ins>
      <w:ins w:id="2252" w:author="Claus" w:date="2018-12-16T21:18:00Z">
        <w:r>
          <w:t>anomali</w:t>
        </w:r>
      </w:ins>
      <w:ins w:id="2253" w:author="Claus" w:date="2018-12-16T21:19:00Z">
        <w:r>
          <w:t xml:space="preserve"> ved senere sletning af bruger</w:t>
        </w:r>
      </w:ins>
      <w:ins w:id="2254" w:author="Claus" w:date="2018-12-16T21:18:00Z">
        <w:r>
          <w:t>.</w:t>
        </w:r>
      </w:ins>
    </w:p>
    <w:p w:rsidR="00132F63" w:rsidRDefault="00B45F79">
      <w:pPr>
        <w:rPr>
          <w:ins w:id="2255" w:author="Claus" w:date="2018-12-16T21:41:00Z"/>
        </w:rPr>
        <w:pPrChange w:id="2256" w:author="Claus" w:date="2018-12-16T12:20:00Z">
          <w:pPr>
            <w:pStyle w:val="Overskrift1"/>
          </w:pPr>
        </w:pPrChange>
      </w:pPr>
      <w:ins w:id="2257" w:author="Claus" w:date="2018-12-16T21:39:00Z">
        <w:r>
          <w:lastRenderedPageBreak/>
          <w:t>Når man skal oprette en administrativ bruger</w:t>
        </w:r>
      </w:ins>
      <w:ins w:id="2258" w:author="Claus" w:date="2018-12-16T21:40:00Z">
        <w:r>
          <w:t xml:space="preserve">, skal man oprette en almindelig bruger og ophøje denne. </w:t>
        </w:r>
      </w:ins>
      <w:ins w:id="2259" w:author="Claus" w:date="2018-12-16T21:41:00Z">
        <w:r>
          <w:t>Senere kunne man forestille sig, at systemet giver den administrative bruger mulighed for at sætte rank på en ny bruger ved oprettelsen.</w:t>
        </w:r>
      </w:ins>
    </w:p>
    <w:p w:rsidR="00132F63" w:rsidRDefault="00803BD6">
      <w:pPr>
        <w:pStyle w:val="Overskrift2"/>
        <w:rPr>
          <w:ins w:id="2260" w:author="Claus" w:date="2018-12-16T21:19:00Z"/>
        </w:rPr>
        <w:pPrChange w:id="2261" w:author="Claus" w:date="2018-12-16T21:42:00Z">
          <w:pPr>
            <w:pStyle w:val="Overskrift1"/>
          </w:pPr>
        </w:pPrChange>
      </w:pPr>
      <w:bookmarkStart w:id="2262" w:name="_Toc533018489"/>
      <w:ins w:id="2263" w:author="Claus" w:date="2018-12-16T21:42:00Z">
        <w:r>
          <w:t>Brugertyper i databasen.</w:t>
        </w:r>
      </w:ins>
      <w:bookmarkEnd w:id="2262"/>
    </w:p>
    <w:p w:rsidR="00132F63" w:rsidRDefault="00803BD6">
      <w:pPr>
        <w:rPr>
          <w:ins w:id="2264" w:author="Claus" w:date="2018-12-19T13:46:00Z"/>
        </w:rPr>
        <w:pPrChange w:id="2265" w:author="Claus" w:date="2018-12-16T12:20:00Z">
          <w:pPr>
            <w:pStyle w:val="Overskrift1"/>
          </w:pPr>
        </w:pPrChange>
      </w:pPr>
      <w:ins w:id="2266" w:author="Claus" w:date="2018-12-16T21:42:00Z">
        <w:r>
          <w:t>Vi har b</w:t>
        </w:r>
      </w:ins>
      <w:ins w:id="2267" w:author="Claus" w:date="2018-12-16T21:43:00Z">
        <w:r>
          <w:t>lot implementeret en enkelt brugertype i databasen og denne har fulde rettigheder på alle tabeller</w:t>
        </w:r>
      </w:ins>
      <w:ins w:id="2268" w:author="Claus" w:date="2018-12-19T17:07:00Z">
        <w:r w:rsidR="00F57584">
          <w:t xml:space="preserve"> i Fog-databasen.</w:t>
        </w:r>
      </w:ins>
    </w:p>
    <w:p w:rsidR="00132F63" w:rsidRDefault="00726328">
      <w:pPr>
        <w:pStyle w:val="Overskrift2"/>
        <w:rPr>
          <w:ins w:id="2269" w:author="Claus" w:date="2018-12-19T13:46:00Z"/>
        </w:rPr>
        <w:pPrChange w:id="2270" w:author="Claus" w:date="2018-12-19T13:46:00Z">
          <w:pPr>
            <w:pStyle w:val="Overskrift1"/>
          </w:pPr>
        </w:pPrChange>
      </w:pPr>
      <w:bookmarkStart w:id="2271" w:name="_Toc533018490"/>
      <w:ins w:id="2272" w:author="Claus" w:date="2018-12-19T13:46:00Z">
        <w:r>
          <w:t>Databaseforbindelse.</w:t>
        </w:r>
        <w:bookmarkEnd w:id="2271"/>
      </w:ins>
    </w:p>
    <w:p w:rsidR="00132F63" w:rsidRDefault="00726328">
      <w:pPr>
        <w:rPr>
          <w:ins w:id="2273" w:author="Claus" w:date="2018-12-19T13:47:00Z"/>
        </w:rPr>
        <w:pPrChange w:id="2274" w:author="Claus" w:date="2018-12-19T13:46:00Z">
          <w:pPr>
            <w:pStyle w:val="Overskrift1"/>
          </w:pPr>
        </w:pPrChange>
      </w:pPr>
      <w:ins w:id="2275" w:author="Claus" w:date="2018-12-19T13:46:00Z">
        <w:r>
          <w:t xml:space="preserve">Da db.properties filen ikke findes på Github, skal forbindelsen konfigureres manuelt ved at indsætte flg. </w:t>
        </w:r>
      </w:ins>
      <w:ins w:id="2276" w:author="Claus" w:date="2018-12-19T13:47:00Z">
        <w:r>
          <w:t>i jc.fog.data.DbConnector klassen:</w:t>
        </w:r>
      </w:ins>
    </w:p>
    <w:p w:rsidR="00132F63" w:rsidRDefault="00726328">
      <w:pPr>
        <w:rPr>
          <w:ins w:id="2277" w:author="Claus" w:date="2018-12-19T18:36:00Z"/>
        </w:rPr>
        <w:pPrChange w:id="2278" w:author="Claus" w:date="2018-12-19T13:46:00Z">
          <w:pPr>
            <w:pStyle w:val="Overskrift1"/>
          </w:pPr>
        </w:pPrChange>
      </w:pPr>
      <w:ins w:id="2279" w:author="Claus" w:date="2018-12-19T13:47:00Z">
        <w:r>
          <w:t xml:space="preserve">URL: </w:t>
        </w:r>
      </w:ins>
      <w:ins w:id="2280" w:author="Claus" w:date="2018-12-19T13:48:00Z">
        <w:r w:rsidRPr="00726328">
          <w:t>jdbc:mysql://142.93.174.238:3306/Fog</w:t>
        </w:r>
        <w:r>
          <w:br/>
          <w:t>USERNAME: fogUser</w:t>
        </w:r>
        <w:r>
          <w:br/>
          <w:t>PASSWORD: fogUser@2018</w:t>
        </w:r>
      </w:ins>
    </w:p>
    <w:p w:rsidR="00132F63" w:rsidRDefault="006D620B">
      <w:pPr>
        <w:pStyle w:val="Overskrift2"/>
        <w:rPr>
          <w:ins w:id="2281" w:author="Claus" w:date="2018-12-19T18:36:00Z"/>
        </w:rPr>
        <w:pPrChange w:id="2282" w:author="Claus" w:date="2018-12-19T18:36:00Z">
          <w:pPr>
            <w:pStyle w:val="Overskrift1"/>
          </w:pPr>
        </w:pPrChange>
      </w:pPr>
      <w:bookmarkStart w:id="2283" w:name="_Toc533018491"/>
      <w:ins w:id="2284" w:author="Claus" w:date="2018-12-19T18:36:00Z">
        <w:r>
          <w:t>Dokumentation.</w:t>
        </w:r>
        <w:bookmarkEnd w:id="2283"/>
      </w:ins>
    </w:p>
    <w:p w:rsidR="00132F63" w:rsidRDefault="006D620B">
      <w:pPr>
        <w:rPr>
          <w:ins w:id="2285" w:author="Claus" w:date="2018-12-19T13:48:00Z"/>
        </w:rPr>
        <w:pPrChange w:id="2286" w:author="Claus" w:date="2018-12-19T18:36:00Z">
          <w:pPr>
            <w:pStyle w:val="Overskrift1"/>
          </w:pPr>
        </w:pPrChange>
      </w:pPr>
      <w:ins w:id="2287" w:author="Claus" w:date="2018-12-19T18:36:00Z">
        <w:r>
          <w:t>Systemet har Javadoc på github.</w:t>
        </w:r>
      </w:ins>
    </w:p>
    <w:p w:rsidR="000A0755" w:rsidRDefault="002178B8">
      <w:pPr>
        <w:pStyle w:val="Overskrift1"/>
        <w:rPr>
          <w:ins w:id="2288" w:author="Claus" w:date="2018-12-19T16:27:00Z"/>
        </w:rPr>
      </w:pPr>
      <w:bookmarkStart w:id="2289" w:name="_Toc533018492"/>
      <w:ins w:id="2290" w:author="Claus" w:date="2018-12-17T11:14:00Z">
        <w:r>
          <w:t>Kodemæssige forbedringer.</w:t>
        </w:r>
      </w:ins>
      <w:bookmarkEnd w:id="2289"/>
    </w:p>
    <w:p w:rsidR="00132F63" w:rsidRDefault="000519D5">
      <w:pPr>
        <w:pStyle w:val="Overskrift2"/>
        <w:rPr>
          <w:ins w:id="2291" w:author="Claus" w:date="2018-12-17T11:14:00Z"/>
        </w:rPr>
        <w:pPrChange w:id="2292" w:author="Claus" w:date="2018-12-19T16:27:00Z">
          <w:pPr>
            <w:pStyle w:val="Overskrift1"/>
          </w:pPr>
        </w:pPrChange>
      </w:pPr>
      <w:bookmarkStart w:id="2293" w:name="_Toc533018493"/>
      <w:ins w:id="2294" w:author="Claus" w:date="2018-12-19T16:27:00Z">
        <w:r>
          <w:t>Claus</w:t>
        </w:r>
      </w:ins>
      <w:bookmarkEnd w:id="2293"/>
    </w:p>
    <w:p w:rsidR="00132F63" w:rsidRDefault="002178B8">
      <w:pPr>
        <w:rPr>
          <w:ins w:id="2295" w:author="Claus" w:date="2018-12-19T12:37:00Z"/>
        </w:rPr>
        <w:pPrChange w:id="2296" w:author="Claus" w:date="2018-12-17T11:14:00Z">
          <w:pPr>
            <w:pStyle w:val="Overskrift1"/>
          </w:pPr>
        </w:pPrChange>
      </w:pPr>
      <w:ins w:id="2297" w:author="Claus" w:date="2018-12-17T11:22:00Z">
        <w:r>
          <w:t xml:space="preserve">Navngivning af commands </w:t>
        </w:r>
      </w:ins>
      <w:ins w:id="2298" w:author="Claus" w:date="2018-12-19T12:31:00Z">
        <w:r w:rsidR="00671A45">
          <w:t xml:space="preserve">burde ske </w:t>
        </w:r>
      </w:ins>
      <w:ins w:id="2299" w:author="Claus" w:date="2018-12-17T11:22:00Z">
        <w:r>
          <w:t>efter en vedtaget konvention,</w:t>
        </w:r>
      </w:ins>
      <w:ins w:id="2300" w:author="Claus" w:date="2018-12-19T12:31:00Z">
        <w:r w:rsidR="00671A45">
          <w:t xml:space="preserve"> da</w:t>
        </w:r>
      </w:ins>
      <w:ins w:id="2301" w:author="Claus" w:date="2018-12-17T11:22:00Z">
        <w:r>
          <w:t xml:space="preserve"> det </w:t>
        </w:r>
      </w:ins>
      <w:ins w:id="2302" w:author="Claus" w:date="2018-12-17T11:23:00Z">
        <w:r w:rsidR="006415C9">
          <w:t xml:space="preserve">er svært at gennemskue, hvad de forskellige commands gør. </w:t>
        </w:r>
      </w:ins>
      <w:ins w:id="2303" w:author="Claus" w:date="2018-12-19T12:36:00Z">
        <w:r w:rsidR="00195087">
          <w:t>Strengkonstanter i Commands-klassen bør netop indikere, hvad der skal ske og Command’et</w:t>
        </w:r>
      </w:ins>
      <w:ins w:id="2304" w:author="Claus" w:date="2018-12-19T21:12:00Z">
        <w:r w:rsidR="00566BB2">
          <w:t>,</w:t>
        </w:r>
      </w:ins>
      <w:ins w:id="2305" w:author="Claus" w:date="2018-12-19T12:36:00Z">
        <w:r w:rsidR="00195087">
          <w:t xml:space="preserve"> der implementerer dette, bør have et lignende navn for overskuelighedens skyld.</w:t>
        </w:r>
      </w:ins>
    </w:p>
    <w:p w:rsidR="00132F63" w:rsidRDefault="001D5824">
      <w:pPr>
        <w:rPr>
          <w:ins w:id="2306" w:author="Claus" w:date="2018-12-17T11:26:00Z"/>
        </w:rPr>
        <w:pPrChange w:id="2307" w:author="Claus" w:date="2018-12-17T11:14:00Z">
          <w:pPr>
            <w:pStyle w:val="Overskrift1"/>
          </w:pPr>
        </w:pPrChange>
      </w:pPr>
      <w:ins w:id="2308" w:author="Claus" w:date="2018-12-19T12:37:00Z">
        <w:r>
          <w:t>Nogle commands kunne nok samles</w:t>
        </w:r>
      </w:ins>
      <w:ins w:id="2309" w:author="Claus" w:date="2018-12-19T13:10:00Z">
        <w:r>
          <w:t xml:space="preserve">, således kunne også </w:t>
        </w:r>
      </w:ins>
      <w:ins w:id="2310" w:author="Claus" w:date="2018-12-19T13:11:00Z">
        <w:r>
          <w:t>undgås</w:t>
        </w:r>
      </w:ins>
      <w:ins w:id="2311" w:author="Claus" w:date="2018-12-19T13:10:00Z">
        <w:r>
          <w:t>,</w:t>
        </w:r>
      </w:ins>
      <w:ins w:id="2312" w:author="Claus" w:date="2018-12-19T13:11:00Z">
        <w:r>
          <w:t xml:space="preserve"> at de er indbyrdes afhængige, idet nogle commands returnerer svaret fra andre.</w:t>
        </w:r>
      </w:ins>
    </w:p>
    <w:p w:rsidR="00F00DC5" w:rsidRDefault="00F00DC5" w:rsidP="00F00DC5">
      <w:pPr>
        <w:rPr>
          <w:ins w:id="2313" w:author="Claus" w:date="2018-12-19T12:16:00Z"/>
        </w:rPr>
      </w:pPr>
      <w:ins w:id="2314" w:author="Claus" w:date="2018-12-19T12:16:00Z">
        <w:r>
          <w:t>Alle commands skal fange de kastede FogExceptions og lagre en venlig besked på requestet, så brugeren ved hvad der er gået galt.</w:t>
        </w:r>
      </w:ins>
    </w:p>
    <w:p w:rsidR="00132F63" w:rsidRDefault="001D5824">
      <w:pPr>
        <w:rPr>
          <w:ins w:id="2315" w:author="Claus" w:date="2018-12-19T13:13:00Z"/>
        </w:rPr>
        <w:pPrChange w:id="2316" w:author="Claus" w:date="2018-12-17T11:14:00Z">
          <w:pPr>
            <w:pStyle w:val="Overskrift1"/>
          </w:pPr>
        </w:pPrChange>
      </w:pPr>
      <w:ins w:id="2317" w:author="Claus" w:date="2018-12-19T13:12:00Z">
        <w:r>
          <w:t xml:space="preserve">Diverse formularer ville jeg have implementeret direkte i den jsp, hvor de vises, </w:t>
        </w:r>
      </w:ins>
      <w:ins w:id="2318" w:author="Claus" w:date="2018-12-19T13:13:00Z">
        <w:r>
          <w:t>i stedet</w:t>
        </w:r>
      </w:ins>
      <w:ins w:id="2319" w:author="Claus" w:date="2018-12-19T13:12:00Z">
        <w:r>
          <w:t xml:space="preserve"> </w:t>
        </w:r>
      </w:ins>
      <w:ins w:id="2320" w:author="Claus" w:date="2018-12-19T13:13:00Z">
        <w:r>
          <w:t>for at danne dem i Command-objekter.</w:t>
        </w:r>
      </w:ins>
    </w:p>
    <w:p w:rsidR="00132F63" w:rsidRDefault="001D5824">
      <w:pPr>
        <w:rPr>
          <w:ins w:id="2321" w:author="Claus" w:date="2018-12-19T10:52:00Z"/>
        </w:rPr>
        <w:pPrChange w:id="2322" w:author="Claus" w:date="2018-12-17T11:14:00Z">
          <w:pPr>
            <w:pStyle w:val="Overskrift1"/>
          </w:pPr>
        </w:pPrChange>
      </w:pPr>
      <w:ins w:id="2323" w:author="Claus" w:date="2018-12-19T13:13:00Z">
        <w:r>
          <w:t xml:space="preserve"> </w:t>
        </w:r>
      </w:ins>
      <w:ins w:id="2324" w:author="Claus" w:date="2018-12-17T11:51:00Z">
        <w:r w:rsidR="00EC469E">
          <w:t>ShowCarPortCommand.carportRequestToBill() er overfyldt og udfører flere opgaver. En korrekt navngivning og afgr</w:t>
        </w:r>
        <w:r w:rsidR="00650246">
          <w:t>ænset ansvar skal implementeres</w:t>
        </w:r>
        <w:r w:rsidR="00EC469E">
          <w:t xml:space="preserve"> ved at opdele metoden i flere små.</w:t>
        </w:r>
      </w:ins>
    </w:p>
    <w:p w:rsidR="00132F63" w:rsidRDefault="001D5824">
      <w:pPr>
        <w:rPr>
          <w:ins w:id="2325" w:author="Claus" w:date="2018-12-19T13:14:00Z"/>
        </w:rPr>
        <w:pPrChange w:id="2326" w:author="Claus" w:date="2018-12-17T11:14:00Z">
          <w:pPr>
            <w:pStyle w:val="Overskrift1"/>
          </w:pPr>
        </w:pPrChange>
      </w:pPr>
      <w:ins w:id="2327" w:author="Claus" w:date="2018-12-19T13:13:00Z">
        <w:r>
          <w:t xml:space="preserve">Når metoder i DAO klasserne opretter tupler, bør en korresponderende DTO eller tuplens id returneres. </w:t>
        </w:r>
      </w:ins>
      <w:ins w:id="2328" w:author="Claus" w:date="2018-12-19T13:14:00Z">
        <w:r>
          <w:t>Hvis oprettelse slår fejl, skal der fanges en FogExcep</w:t>
        </w:r>
        <w:r w:rsidR="009F4435">
          <w:t>tion, ikke blot returneres true</w:t>
        </w:r>
      </w:ins>
      <w:ins w:id="2329" w:author="Claus" w:date="2018-12-19T13:59:00Z">
        <w:r w:rsidR="009F4435">
          <w:t>,</w:t>
        </w:r>
      </w:ins>
      <w:ins w:id="2330" w:author="Claus" w:date="2018-12-19T21:13:00Z">
        <w:r w:rsidR="00650246">
          <w:t xml:space="preserve"> </w:t>
        </w:r>
      </w:ins>
      <w:ins w:id="2331" w:author="Claus" w:date="2018-12-19T13:14:00Z">
        <w:r>
          <w:t>false</w:t>
        </w:r>
      </w:ins>
      <w:ins w:id="2332" w:author="Claus" w:date="2018-12-19T13:59:00Z">
        <w:r w:rsidR="009F4435">
          <w:t xml:space="preserve"> eller 0</w:t>
        </w:r>
      </w:ins>
      <w:ins w:id="2333" w:author="Claus" w:date="2018-12-19T13:14:00Z">
        <w:r>
          <w:t>.</w:t>
        </w:r>
      </w:ins>
    </w:p>
    <w:p w:rsidR="00132F63" w:rsidRDefault="00BA5415">
      <w:pPr>
        <w:rPr>
          <w:ins w:id="2334" w:author="Claus" w:date="2018-12-18T15:50:00Z"/>
        </w:rPr>
        <w:pPrChange w:id="2335" w:author="Claus" w:date="2018-12-17T11:14:00Z">
          <w:pPr>
            <w:pStyle w:val="Overskrift1"/>
          </w:pPr>
        </w:pPrChange>
      </w:pPr>
      <w:ins w:id="2336" w:author="Claus" w:date="2018-12-17T11:31:00Z">
        <w:r>
          <w:t>Bedre dokumentation</w:t>
        </w:r>
      </w:ins>
      <w:ins w:id="2337" w:author="Claus" w:date="2018-12-19T13:59:00Z">
        <w:r w:rsidR="00A420DC">
          <w:t xml:space="preserve"> (Javadoc)</w:t>
        </w:r>
      </w:ins>
      <w:ins w:id="2338" w:author="Claus" w:date="2018-12-17T11:31:00Z">
        <w:r w:rsidR="00E93E79">
          <w:t xml:space="preserve"> </w:t>
        </w:r>
        <w:r>
          <w:t>af</w:t>
        </w:r>
        <w:r w:rsidR="00E93E79">
          <w:t xml:space="preserve"> metoder generelt.</w:t>
        </w:r>
      </w:ins>
    </w:p>
    <w:p w:rsidR="00132F63" w:rsidRDefault="002178B8">
      <w:pPr>
        <w:pStyle w:val="Overskrift2"/>
        <w:rPr>
          <w:ins w:id="2339" w:author="Claus" w:date="2018-12-17T11:14:00Z"/>
        </w:rPr>
        <w:pPrChange w:id="2340" w:author="Claus" w:date="2018-12-19T16:28:00Z">
          <w:pPr>
            <w:pStyle w:val="Overskrift1"/>
          </w:pPr>
        </w:pPrChange>
      </w:pPr>
      <w:bookmarkStart w:id="2341" w:name="_Toc533018494"/>
      <w:ins w:id="2342" w:author="Claus" w:date="2018-12-17T11:14:00Z">
        <w:r>
          <w:t>Jesper</w:t>
        </w:r>
        <w:bookmarkEnd w:id="2341"/>
        <w:r>
          <w:t xml:space="preserve"> </w:t>
        </w:r>
      </w:ins>
    </w:p>
    <w:p w:rsidR="0005111C" w:rsidRDefault="0005111C" w:rsidP="0005111C">
      <w:pPr>
        <w:rPr>
          <w:ins w:id="2343" w:author="Claus" w:date="2018-12-19T16:25:00Z"/>
        </w:rPr>
      </w:pPr>
      <w:ins w:id="2344" w:author="Claus" w:date="2018-12-19T16:25:00Z">
        <w:r>
          <w:t>Jeg mener bestemt, at de kan blive gjort noget mere af filer. I forhold til, at der er mindre filer og nogen kan med sikkerhed godt bliv lagt sammen.</w:t>
        </w:r>
      </w:ins>
    </w:p>
    <w:p w:rsidR="0005111C" w:rsidRDefault="0005111C" w:rsidP="0005111C">
      <w:pPr>
        <w:rPr>
          <w:ins w:id="2345" w:author="Claus" w:date="2018-12-19T16:25:00Z"/>
        </w:rPr>
      </w:pPr>
      <w:ins w:id="2346" w:author="Claus" w:date="2018-12-19T16:25:00Z">
        <w:r>
          <w:t>Der skal have lavet sådan, at klik vi på ”tilføj” skur og man har fortalt, at der hældning skal være på 0 så for man lov til, at kun vælge fx noget bestemt tag type.</w:t>
        </w:r>
      </w:ins>
    </w:p>
    <w:p w:rsidR="0005111C" w:rsidRDefault="0005111C" w:rsidP="0005111C">
      <w:pPr>
        <w:rPr>
          <w:ins w:id="2347" w:author="Claus" w:date="2018-12-19T16:25:00Z"/>
        </w:rPr>
      </w:pPr>
      <w:ins w:id="2348" w:author="Claus" w:date="2018-12-19T16:25:00Z">
        <w:r>
          <w:lastRenderedPageBreak/>
          <w:t>At der bliver arbejde med gjort noget mere ud af fejl handling af hvis der går noget galt.</w:t>
        </w:r>
      </w:ins>
    </w:p>
    <w:p w:rsidR="0005111C" w:rsidRDefault="0005111C" w:rsidP="0005111C">
      <w:pPr>
        <w:rPr>
          <w:ins w:id="2349" w:author="Claus" w:date="2018-12-19T16:25:00Z"/>
        </w:rPr>
      </w:pPr>
      <w:ins w:id="2350" w:author="Claus" w:date="2018-12-19T16:25:00Z">
        <w:r>
          <w:t>Skabt et bedre overblik omkring Commands. Evt bedre navn til filer.</w:t>
        </w:r>
      </w:ins>
    </w:p>
    <w:p w:rsidR="0005111C" w:rsidRDefault="0005111C" w:rsidP="0005111C">
      <w:pPr>
        <w:rPr>
          <w:ins w:id="2351" w:author="Claus" w:date="2018-12-19T16:25:00Z"/>
        </w:rPr>
      </w:pPr>
      <w:ins w:id="2352" w:author="Claus" w:date="2018-12-19T16:25:00Z">
        <w:r>
          <w:t>Som udgangspunkt har vi kigget på, at opret forespørgelse og updaterforespørgelse på en side vil giv mest mening i forhold til DRY.</w:t>
        </w:r>
      </w:ins>
    </w:p>
    <w:p w:rsidR="0005111C" w:rsidRDefault="0005111C" w:rsidP="0005111C">
      <w:pPr>
        <w:rPr>
          <w:ins w:id="2353" w:author="Claus" w:date="2018-12-19T16:25:00Z"/>
        </w:rPr>
      </w:pPr>
      <w:ins w:id="2354" w:author="Claus" w:date="2018-12-19T16:25:00Z">
        <w:r>
          <w:t>Det er gjort for hvis der fx skulle komme nyt tiltale omkring noget til carporten så har vi valgt at gør det så let som overhovedet muligt.</w:t>
        </w:r>
      </w:ins>
    </w:p>
    <w:p w:rsidR="0005111C" w:rsidRPr="0005111C" w:rsidRDefault="00B37393" w:rsidP="0005111C">
      <w:pPr>
        <w:autoSpaceDE w:val="0"/>
        <w:autoSpaceDN w:val="0"/>
        <w:adjustRightInd w:val="0"/>
        <w:spacing w:after="0" w:line="240" w:lineRule="auto"/>
        <w:rPr>
          <w:ins w:id="2355" w:author="Claus" w:date="2018-12-19T16:25:00Z"/>
          <w:rFonts w:ascii="Courier New" w:eastAsiaTheme="minorHAnsi" w:hAnsi="Courier New" w:cs="Courier New"/>
          <w:sz w:val="18"/>
          <w:szCs w:val="24"/>
          <w:rPrChange w:id="2356" w:author="Claus" w:date="2018-12-19T16:25:00Z">
            <w:rPr>
              <w:ins w:id="2357" w:author="Claus" w:date="2018-12-19T16:25:00Z"/>
              <w:rFonts w:ascii="Courier New" w:eastAsiaTheme="minorHAnsi" w:hAnsi="Courier New" w:cs="Courier New"/>
              <w:sz w:val="24"/>
              <w:szCs w:val="24"/>
            </w:rPr>
          </w:rPrChange>
        </w:rPr>
      </w:pPr>
      <w:ins w:id="2358" w:author="Claus" w:date="2018-12-19T16:25:00Z">
        <w:r w:rsidRPr="00B37393">
          <w:rPr>
            <w:rFonts w:ascii="Courier New" w:eastAsiaTheme="minorHAnsi" w:hAnsi="Courier New" w:cs="Courier New"/>
            <w:color w:val="969696"/>
            <w:sz w:val="18"/>
            <w:szCs w:val="24"/>
            <w:lang w:val="en-US"/>
            <w:rPrChange w:id="2359" w:author="Claus" w:date="2018-12-19T16:25:00Z">
              <w:rPr>
                <w:rFonts w:ascii="Courier New" w:eastAsiaTheme="minorHAnsi" w:hAnsi="Courier New" w:cs="Courier New"/>
                <w:b/>
                <w:bCs/>
                <w:color w:val="969696"/>
                <w:sz w:val="24"/>
                <w:szCs w:val="24"/>
                <w:lang w:val="en-US"/>
              </w:rPr>
            </w:rPrChange>
          </w:rPr>
          <w:t xml:space="preserve">// get request's id from request hvis den findes.        </w:t>
        </w:r>
        <w:r w:rsidRPr="00B37393">
          <w:rPr>
            <w:rFonts w:ascii="Courier New" w:eastAsiaTheme="minorHAnsi" w:hAnsi="Courier New" w:cs="Courier New"/>
            <w:color w:val="969696"/>
            <w:sz w:val="18"/>
            <w:szCs w:val="24"/>
            <w:lang w:val="en-US"/>
            <w:rPrChange w:id="2360" w:author="Claus" w:date="2018-12-19T16:25:00Z">
              <w:rPr>
                <w:rFonts w:ascii="Courier New" w:eastAsiaTheme="minorHAnsi" w:hAnsi="Courier New" w:cs="Courier New"/>
                <w:b/>
                <w:bCs/>
                <w:color w:val="969696"/>
                <w:sz w:val="24"/>
                <w:szCs w:val="24"/>
                <w:lang w:val="en-US"/>
              </w:rPr>
            </w:rPrChange>
          </w:rPr>
          <w:br/>
        </w:r>
        <w:r w:rsidRPr="00B37393">
          <w:rPr>
            <w:rFonts w:ascii="Courier New" w:eastAsiaTheme="minorHAnsi" w:hAnsi="Courier New" w:cs="Courier New"/>
            <w:color w:val="0000E6"/>
            <w:sz w:val="18"/>
            <w:szCs w:val="24"/>
            <w:lang w:val="en-US"/>
            <w:rPrChange w:id="2361" w:author="Claus" w:date="2018-12-19T16:25:00Z">
              <w:rPr>
                <w:rFonts w:ascii="Courier New" w:eastAsiaTheme="minorHAnsi" w:hAnsi="Courier New" w:cs="Courier New"/>
                <w:b/>
                <w:bCs/>
                <w:color w:val="0000E6"/>
                <w:sz w:val="24"/>
                <w:szCs w:val="24"/>
                <w:lang w:val="en-US"/>
              </w:rPr>
            </w:rPrChange>
          </w:rPr>
          <w:t>int</w:t>
        </w:r>
        <w:r w:rsidRPr="00B37393">
          <w:rPr>
            <w:rFonts w:ascii="Courier New" w:eastAsiaTheme="minorHAnsi" w:hAnsi="Courier New" w:cs="Courier New"/>
            <w:sz w:val="18"/>
            <w:szCs w:val="24"/>
            <w:lang w:val="en-US"/>
            <w:rPrChange w:id="2362" w:author="Claus" w:date="2018-12-19T16:25:00Z">
              <w:rPr>
                <w:rFonts w:ascii="Courier New" w:eastAsiaTheme="minorHAnsi" w:hAnsi="Courier New" w:cs="Courier New"/>
                <w:b/>
                <w:bCs/>
                <w:color w:val="365F91" w:themeColor="accent1" w:themeShade="BF"/>
                <w:sz w:val="24"/>
                <w:szCs w:val="24"/>
                <w:lang w:val="en-US"/>
              </w:rPr>
            </w:rPrChange>
          </w:rPr>
          <w:t xml:space="preserve"> id = 0;        </w:t>
        </w:r>
        <w:r w:rsidRPr="00B37393">
          <w:rPr>
            <w:rFonts w:ascii="Courier New" w:eastAsiaTheme="minorHAnsi" w:hAnsi="Courier New" w:cs="Courier New"/>
            <w:sz w:val="18"/>
            <w:szCs w:val="24"/>
            <w:lang w:val="en-US"/>
            <w:rPrChange w:id="2363" w:author="Claus" w:date="2018-12-19T16:25:00Z">
              <w:rPr>
                <w:rFonts w:ascii="Courier New" w:eastAsiaTheme="minorHAnsi" w:hAnsi="Courier New" w:cs="Courier New"/>
                <w:b/>
                <w:bCs/>
                <w:color w:val="365F91" w:themeColor="accent1" w:themeShade="BF"/>
                <w:sz w:val="24"/>
                <w:szCs w:val="24"/>
                <w:lang w:val="en-US"/>
              </w:rPr>
            </w:rPrChange>
          </w:rPr>
          <w:br/>
        </w:r>
        <w:r w:rsidRPr="00B37393">
          <w:rPr>
            <w:rFonts w:ascii="Courier New" w:eastAsiaTheme="minorHAnsi" w:hAnsi="Courier New" w:cs="Courier New"/>
            <w:sz w:val="18"/>
            <w:szCs w:val="24"/>
            <w:lang w:val="en-US"/>
            <w:rPrChange w:id="2364" w:author="Claus" w:date="2018-12-19T16:25:00Z">
              <w:rPr>
                <w:rFonts w:ascii="Courier New" w:eastAsiaTheme="minorHAnsi" w:hAnsi="Courier New" w:cs="Courier New"/>
                <w:b/>
                <w:bCs/>
                <w:color w:val="365F91" w:themeColor="accent1" w:themeShade="BF"/>
                <w:sz w:val="24"/>
                <w:szCs w:val="24"/>
                <w:lang w:val="en-US"/>
              </w:rPr>
            </w:rPrChange>
          </w:rPr>
          <w:br/>
        </w:r>
        <w:r w:rsidRPr="00B37393">
          <w:rPr>
            <w:rFonts w:ascii="Courier New" w:eastAsiaTheme="minorHAnsi" w:hAnsi="Courier New" w:cs="Courier New"/>
            <w:color w:val="969696"/>
            <w:sz w:val="18"/>
            <w:szCs w:val="24"/>
            <w:lang w:val="en-US"/>
            <w:rPrChange w:id="2365" w:author="Claus" w:date="2018-12-19T16:25:00Z">
              <w:rPr>
                <w:rFonts w:ascii="Courier New" w:eastAsiaTheme="minorHAnsi" w:hAnsi="Courier New" w:cs="Courier New"/>
                <w:b/>
                <w:bCs/>
                <w:color w:val="969696"/>
                <w:sz w:val="24"/>
                <w:szCs w:val="24"/>
                <w:lang w:val="en-US"/>
              </w:rPr>
            </w:rPrChange>
          </w:rPr>
          <w:t>// Get DataFacadeImpl.</w:t>
        </w:r>
        <w:r w:rsidRPr="00B37393">
          <w:rPr>
            <w:rFonts w:ascii="Courier New" w:eastAsiaTheme="minorHAnsi" w:hAnsi="Courier New" w:cs="Courier New"/>
            <w:color w:val="969696"/>
            <w:sz w:val="18"/>
            <w:szCs w:val="24"/>
            <w:lang w:val="en-US"/>
            <w:rPrChange w:id="2366" w:author="Claus" w:date="2018-12-19T16:25:00Z">
              <w:rPr>
                <w:rFonts w:ascii="Courier New" w:eastAsiaTheme="minorHAnsi" w:hAnsi="Courier New" w:cs="Courier New"/>
                <w:b/>
                <w:bCs/>
                <w:color w:val="969696"/>
                <w:sz w:val="24"/>
                <w:szCs w:val="24"/>
                <w:lang w:val="en-US"/>
              </w:rPr>
            </w:rPrChange>
          </w:rPr>
          <w:br/>
        </w:r>
        <w:r w:rsidRPr="00B37393">
          <w:rPr>
            <w:rFonts w:ascii="Courier New" w:eastAsiaTheme="minorHAnsi" w:hAnsi="Courier New" w:cs="Courier New"/>
            <w:sz w:val="18"/>
            <w:szCs w:val="24"/>
            <w:lang w:val="en-US"/>
            <w:rPrChange w:id="2367" w:author="Claus" w:date="2018-12-19T16:25:00Z">
              <w:rPr>
                <w:rFonts w:ascii="Courier New" w:eastAsiaTheme="minorHAnsi" w:hAnsi="Courier New" w:cs="Courier New"/>
                <w:b/>
                <w:bCs/>
                <w:color w:val="365F91" w:themeColor="accent1" w:themeShade="BF"/>
                <w:sz w:val="24"/>
                <w:szCs w:val="24"/>
                <w:lang w:val="en-US"/>
              </w:rPr>
            </w:rPrChange>
          </w:rPr>
          <w:t xml:space="preserve">DataFacadeImpldataFacade = </w:t>
        </w:r>
        <w:r w:rsidRPr="00B37393">
          <w:rPr>
            <w:rFonts w:ascii="Courier New" w:eastAsiaTheme="minorHAnsi" w:hAnsi="Courier New" w:cs="Courier New"/>
            <w:color w:val="0000E6"/>
            <w:sz w:val="18"/>
            <w:szCs w:val="24"/>
            <w:lang w:val="en-US"/>
            <w:rPrChange w:id="2368" w:author="Claus" w:date="2018-12-19T16:25:00Z">
              <w:rPr>
                <w:rFonts w:ascii="Courier New" w:eastAsiaTheme="minorHAnsi" w:hAnsi="Courier New" w:cs="Courier New"/>
                <w:b/>
                <w:bCs/>
                <w:color w:val="0000E6"/>
                <w:sz w:val="24"/>
                <w:szCs w:val="24"/>
                <w:lang w:val="en-US"/>
              </w:rPr>
            </w:rPrChange>
          </w:rPr>
          <w:t>new</w:t>
        </w:r>
        <w:r w:rsidRPr="00B37393">
          <w:rPr>
            <w:rFonts w:ascii="Courier New" w:eastAsiaTheme="minorHAnsi" w:hAnsi="Courier New" w:cs="Courier New"/>
            <w:sz w:val="18"/>
            <w:szCs w:val="24"/>
            <w:lang w:val="en-US"/>
            <w:rPrChange w:id="2369" w:author="Claus" w:date="2018-12-19T16:25:00Z">
              <w:rPr>
                <w:rFonts w:ascii="Courier New" w:eastAsiaTheme="minorHAnsi" w:hAnsi="Courier New" w:cs="Courier New"/>
                <w:b/>
                <w:bCs/>
                <w:color w:val="365F91" w:themeColor="accent1" w:themeShade="BF"/>
                <w:sz w:val="24"/>
                <w:szCs w:val="24"/>
                <w:lang w:val="en-US"/>
              </w:rPr>
            </w:rPrChange>
          </w:rPr>
          <w:t>DataFacadeImpl(DbConnector.getConnection());</w:t>
        </w:r>
        <w:r w:rsidRPr="00B37393">
          <w:rPr>
            <w:rFonts w:ascii="Courier New" w:eastAsiaTheme="minorHAnsi" w:hAnsi="Courier New" w:cs="Courier New"/>
            <w:sz w:val="18"/>
            <w:szCs w:val="24"/>
            <w:lang w:val="en-US"/>
            <w:rPrChange w:id="2370" w:author="Claus" w:date="2018-12-19T16:25:00Z">
              <w:rPr>
                <w:rFonts w:ascii="Courier New" w:eastAsiaTheme="minorHAnsi" w:hAnsi="Courier New" w:cs="Courier New"/>
                <w:b/>
                <w:bCs/>
                <w:color w:val="365F91" w:themeColor="accent1" w:themeShade="BF"/>
                <w:sz w:val="24"/>
                <w:szCs w:val="24"/>
                <w:lang w:val="en-US"/>
              </w:rPr>
            </w:rPrChange>
          </w:rPr>
          <w:br/>
          <w:t xml:space="preserve">String requestForm = </w:t>
        </w:r>
        <w:r w:rsidRPr="00B37393">
          <w:rPr>
            <w:rFonts w:ascii="Courier New" w:eastAsiaTheme="minorHAnsi" w:hAnsi="Courier New" w:cs="Courier New"/>
            <w:color w:val="0000E6"/>
            <w:sz w:val="18"/>
            <w:szCs w:val="24"/>
            <w:lang w:val="en-US"/>
            <w:rPrChange w:id="2371" w:author="Claus" w:date="2018-12-19T16:25:00Z">
              <w:rPr>
                <w:rFonts w:ascii="Courier New" w:eastAsiaTheme="minorHAnsi" w:hAnsi="Courier New" w:cs="Courier New"/>
                <w:b/>
                <w:bCs/>
                <w:color w:val="0000E6"/>
                <w:sz w:val="24"/>
                <w:szCs w:val="24"/>
                <w:lang w:val="en-US"/>
              </w:rPr>
            </w:rPrChange>
          </w:rPr>
          <w:t>null</w:t>
        </w:r>
        <w:r w:rsidRPr="00B37393">
          <w:rPr>
            <w:rFonts w:ascii="Courier New" w:eastAsiaTheme="minorHAnsi" w:hAnsi="Courier New" w:cs="Courier New"/>
            <w:sz w:val="18"/>
            <w:szCs w:val="24"/>
            <w:lang w:val="en-US"/>
            <w:rPrChange w:id="2372" w:author="Claus" w:date="2018-12-19T16:25:00Z">
              <w:rPr>
                <w:rFonts w:ascii="Courier New" w:eastAsiaTheme="minorHAnsi" w:hAnsi="Courier New" w:cs="Courier New"/>
                <w:b/>
                <w:bCs/>
                <w:color w:val="365F91" w:themeColor="accent1" w:themeShade="BF"/>
                <w:sz w:val="24"/>
                <w:szCs w:val="24"/>
                <w:lang w:val="en-US"/>
              </w:rPr>
            </w:rPrChange>
          </w:rPr>
          <w:t>;</w:t>
        </w:r>
        <w:r w:rsidRPr="00B37393">
          <w:rPr>
            <w:rFonts w:ascii="Courier New" w:eastAsiaTheme="minorHAnsi" w:hAnsi="Courier New" w:cs="Courier New"/>
            <w:sz w:val="18"/>
            <w:szCs w:val="24"/>
            <w:lang w:val="en-US"/>
            <w:rPrChange w:id="2373" w:author="Claus" w:date="2018-12-19T16:25:00Z">
              <w:rPr>
                <w:rFonts w:ascii="Courier New" w:eastAsiaTheme="minorHAnsi" w:hAnsi="Courier New" w:cs="Courier New"/>
                <w:b/>
                <w:bCs/>
                <w:color w:val="365F91" w:themeColor="accent1" w:themeShade="BF"/>
                <w:sz w:val="24"/>
                <w:szCs w:val="24"/>
                <w:lang w:val="en-US"/>
              </w:rPr>
            </w:rPrChange>
          </w:rPr>
          <w:br/>
        </w:r>
        <w:r w:rsidRPr="00B37393">
          <w:rPr>
            <w:rFonts w:ascii="Courier New" w:eastAsiaTheme="minorHAnsi" w:hAnsi="Courier New" w:cs="Courier New"/>
            <w:sz w:val="18"/>
            <w:szCs w:val="24"/>
            <w:lang w:val="en-US"/>
            <w:rPrChange w:id="2374" w:author="Claus" w:date="2018-12-19T16:25:00Z">
              <w:rPr>
                <w:rFonts w:ascii="Courier New" w:eastAsiaTheme="minorHAnsi" w:hAnsi="Courier New" w:cs="Courier New"/>
                <w:b/>
                <w:bCs/>
                <w:color w:val="365F91" w:themeColor="accent1" w:themeShade="BF"/>
                <w:sz w:val="24"/>
                <w:szCs w:val="24"/>
                <w:lang w:val="en-US"/>
              </w:rPr>
            </w:rPrChange>
          </w:rPr>
          <w:br/>
          <w:t>HttpSession session = request.getSession();</w:t>
        </w:r>
        <w:r w:rsidRPr="00B37393">
          <w:rPr>
            <w:rFonts w:ascii="Courier New" w:eastAsiaTheme="minorHAnsi" w:hAnsi="Courier New" w:cs="Courier New"/>
            <w:sz w:val="18"/>
            <w:szCs w:val="24"/>
            <w:lang w:val="en-US"/>
            <w:rPrChange w:id="2375" w:author="Claus" w:date="2018-12-19T16:25:00Z">
              <w:rPr>
                <w:rFonts w:ascii="Courier New" w:eastAsiaTheme="minorHAnsi" w:hAnsi="Courier New" w:cs="Courier New"/>
                <w:b/>
                <w:bCs/>
                <w:color w:val="365F91" w:themeColor="accent1" w:themeShade="BF"/>
                <w:sz w:val="24"/>
                <w:szCs w:val="24"/>
                <w:lang w:val="en-US"/>
              </w:rPr>
            </w:rPrChange>
          </w:rPr>
          <w:br/>
          <w:t>UsersDTO user = (UsersDTO)session.getAttribute(</w:t>
        </w:r>
        <w:r w:rsidRPr="00B37393">
          <w:rPr>
            <w:rFonts w:ascii="Courier New" w:eastAsiaTheme="minorHAnsi" w:hAnsi="Courier New" w:cs="Courier New"/>
            <w:color w:val="CE7B00"/>
            <w:sz w:val="18"/>
            <w:szCs w:val="24"/>
            <w:lang w:val="en-US"/>
            <w:rPrChange w:id="2376" w:author="Claus" w:date="2018-12-19T16:25:00Z">
              <w:rPr>
                <w:rFonts w:ascii="Courier New" w:eastAsiaTheme="minorHAnsi" w:hAnsi="Courier New" w:cs="Courier New"/>
                <w:b/>
                <w:bCs/>
                <w:color w:val="CE7B00"/>
                <w:sz w:val="24"/>
                <w:szCs w:val="24"/>
                <w:lang w:val="en-US"/>
              </w:rPr>
            </w:rPrChange>
          </w:rPr>
          <w:t>"user"</w:t>
        </w:r>
        <w:r w:rsidRPr="00B37393">
          <w:rPr>
            <w:rFonts w:ascii="Courier New" w:eastAsiaTheme="minorHAnsi" w:hAnsi="Courier New" w:cs="Courier New"/>
            <w:sz w:val="18"/>
            <w:szCs w:val="24"/>
            <w:lang w:val="en-US"/>
            <w:rPrChange w:id="2377" w:author="Claus" w:date="2018-12-19T16:25:00Z">
              <w:rPr>
                <w:rFonts w:ascii="Courier New" w:eastAsiaTheme="minorHAnsi" w:hAnsi="Courier New" w:cs="Courier New"/>
                <w:b/>
                <w:bCs/>
                <w:color w:val="365F91" w:themeColor="accent1" w:themeShade="BF"/>
                <w:sz w:val="24"/>
                <w:szCs w:val="24"/>
                <w:lang w:val="en-US"/>
              </w:rPr>
            </w:rPrChange>
          </w:rPr>
          <w:t>);</w:t>
        </w:r>
        <w:r w:rsidRPr="00B37393">
          <w:rPr>
            <w:rFonts w:ascii="Courier New" w:eastAsiaTheme="minorHAnsi" w:hAnsi="Courier New" w:cs="Courier New"/>
            <w:sz w:val="18"/>
            <w:szCs w:val="24"/>
            <w:lang w:val="en-US"/>
            <w:rPrChange w:id="2378" w:author="Claus" w:date="2018-12-19T16:25:00Z">
              <w:rPr>
                <w:rFonts w:ascii="Courier New" w:eastAsiaTheme="minorHAnsi" w:hAnsi="Courier New" w:cs="Courier New"/>
                <w:b/>
                <w:bCs/>
                <w:color w:val="365F91" w:themeColor="accent1" w:themeShade="BF"/>
                <w:sz w:val="24"/>
                <w:szCs w:val="24"/>
                <w:lang w:val="en-US"/>
              </w:rPr>
            </w:rPrChange>
          </w:rPr>
          <w:br/>
        </w:r>
        <w:r w:rsidRPr="00B37393">
          <w:rPr>
            <w:rFonts w:ascii="Courier New" w:eastAsiaTheme="minorHAnsi" w:hAnsi="Courier New" w:cs="Courier New"/>
            <w:sz w:val="18"/>
            <w:szCs w:val="24"/>
            <w:lang w:val="en-US"/>
            <w:rPrChange w:id="2379" w:author="Claus" w:date="2018-12-19T16:25:00Z">
              <w:rPr>
                <w:rFonts w:ascii="Courier New" w:eastAsiaTheme="minorHAnsi" w:hAnsi="Courier New" w:cs="Courier New"/>
                <w:b/>
                <w:bCs/>
                <w:color w:val="365F91" w:themeColor="accent1" w:themeShade="BF"/>
                <w:sz w:val="24"/>
                <w:szCs w:val="24"/>
                <w:lang w:val="en-US"/>
              </w:rPr>
            </w:rPrChange>
          </w:rPr>
          <w:br/>
        </w:r>
        <w:r w:rsidRPr="00B37393">
          <w:rPr>
            <w:rFonts w:ascii="Courier New" w:eastAsiaTheme="minorHAnsi" w:hAnsi="Courier New" w:cs="Courier New"/>
            <w:color w:val="969696"/>
            <w:sz w:val="18"/>
            <w:szCs w:val="24"/>
            <w:lang w:val="en-US"/>
            <w:rPrChange w:id="2380" w:author="Claus" w:date="2018-12-19T16:25:00Z">
              <w:rPr>
                <w:rFonts w:ascii="Courier New" w:eastAsiaTheme="minorHAnsi" w:hAnsi="Courier New" w:cs="Courier New"/>
                <w:b/>
                <w:bCs/>
                <w:color w:val="969696"/>
                <w:sz w:val="24"/>
                <w:szCs w:val="24"/>
                <w:lang w:val="en-US"/>
              </w:rPr>
            </w:rPrChange>
          </w:rPr>
          <w:t>// Har vi et gyldigt id ?</w:t>
        </w:r>
        <w:r w:rsidRPr="00B37393">
          <w:rPr>
            <w:rFonts w:ascii="Courier New" w:eastAsiaTheme="minorHAnsi" w:hAnsi="Courier New" w:cs="Courier New"/>
            <w:color w:val="969696"/>
            <w:sz w:val="18"/>
            <w:szCs w:val="24"/>
            <w:lang w:val="en-US"/>
            <w:rPrChange w:id="2381" w:author="Claus" w:date="2018-12-19T16:25:00Z">
              <w:rPr>
                <w:rFonts w:ascii="Courier New" w:eastAsiaTheme="minorHAnsi" w:hAnsi="Courier New" w:cs="Courier New"/>
                <w:b/>
                <w:bCs/>
                <w:color w:val="969696"/>
                <w:sz w:val="24"/>
                <w:szCs w:val="24"/>
                <w:lang w:val="en-US"/>
              </w:rPr>
            </w:rPrChange>
          </w:rPr>
          <w:br/>
        </w:r>
        <w:r w:rsidRPr="00B37393">
          <w:rPr>
            <w:rFonts w:ascii="Courier New" w:eastAsiaTheme="minorHAnsi" w:hAnsi="Courier New" w:cs="Courier New"/>
            <w:color w:val="0000E6"/>
            <w:sz w:val="18"/>
            <w:szCs w:val="24"/>
            <w:lang w:val="en-US"/>
            <w:rPrChange w:id="2382" w:author="Claus" w:date="2018-12-19T16:25:00Z">
              <w:rPr>
                <w:rFonts w:ascii="Courier New" w:eastAsiaTheme="minorHAnsi" w:hAnsi="Courier New" w:cs="Courier New"/>
                <w:b/>
                <w:bCs/>
                <w:color w:val="0000E6"/>
                <w:sz w:val="24"/>
                <w:szCs w:val="24"/>
              </w:rPr>
            </w:rPrChange>
          </w:rPr>
          <w:t>try</w:t>
        </w:r>
        <w:r w:rsidRPr="00B37393">
          <w:rPr>
            <w:rFonts w:ascii="Courier New" w:eastAsiaTheme="minorHAnsi" w:hAnsi="Courier New" w:cs="Courier New"/>
            <w:sz w:val="18"/>
            <w:szCs w:val="24"/>
            <w:lang w:val="en-US"/>
            <w:rPrChange w:id="2383" w:author="Claus" w:date="2018-12-19T16:25:00Z">
              <w:rPr>
                <w:rFonts w:ascii="Courier New" w:eastAsiaTheme="minorHAnsi" w:hAnsi="Courier New" w:cs="Courier New"/>
                <w:b/>
                <w:bCs/>
                <w:color w:val="365F91" w:themeColor="accent1" w:themeShade="BF"/>
                <w:sz w:val="24"/>
                <w:szCs w:val="24"/>
              </w:rPr>
            </w:rPrChange>
          </w:rPr>
          <w:br/>
          <w:t>{</w:t>
        </w:r>
        <w:r w:rsidRPr="00B37393">
          <w:rPr>
            <w:rFonts w:ascii="Courier New" w:eastAsiaTheme="minorHAnsi" w:hAnsi="Courier New" w:cs="Courier New"/>
            <w:sz w:val="18"/>
            <w:szCs w:val="24"/>
            <w:lang w:val="en-US"/>
            <w:rPrChange w:id="2384"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color w:val="969696"/>
            <w:sz w:val="18"/>
            <w:szCs w:val="24"/>
            <w:lang w:val="en-US"/>
            <w:rPrChange w:id="2385" w:author="Claus" w:date="2018-12-19T16:25:00Z">
              <w:rPr>
                <w:rFonts w:ascii="Courier New" w:eastAsiaTheme="minorHAnsi" w:hAnsi="Courier New" w:cs="Courier New"/>
                <w:b/>
                <w:bCs/>
                <w:color w:val="969696"/>
                <w:sz w:val="24"/>
                <w:szCs w:val="24"/>
              </w:rPr>
            </w:rPrChange>
          </w:rPr>
          <w:t>// Findes id ikke på requestet, catcher vi exception</w:t>
        </w:r>
        <w:r w:rsidRPr="00B37393">
          <w:rPr>
            <w:rFonts w:ascii="Courier New" w:eastAsiaTheme="minorHAnsi" w:hAnsi="Courier New" w:cs="Courier New"/>
            <w:color w:val="969696"/>
            <w:sz w:val="18"/>
            <w:szCs w:val="24"/>
            <w:lang w:val="en-US"/>
            <w:rPrChange w:id="2386" w:author="Claus" w:date="2018-12-19T16:25:00Z">
              <w:rPr>
                <w:rFonts w:ascii="Courier New" w:eastAsiaTheme="minorHAnsi" w:hAnsi="Courier New" w:cs="Courier New"/>
                <w:b/>
                <w:bCs/>
                <w:color w:val="969696"/>
                <w:sz w:val="24"/>
                <w:szCs w:val="24"/>
              </w:rPr>
            </w:rPrChange>
          </w:rPr>
          <w:br/>
        </w:r>
        <w:r w:rsidR="0005111C">
          <w:rPr>
            <w:rFonts w:ascii="Courier New" w:eastAsiaTheme="minorHAnsi" w:hAnsi="Courier New" w:cs="Courier New"/>
            <w:sz w:val="18"/>
            <w:szCs w:val="24"/>
            <w:lang w:val="en-US"/>
          </w:rPr>
          <w:t xml:space="preserve">    </w:t>
        </w:r>
        <w:r w:rsidRPr="00B37393">
          <w:rPr>
            <w:rFonts w:ascii="Courier New" w:eastAsiaTheme="minorHAnsi" w:hAnsi="Courier New" w:cs="Courier New"/>
            <w:sz w:val="18"/>
            <w:szCs w:val="24"/>
            <w:lang w:val="en-US"/>
            <w:rPrChange w:id="2387" w:author="Claus" w:date="2018-12-19T16:25:00Z">
              <w:rPr>
                <w:rFonts w:ascii="Courier New" w:eastAsiaTheme="minorHAnsi" w:hAnsi="Courier New" w:cs="Courier New"/>
                <w:b/>
                <w:bCs/>
                <w:color w:val="365F91" w:themeColor="accent1" w:themeShade="BF"/>
                <w:sz w:val="24"/>
                <w:szCs w:val="24"/>
              </w:rPr>
            </w:rPrChange>
          </w:rPr>
          <w:t>id = Integer.parseInt(request.getParameter(</w:t>
        </w:r>
        <w:r w:rsidRPr="00B37393">
          <w:rPr>
            <w:rFonts w:ascii="Courier New" w:eastAsiaTheme="minorHAnsi" w:hAnsi="Courier New" w:cs="Courier New"/>
            <w:color w:val="CE7B00"/>
            <w:sz w:val="18"/>
            <w:szCs w:val="24"/>
            <w:lang w:val="en-US"/>
            <w:rPrChange w:id="2388" w:author="Claus" w:date="2018-12-19T16:25:00Z">
              <w:rPr>
                <w:rFonts w:ascii="Courier New" w:eastAsiaTheme="minorHAnsi" w:hAnsi="Courier New" w:cs="Courier New"/>
                <w:b/>
                <w:bCs/>
                <w:color w:val="CE7B00"/>
                <w:sz w:val="24"/>
                <w:szCs w:val="24"/>
              </w:rPr>
            </w:rPrChange>
          </w:rPr>
          <w:t>"id"</w:t>
        </w:r>
        <w:r w:rsidRPr="00B37393">
          <w:rPr>
            <w:rFonts w:ascii="Courier New" w:eastAsiaTheme="minorHAnsi" w:hAnsi="Courier New" w:cs="Courier New"/>
            <w:sz w:val="18"/>
            <w:szCs w:val="24"/>
            <w:lang w:val="en-US"/>
            <w:rPrChange w:id="2389" w:author="Claus" w:date="2018-12-19T16:25:00Z">
              <w:rPr>
                <w:rFonts w:ascii="Courier New" w:eastAsiaTheme="minorHAnsi" w:hAnsi="Courier New" w:cs="Courier New"/>
                <w:b/>
                <w:bCs/>
                <w:color w:val="365F91" w:themeColor="accent1" w:themeShade="BF"/>
                <w:sz w:val="24"/>
                <w:szCs w:val="24"/>
              </w:rPr>
            </w:rPrChange>
          </w:rPr>
          <w:t>));</w:t>
        </w:r>
        <w:r w:rsidRPr="00B37393">
          <w:rPr>
            <w:rFonts w:ascii="Courier New" w:eastAsiaTheme="minorHAnsi" w:hAnsi="Courier New" w:cs="Courier New"/>
            <w:sz w:val="18"/>
            <w:szCs w:val="24"/>
            <w:lang w:val="en-US"/>
            <w:rPrChange w:id="2390" w:author="Claus" w:date="2018-12-19T16:25:00Z">
              <w:rPr>
                <w:rFonts w:ascii="Courier New" w:eastAsiaTheme="minorHAnsi" w:hAnsi="Courier New" w:cs="Courier New"/>
                <w:b/>
                <w:bCs/>
                <w:color w:val="365F91" w:themeColor="accent1" w:themeShade="BF"/>
                <w:sz w:val="24"/>
                <w:szCs w:val="24"/>
              </w:rPr>
            </w:rPrChange>
          </w:rPr>
          <w:br/>
          <w:t>}</w:t>
        </w:r>
        <w:r w:rsidRPr="00B37393">
          <w:rPr>
            <w:rFonts w:ascii="Courier New" w:eastAsiaTheme="minorHAnsi" w:hAnsi="Courier New" w:cs="Courier New"/>
            <w:sz w:val="18"/>
            <w:szCs w:val="24"/>
            <w:lang w:val="en-US"/>
            <w:rPrChange w:id="2391"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color w:val="0000E6"/>
            <w:sz w:val="18"/>
            <w:szCs w:val="24"/>
            <w:lang w:val="en-US"/>
            <w:rPrChange w:id="2392" w:author="Claus" w:date="2018-12-19T16:25:00Z">
              <w:rPr>
                <w:rFonts w:ascii="Courier New" w:eastAsiaTheme="minorHAnsi" w:hAnsi="Courier New" w:cs="Courier New"/>
                <w:b/>
                <w:bCs/>
                <w:color w:val="0000E6"/>
                <w:sz w:val="24"/>
                <w:szCs w:val="24"/>
              </w:rPr>
            </w:rPrChange>
          </w:rPr>
          <w:t>catch</w:t>
        </w:r>
        <w:r w:rsidRPr="00B37393">
          <w:rPr>
            <w:rFonts w:ascii="Courier New" w:eastAsiaTheme="minorHAnsi" w:hAnsi="Courier New" w:cs="Courier New"/>
            <w:sz w:val="18"/>
            <w:szCs w:val="24"/>
            <w:lang w:val="en-US"/>
            <w:rPrChange w:id="2393" w:author="Claus" w:date="2018-12-19T16:25:00Z">
              <w:rPr>
                <w:rFonts w:ascii="Courier New" w:eastAsiaTheme="minorHAnsi" w:hAnsi="Courier New" w:cs="Courier New"/>
                <w:b/>
                <w:bCs/>
                <w:color w:val="365F91" w:themeColor="accent1" w:themeShade="BF"/>
                <w:sz w:val="24"/>
                <w:szCs w:val="24"/>
              </w:rPr>
            </w:rPrChange>
          </w:rPr>
          <w:t>(NumberFormatException n){</w:t>
        </w:r>
        <w:r w:rsidRPr="00B37393">
          <w:rPr>
            <w:rFonts w:ascii="Courier New" w:eastAsiaTheme="minorHAnsi" w:hAnsi="Courier New" w:cs="Courier New"/>
            <w:sz w:val="18"/>
            <w:szCs w:val="24"/>
            <w:lang w:val="en-US"/>
            <w:rPrChange w:id="2394"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color w:val="969696"/>
            <w:sz w:val="18"/>
            <w:szCs w:val="24"/>
            <w:lang w:val="en-US"/>
            <w:rPrChange w:id="2395" w:author="Claus" w:date="2018-12-19T16:25:00Z">
              <w:rPr>
                <w:rFonts w:ascii="Courier New" w:eastAsiaTheme="minorHAnsi" w:hAnsi="Courier New" w:cs="Courier New"/>
                <w:b/>
                <w:bCs/>
                <w:color w:val="969696"/>
                <w:sz w:val="24"/>
                <w:szCs w:val="24"/>
              </w:rPr>
            </w:rPrChange>
          </w:rPr>
          <w:t>// NumberFormatException er forventet, hvis request ikke har id, som så vil være 0.</w:t>
        </w:r>
        <w:r w:rsidRPr="00B37393">
          <w:rPr>
            <w:rFonts w:ascii="Courier New" w:eastAsiaTheme="minorHAnsi" w:hAnsi="Courier New" w:cs="Courier New"/>
            <w:color w:val="969696"/>
            <w:sz w:val="18"/>
            <w:szCs w:val="24"/>
            <w:lang w:val="en-US"/>
            <w:rPrChange w:id="2396" w:author="Claus" w:date="2018-12-19T16:25:00Z">
              <w:rPr>
                <w:rFonts w:ascii="Courier New" w:eastAsiaTheme="minorHAnsi" w:hAnsi="Courier New" w:cs="Courier New"/>
                <w:b/>
                <w:bCs/>
                <w:color w:val="969696"/>
                <w:sz w:val="24"/>
                <w:szCs w:val="24"/>
              </w:rPr>
            </w:rPrChange>
          </w:rPr>
          <w:br/>
        </w:r>
        <w:r w:rsidRPr="00B37393">
          <w:rPr>
            <w:rFonts w:ascii="Courier New" w:eastAsiaTheme="minorHAnsi" w:hAnsi="Courier New" w:cs="Courier New"/>
            <w:sz w:val="18"/>
            <w:szCs w:val="24"/>
            <w:lang w:val="en-US"/>
            <w:rPrChange w:id="2397" w:author="Claus" w:date="2018-12-19T16:25:00Z">
              <w:rPr>
                <w:rFonts w:ascii="Courier New" w:eastAsiaTheme="minorHAnsi" w:hAnsi="Courier New" w:cs="Courier New"/>
                <w:b/>
                <w:bCs/>
                <w:color w:val="365F91" w:themeColor="accent1" w:themeShade="BF"/>
                <w:sz w:val="24"/>
                <w:szCs w:val="24"/>
              </w:rPr>
            </w:rPrChange>
          </w:rPr>
          <w:t>}</w:t>
        </w:r>
        <w:r w:rsidRPr="00B37393">
          <w:rPr>
            <w:rFonts w:ascii="Courier New" w:eastAsiaTheme="minorHAnsi" w:hAnsi="Courier New" w:cs="Courier New"/>
            <w:sz w:val="18"/>
            <w:szCs w:val="24"/>
            <w:lang w:val="en-US"/>
            <w:rPrChange w:id="2398"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sz w:val="18"/>
            <w:szCs w:val="24"/>
            <w:lang w:val="en-US"/>
            <w:rPrChange w:id="2399"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sz w:val="18"/>
            <w:szCs w:val="24"/>
            <w:rPrChange w:id="2400" w:author="Claus" w:date="2018-12-19T16:25:00Z">
              <w:rPr>
                <w:rFonts w:ascii="Courier New" w:eastAsiaTheme="minorHAnsi" w:hAnsi="Courier New" w:cs="Courier New"/>
                <w:b/>
                <w:bCs/>
                <w:color w:val="365F91" w:themeColor="accent1" w:themeShade="BF"/>
                <w:sz w:val="24"/>
                <w:szCs w:val="24"/>
              </w:rPr>
            </w:rPrChange>
          </w:rPr>
          <w:t>List&lt;RooftypeDTO&gt;Rooftypes = dataFacade.getRooftypes();</w:t>
        </w:r>
        <w:r w:rsidRPr="00B37393">
          <w:rPr>
            <w:rFonts w:ascii="Courier New" w:eastAsiaTheme="minorHAnsi" w:hAnsi="Courier New" w:cs="Courier New"/>
            <w:sz w:val="18"/>
            <w:szCs w:val="24"/>
            <w:rPrChange w:id="2401"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sz w:val="18"/>
            <w:szCs w:val="24"/>
            <w:rPrChange w:id="2402"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color w:val="969696"/>
            <w:sz w:val="18"/>
            <w:szCs w:val="24"/>
            <w:rPrChange w:id="2403" w:author="Claus" w:date="2018-12-19T16:25:00Z">
              <w:rPr>
                <w:rFonts w:ascii="Courier New" w:eastAsiaTheme="minorHAnsi" w:hAnsi="Courier New" w:cs="Courier New"/>
                <w:b/>
                <w:bCs/>
                <w:color w:val="969696"/>
                <w:sz w:val="24"/>
                <w:szCs w:val="24"/>
              </w:rPr>
            </w:rPrChange>
          </w:rPr>
          <w:t>// Fandt vi et gyldigt id på requestet (dvs. &gt; 0)</w:t>
        </w:r>
        <w:r w:rsidRPr="00B37393">
          <w:rPr>
            <w:rFonts w:ascii="Courier New" w:eastAsiaTheme="minorHAnsi" w:hAnsi="Courier New" w:cs="Courier New"/>
            <w:color w:val="969696"/>
            <w:sz w:val="18"/>
            <w:szCs w:val="24"/>
            <w:rPrChange w:id="2404" w:author="Claus" w:date="2018-12-19T16:25:00Z">
              <w:rPr>
                <w:rFonts w:ascii="Courier New" w:eastAsiaTheme="minorHAnsi" w:hAnsi="Courier New" w:cs="Courier New"/>
                <w:b/>
                <w:bCs/>
                <w:color w:val="969696"/>
                <w:sz w:val="24"/>
                <w:szCs w:val="24"/>
              </w:rPr>
            </w:rPrChange>
          </w:rPr>
          <w:br/>
        </w:r>
        <w:r w:rsidRPr="00B37393">
          <w:rPr>
            <w:rFonts w:ascii="Courier New" w:eastAsiaTheme="minorHAnsi" w:hAnsi="Courier New" w:cs="Courier New"/>
            <w:color w:val="0000E6"/>
            <w:sz w:val="18"/>
            <w:szCs w:val="24"/>
            <w:rPrChange w:id="2405" w:author="Claus" w:date="2018-12-19T16:25:00Z">
              <w:rPr>
                <w:rFonts w:ascii="Courier New" w:eastAsiaTheme="minorHAnsi" w:hAnsi="Courier New" w:cs="Courier New"/>
                <w:b/>
                <w:bCs/>
                <w:color w:val="0000E6"/>
                <w:sz w:val="24"/>
                <w:szCs w:val="24"/>
              </w:rPr>
            </w:rPrChange>
          </w:rPr>
          <w:t>if</w:t>
        </w:r>
        <w:r w:rsidRPr="00B37393">
          <w:rPr>
            <w:rFonts w:ascii="Courier New" w:eastAsiaTheme="minorHAnsi" w:hAnsi="Courier New" w:cs="Courier New"/>
            <w:sz w:val="18"/>
            <w:szCs w:val="24"/>
            <w:rPrChange w:id="2406" w:author="Claus" w:date="2018-12-19T16:25:00Z">
              <w:rPr>
                <w:rFonts w:ascii="Courier New" w:eastAsiaTheme="minorHAnsi" w:hAnsi="Courier New" w:cs="Courier New"/>
                <w:b/>
                <w:bCs/>
                <w:color w:val="365F91" w:themeColor="accent1" w:themeShade="BF"/>
                <w:sz w:val="24"/>
                <w:szCs w:val="24"/>
              </w:rPr>
            </w:rPrChange>
          </w:rPr>
          <w:t>(id &gt; 0)</w:t>
        </w:r>
        <w:r w:rsidRPr="00B37393">
          <w:rPr>
            <w:rFonts w:ascii="Courier New" w:eastAsiaTheme="minorHAnsi" w:hAnsi="Courier New" w:cs="Courier New"/>
            <w:sz w:val="18"/>
            <w:szCs w:val="24"/>
            <w:rPrChange w:id="2407" w:author="Claus" w:date="2018-12-19T16:25:00Z">
              <w:rPr>
                <w:rFonts w:ascii="Courier New" w:eastAsiaTheme="minorHAnsi" w:hAnsi="Courier New" w:cs="Courier New"/>
                <w:b/>
                <w:bCs/>
                <w:color w:val="365F91" w:themeColor="accent1" w:themeShade="BF"/>
                <w:sz w:val="24"/>
                <w:szCs w:val="24"/>
              </w:rPr>
            </w:rPrChange>
          </w:rPr>
          <w:br/>
          <w:t>{</w:t>
        </w:r>
        <w:r w:rsidRPr="00B37393">
          <w:rPr>
            <w:rFonts w:ascii="Courier New" w:eastAsiaTheme="minorHAnsi" w:hAnsi="Courier New" w:cs="Courier New"/>
            <w:sz w:val="18"/>
            <w:szCs w:val="24"/>
            <w:rPrChange w:id="2408" w:author="Claus" w:date="2018-12-19T16:25:00Z">
              <w:rPr>
                <w:rFonts w:ascii="Courier New" w:eastAsiaTheme="minorHAnsi" w:hAnsi="Courier New" w:cs="Courier New"/>
                <w:b/>
                <w:bCs/>
                <w:color w:val="365F91" w:themeColor="accent1" w:themeShade="BF"/>
                <w:sz w:val="24"/>
                <w:szCs w:val="24"/>
              </w:rPr>
            </w:rPrChange>
          </w:rPr>
          <w:br/>
        </w:r>
      </w:ins>
      <w:ins w:id="2409" w:author="Claus" w:date="2018-12-19T16:26:00Z">
        <w:r w:rsidR="0005111C">
          <w:rPr>
            <w:rFonts w:ascii="Courier New" w:eastAsiaTheme="minorHAnsi" w:hAnsi="Courier New" w:cs="Courier New"/>
            <w:color w:val="969696"/>
            <w:sz w:val="18"/>
            <w:szCs w:val="24"/>
          </w:rPr>
          <w:t xml:space="preserve">    </w:t>
        </w:r>
      </w:ins>
      <w:ins w:id="2410" w:author="Claus" w:date="2018-12-19T16:25:00Z">
        <w:r w:rsidRPr="00B37393">
          <w:rPr>
            <w:rFonts w:ascii="Courier New" w:eastAsiaTheme="minorHAnsi" w:hAnsi="Courier New" w:cs="Courier New"/>
            <w:color w:val="969696"/>
            <w:sz w:val="18"/>
            <w:szCs w:val="24"/>
            <w:rPrChange w:id="2411" w:author="Claus" w:date="2018-12-19T16:25:00Z">
              <w:rPr>
                <w:rFonts w:ascii="Courier New" w:eastAsiaTheme="minorHAnsi" w:hAnsi="Courier New" w:cs="Courier New"/>
                <w:b/>
                <w:bCs/>
                <w:color w:val="969696"/>
                <w:sz w:val="24"/>
                <w:szCs w:val="24"/>
              </w:rPr>
            </w:rPrChange>
          </w:rPr>
          <w:t>// Har vi en user i session, er denne logget ind, gå til index side.</w:t>
        </w:r>
        <w:r w:rsidRPr="00B37393">
          <w:rPr>
            <w:rFonts w:ascii="Courier New" w:eastAsiaTheme="minorHAnsi" w:hAnsi="Courier New" w:cs="Courier New"/>
            <w:color w:val="969696"/>
            <w:sz w:val="18"/>
            <w:szCs w:val="24"/>
            <w:rPrChange w:id="2412" w:author="Claus" w:date="2018-12-19T16:25:00Z">
              <w:rPr>
                <w:rFonts w:ascii="Courier New" w:eastAsiaTheme="minorHAnsi" w:hAnsi="Courier New" w:cs="Courier New"/>
                <w:b/>
                <w:bCs/>
                <w:color w:val="969696"/>
                <w:sz w:val="24"/>
                <w:szCs w:val="24"/>
              </w:rPr>
            </w:rPrChange>
          </w:rPr>
          <w:br/>
        </w:r>
        <w:r w:rsidR="0005111C">
          <w:rPr>
            <w:rFonts w:ascii="Courier New" w:eastAsiaTheme="minorHAnsi" w:hAnsi="Courier New" w:cs="Courier New"/>
            <w:color w:val="0000E6"/>
            <w:sz w:val="18"/>
            <w:szCs w:val="24"/>
          </w:rPr>
          <w:t xml:space="preserve">    </w:t>
        </w:r>
        <w:r w:rsidRPr="00B37393">
          <w:rPr>
            <w:rFonts w:ascii="Courier New" w:eastAsiaTheme="minorHAnsi" w:hAnsi="Courier New" w:cs="Courier New"/>
            <w:color w:val="0000E6"/>
            <w:sz w:val="18"/>
            <w:szCs w:val="24"/>
            <w:rPrChange w:id="2413" w:author="Claus" w:date="2018-12-19T16:25:00Z">
              <w:rPr>
                <w:rFonts w:ascii="Courier New" w:eastAsiaTheme="minorHAnsi" w:hAnsi="Courier New" w:cs="Courier New"/>
                <w:b/>
                <w:bCs/>
                <w:color w:val="0000E6"/>
                <w:sz w:val="24"/>
                <w:szCs w:val="24"/>
              </w:rPr>
            </w:rPrChange>
          </w:rPr>
          <w:t>if</w:t>
        </w:r>
        <w:r w:rsidRPr="00B37393">
          <w:rPr>
            <w:rFonts w:ascii="Courier New" w:eastAsiaTheme="minorHAnsi" w:hAnsi="Courier New" w:cs="Courier New"/>
            <w:sz w:val="18"/>
            <w:szCs w:val="24"/>
            <w:rPrChange w:id="2414" w:author="Claus" w:date="2018-12-19T16:25:00Z">
              <w:rPr>
                <w:rFonts w:ascii="Courier New" w:eastAsiaTheme="minorHAnsi" w:hAnsi="Courier New" w:cs="Courier New"/>
                <w:b/>
                <w:bCs/>
                <w:color w:val="365F91" w:themeColor="accent1" w:themeShade="BF"/>
                <w:sz w:val="24"/>
                <w:szCs w:val="24"/>
              </w:rPr>
            </w:rPrChange>
          </w:rPr>
          <w:t xml:space="preserve">(user == </w:t>
        </w:r>
        <w:r w:rsidRPr="00B37393">
          <w:rPr>
            <w:rFonts w:ascii="Courier New" w:eastAsiaTheme="minorHAnsi" w:hAnsi="Courier New" w:cs="Courier New"/>
            <w:color w:val="0000E6"/>
            <w:sz w:val="18"/>
            <w:szCs w:val="24"/>
            <w:rPrChange w:id="2415" w:author="Claus" w:date="2018-12-19T16:25:00Z">
              <w:rPr>
                <w:rFonts w:ascii="Courier New" w:eastAsiaTheme="minorHAnsi" w:hAnsi="Courier New" w:cs="Courier New"/>
                <w:b/>
                <w:bCs/>
                <w:color w:val="0000E6"/>
                <w:sz w:val="24"/>
                <w:szCs w:val="24"/>
              </w:rPr>
            </w:rPrChange>
          </w:rPr>
          <w:t>null</w:t>
        </w:r>
        <w:r w:rsidRPr="00B37393">
          <w:rPr>
            <w:rFonts w:ascii="Courier New" w:eastAsiaTheme="minorHAnsi" w:hAnsi="Courier New" w:cs="Courier New"/>
            <w:sz w:val="18"/>
            <w:szCs w:val="24"/>
            <w:rPrChange w:id="2416" w:author="Claus" w:date="2018-12-19T16:25:00Z">
              <w:rPr>
                <w:rFonts w:ascii="Courier New" w:eastAsiaTheme="minorHAnsi" w:hAnsi="Courier New" w:cs="Courier New"/>
                <w:b/>
                <w:bCs/>
                <w:color w:val="365F91" w:themeColor="accent1" w:themeShade="BF"/>
                <w:sz w:val="24"/>
                <w:szCs w:val="24"/>
              </w:rPr>
            </w:rPrChange>
          </w:rPr>
          <w:t xml:space="preserve"> || user != </w:t>
        </w:r>
        <w:r w:rsidRPr="00B37393">
          <w:rPr>
            <w:rFonts w:ascii="Courier New" w:eastAsiaTheme="minorHAnsi" w:hAnsi="Courier New" w:cs="Courier New"/>
            <w:color w:val="0000E6"/>
            <w:sz w:val="18"/>
            <w:szCs w:val="24"/>
            <w:rPrChange w:id="2417" w:author="Claus" w:date="2018-12-19T16:25:00Z">
              <w:rPr>
                <w:rFonts w:ascii="Courier New" w:eastAsiaTheme="minorHAnsi" w:hAnsi="Courier New" w:cs="Courier New"/>
                <w:b/>
                <w:bCs/>
                <w:color w:val="0000E6"/>
                <w:sz w:val="24"/>
                <w:szCs w:val="24"/>
              </w:rPr>
            </w:rPrChange>
          </w:rPr>
          <w:t>null</w:t>
        </w:r>
        <w:r w:rsidRPr="00B37393">
          <w:rPr>
            <w:rFonts w:ascii="Courier New" w:eastAsiaTheme="minorHAnsi" w:hAnsi="Courier New" w:cs="Courier New"/>
            <w:sz w:val="18"/>
            <w:szCs w:val="24"/>
            <w:rPrChange w:id="2418" w:author="Claus" w:date="2018-12-19T16:25:00Z">
              <w:rPr>
                <w:rFonts w:ascii="Courier New" w:eastAsiaTheme="minorHAnsi" w:hAnsi="Courier New" w:cs="Courier New"/>
                <w:b/>
                <w:bCs/>
                <w:color w:val="365F91" w:themeColor="accent1" w:themeShade="BF"/>
                <w:sz w:val="24"/>
                <w:szCs w:val="24"/>
              </w:rPr>
            </w:rPrChange>
          </w:rPr>
          <w:t>&amp;&amp;user.getRank() &gt; 1)</w:t>
        </w:r>
        <w:r w:rsidRPr="00B37393">
          <w:rPr>
            <w:rFonts w:ascii="Courier New" w:eastAsiaTheme="minorHAnsi" w:hAnsi="Courier New" w:cs="Courier New"/>
            <w:sz w:val="18"/>
            <w:szCs w:val="24"/>
            <w:rPrChange w:id="2419" w:author="Claus" w:date="2018-12-19T16:25:00Z">
              <w:rPr>
                <w:rFonts w:ascii="Courier New" w:eastAsiaTheme="minorHAnsi" w:hAnsi="Courier New" w:cs="Courier New"/>
                <w:b/>
                <w:bCs/>
                <w:color w:val="365F91" w:themeColor="accent1" w:themeShade="BF"/>
                <w:sz w:val="24"/>
                <w:szCs w:val="24"/>
              </w:rPr>
            </w:rPrChange>
          </w:rPr>
          <w:br/>
          <w:t xml:space="preserve">            {</w:t>
        </w:r>
        <w:r w:rsidRPr="00B37393">
          <w:rPr>
            <w:rFonts w:ascii="Courier New" w:eastAsiaTheme="minorHAnsi" w:hAnsi="Courier New" w:cs="Courier New"/>
            <w:sz w:val="18"/>
            <w:szCs w:val="24"/>
            <w:rPrChange w:id="2420" w:author="Claus" w:date="2018-12-19T16:25:00Z">
              <w:rPr>
                <w:rFonts w:ascii="Courier New" w:eastAsiaTheme="minorHAnsi" w:hAnsi="Courier New" w:cs="Courier New"/>
                <w:b/>
                <w:bCs/>
                <w:color w:val="365F91" w:themeColor="accent1" w:themeShade="BF"/>
                <w:sz w:val="24"/>
                <w:szCs w:val="24"/>
              </w:rPr>
            </w:rPrChange>
          </w:rPr>
          <w:br/>
        </w:r>
      </w:ins>
      <w:ins w:id="2421" w:author="Claus" w:date="2018-12-19T16:26:00Z">
        <w:r w:rsidR="0005111C">
          <w:rPr>
            <w:rFonts w:ascii="Courier New" w:eastAsiaTheme="minorHAnsi" w:hAnsi="Courier New" w:cs="Courier New"/>
            <w:color w:val="0000E6"/>
            <w:sz w:val="18"/>
            <w:szCs w:val="24"/>
          </w:rPr>
          <w:t xml:space="preserve">    </w:t>
        </w:r>
      </w:ins>
      <w:ins w:id="2422" w:author="Claus" w:date="2018-12-19T16:25:00Z">
        <w:r w:rsidRPr="00B37393">
          <w:rPr>
            <w:rFonts w:ascii="Courier New" w:eastAsiaTheme="minorHAnsi" w:hAnsi="Courier New" w:cs="Courier New"/>
            <w:color w:val="0000E6"/>
            <w:sz w:val="18"/>
            <w:szCs w:val="24"/>
            <w:rPrChange w:id="2423" w:author="Claus" w:date="2018-12-19T16:25:00Z">
              <w:rPr>
                <w:rFonts w:ascii="Courier New" w:eastAsiaTheme="minorHAnsi" w:hAnsi="Courier New" w:cs="Courier New"/>
                <w:b/>
                <w:bCs/>
                <w:color w:val="0000E6"/>
                <w:sz w:val="24"/>
                <w:szCs w:val="24"/>
              </w:rPr>
            </w:rPrChange>
          </w:rPr>
          <w:t>return</w:t>
        </w:r>
        <w:r w:rsidRPr="00B37393">
          <w:rPr>
            <w:rFonts w:ascii="Courier New" w:eastAsiaTheme="minorHAnsi" w:hAnsi="Courier New" w:cs="Courier New"/>
            <w:sz w:val="18"/>
            <w:szCs w:val="24"/>
            <w:rPrChange w:id="2424" w:author="Claus" w:date="2018-12-19T16:25:00Z">
              <w:rPr>
                <w:rFonts w:ascii="Courier New" w:eastAsiaTheme="minorHAnsi" w:hAnsi="Courier New" w:cs="Courier New"/>
                <w:b/>
                <w:bCs/>
                <w:color w:val="365F91" w:themeColor="accent1" w:themeShade="BF"/>
                <w:sz w:val="24"/>
                <w:szCs w:val="24"/>
              </w:rPr>
            </w:rPrChange>
          </w:rPr>
          <w:t>Pages.INDEX;</w:t>
        </w:r>
        <w:r w:rsidRPr="00B37393">
          <w:rPr>
            <w:rFonts w:ascii="Courier New" w:eastAsiaTheme="minorHAnsi" w:hAnsi="Courier New" w:cs="Courier New"/>
            <w:sz w:val="18"/>
            <w:szCs w:val="24"/>
            <w:rPrChange w:id="2425" w:author="Claus" w:date="2018-12-19T16:25:00Z">
              <w:rPr>
                <w:rFonts w:ascii="Courier New" w:eastAsiaTheme="minorHAnsi" w:hAnsi="Courier New" w:cs="Courier New"/>
                <w:b/>
                <w:bCs/>
                <w:color w:val="365F91" w:themeColor="accent1" w:themeShade="BF"/>
                <w:sz w:val="24"/>
                <w:szCs w:val="24"/>
              </w:rPr>
            </w:rPrChange>
          </w:rPr>
          <w:br/>
          <w:t xml:space="preserve">}        </w:t>
        </w:r>
        <w:r w:rsidRPr="00B37393">
          <w:rPr>
            <w:rFonts w:ascii="Courier New" w:eastAsiaTheme="minorHAnsi" w:hAnsi="Courier New" w:cs="Courier New"/>
            <w:sz w:val="18"/>
            <w:szCs w:val="24"/>
            <w:rPrChange w:id="2426"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sz w:val="18"/>
            <w:szCs w:val="24"/>
            <w:rPrChange w:id="2427"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color w:val="969696"/>
            <w:sz w:val="18"/>
            <w:szCs w:val="24"/>
            <w:rPrChange w:id="2428" w:author="Claus" w:date="2018-12-19T16:25:00Z">
              <w:rPr>
                <w:rFonts w:ascii="Courier New" w:eastAsiaTheme="minorHAnsi" w:hAnsi="Courier New" w:cs="Courier New"/>
                <w:b/>
                <w:bCs/>
                <w:color w:val="969696"/>
                <w:sz w:val="24"/>
                <w:szCs w:val="24"/>
              </w:rPr>
            </w:rPrChange>
          </w:rPr>
          <w:t>//Det her skal bliver vist hvis man skal updater indhold.</w:t>
        </w:r>
        <w:r w:rsidRPr="00B37393">
          <w:rPr>
            <w:rFonts w:ascii="Courier New" w:eastAsiaTheme="minorHAnsi" w:hAnsi="Courier New" w:cs="Courier New"/>
            <w:color w:val="969696"/>
            <w:sz w:val="18"/>
            <w:szCs w:val="24"/>
            <w:rPrChange w:id="2429" w:author="Claus" w:date="2018-12-19T16:25:00Z">
              <w:rPr>
                <w:rFonts w:ascii="Courier New" w:eastAsiaTheme="minorHAnsi" w:hAnsi="Courier New" w:cs="Courier New"/>
                <w:b/>
                <w:bCs/>
                <w:color w:val="969696"/>
                <w:sz w:val="24"/>
                <w:szCs w:val="24"/>
              </w:rPr>
            </w:rPrChange>
          </w:rPr>
          <w:br/>
        </w:r>
        <w:r w:rsidRPr="00B37393">
          <w:rPr>
            <w:rFonts w:ascii="Courier New" w:eastAsiaTheme="minorHAnsi" w:hAnsi="Courier New" w:cs="Courier New"/>
            <w:sz w:val="18"/>
            <w:szCs w:val="24"/>
            <w:rPrChange w:id="2430" w:author="Claus" w:date="2018-12-19T16:25:00Z">
              <w:rPr>
                <w:rFonts w:ascii="Courier New" w:eastAsiaTheme="minorHAnsi" w:hAnsi="Courier New" w:cs="Courier New"/>
                <w:b/>
                <w:bCs/>
                <w:color w:val="365F91" w:themeColor="accent1" w:themeShade="BF"/>
                <w:sz w:val="24"/>
                <w:szCs w:val="24"/>
                <w:lang w:val="en-US"/>
              </w:rPr>
            </w:rPrChange>
          </w:rPr>
          <w:t>CarportRequestDTOcarportRequestDTO = dataFacade.getCarport(id);</w:t>
        </w:r>
        <w:r w:rsidRPr="00B37393">
          <w:rPr>
            <w:rFonts w:ascii="Courier New" w:eastAsiaTheme="minorHAnsi" w:hAnsi="Courier New" w:cs="Courier New"/>
            <w:sz w:val="18"/>
            <w:szCs w:val="24"/>
            <w:rPrChange w:id="2431" w:author="Claus" w:date="2018-12-19T16:25:00Z">
              <w:rPr>
                <w:rFonts w:ascii="Courier New" w:eastAsiaTheme="minorHAnsi" w:hAnsi="Courier New" w:cs="Courier New"/>
                <w:b/>
                <w:bCs/>
                <w:color w:val="365F91" w:themeColor="accent1" w:themeShade="BF"/>
                <w:sz w:val="24"/>
                <w:szCs w:val="24"/>
                <w:lang w:val="en-US"/>
              </w:rPr>
            </w:rPrChange>
          </w:rPr>
          <w:br/>
        </w:r>
        <w:r w:rsidRPr="00B37393">
          <w:rPr>
            <w:rFonts w:ascii="Courier New" w:eastAsiaTheme="minorHAnsi" w:hAnsi="Courier New" w:cs="Courier New"/>
            <w:color w:val="969696"/>
            <w:sz w:val="18"/>
            <w:szCs w:val="24"/>
            <w:rPrChange w:id="2432" w:author="Claus" w:date="2018-12-19T16:25:00Z">
              <w:rPr>
                <w:rFonts w:ascii="Courier New" w:eastAsiaTheme="minorHAnsi" w:hAnsi="Courier New" w:cs="Courier New"/>
                <w:b/>
                <w:bCs/>
                <w:color w:val="969696"/>
                <w:sz w:val="24"/>
                <w:szCs w:val="24"/>
                <w:lang w:val="en-US"/>
              </w:rPr>
            </w:rPrChange>
          </w:rPr>
          <w:t>// Create HTML form with request's data and set it on http request.</w:t>
        </w:r>
        <w:r w:rsidRPr="00B37393">
          <w:rPr>
            <w:rFonts w:ascii="Courier New" w:eastAsiaTheme="minorHAnsi" w:hAnsi="Courier New" w:cs="Courier New"/>
            <w:color w:val="969696"/>
            <w:sz w:val="18"/>
            <w:szCs w:val="24"/>
            <w:rPrChange w:id="2433" w:author="Claus" w:date="2018-12-19T16:25:00Z">
              <w:rPr>
                <w:rFonts w:ascii="Courier New" w:eastAsiaTheme="minorHAnsi" w:hAnsi="Courier New" w:cs="Courier New"/>
                <w:b/>
                <w:bCs/>
                <w:color w:val="969696"/>
                <w:sz w:val="24"/>
                <w:szCs w:val="24"/>
                <w:lang w:val="en-US"/>
              </w:rPr>
            </w:rPrChange>
          </w:rPr>
          <w:br/>
        </w:r>
        <w:r w:rsidRPr="00B37393">
          <w:rPr>
            <w:rFonts w:ascii="Courier New" w:eastAsiaTheme="minorHAnsi" w:hAnsi="Courier New" w:cs="Courier New"/>
            <w:sz w:val="18"/>
            <w:szCs w:val="24"/>
            <w:rPrChange w:id="2434" w:author="Claus" w:date="2018-12-19T16:25:00Z">
              <w:rPr>
                <w:rFonts w:ascii="Courier New" w:eastAsiaTheme="minorHAnsi" w:hAnsi="Courier New" w:cs="Courier New"/>
                <w:b/>
                <w:bCs/>
                <w:color w:val="365F91" w:themeColor="accent1" w:themeShade="BF"/>
                <w:sz w:val="24"/>
                <w:szCs w:val="24"/>
              </w:rPr>
            </w:rPrChange>
          </w:rPr>
          <w:t>requestForm = carportRequestToBill(carportRequestDTO, user, Rooftypes);</w:t>
        </w:r>
        <w:r w:rsidRPr="00B37393">
          <w:rPr>
            <w:rFonts w:ascii="Courier New" w:eastAsiaTheme="minorHAnsi" w:hAnsi="Courier New" w:cs="Courier New"/>
            <w:sz w:val="18"/>
            <w:szCs w:val="24"/>
            <w:rPrChange w:id="2435" w:author="Claus" w:date="2018-12-19T16:25:00Z">
              <w:rPr>
                <w:rFonts w:ascii="Courier New" w:eastAsiaTheme="minorHAnsi" w:hAnsi="Courier New" w:cs="Courier New"/>
                <w:b/>
                <w:bCs/>
                <w:color w:val="365F91" w:themeColor="accent1" w:themeShade="BF"/>
                <w:sz w:val="24"/>
                <w:szCs w:val="24"/>
              </w:rPr>
            </w:rPrChange>
          </w:rPr>
          <w:br/>
          <w:t xml:space="preserve">        }</w:t>
        </w:r>
        <w:r w:rsidRPr="00B37393">
          <w:rPr>
            <w:rFonts w:ascii="Courier New" w:eastAsiaTheme="minorHAnsi" w:hAnsi="Courier New" w:cs="Courier New"/>
            <w:sz w:val="18"/>
            <w:szCs w:val="24"/>
            <w:rPrChange w:id="2436"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color w:val="0000E6"/>
            <w:sz w:val="18"/>
            <w:szCs w:val="24"/>
            <w:rPrChange w:id="2437" w:author="Claus" w:date="2018-12-19T16:25:00Z">
              <w:rPr>
                <w:rFonts w:ascii="Courier New" w:eastAsiaTheme="minorHAnsi" w:hAnsi="Courier New" w:cs="Courier New"/>
                <w:b/>
                <w:bCs/>
                <w:color w:val="0000E6"/>
                <w:sz w:val="24"/>
                <w:szCs w:val="24"/>
              </w:rPr>
            </w:rPrChange>
          </w:rPr>
          <w:t>else</w:t>
        </w:r>
        <w:r w:rsidRPr="00B37393">
          <w:rPr>
            <w:rFonts w:ascii="Courier New" w:eastAsiaTheme="minorHAnsi" w:hAnsi="Courier New" w:cs="Courier New"/>
            <w:sz w:val="18"/>
            <w:szCs w:val="24"/>
            <w:rPrChange w:id="2438" w:author="Claus" w:date="2018-12-19T16:25:00Z">
              <w:rPr>
                <w:rFonts w:ascii="Courier New" w:eastAsiaTheme="minorHAnsi" w:hAnsi="Courier New" w:cs="Courier New"/>
                <w:b/>
                <w:bCs/>
                <w:color w:val="365F91" w:themeColor="accent1" w:themeShade="BF"/>
                <w:sz w:val="24"/>
                <w:szCs w:val="24"/>
              </w:rPr>
            </w:rPrChange>
          </w:rPr>
          <w:br/>
          <w:t xml:space="preserve">        {</w:t>
        </w:r>
        <w:r w:rsidRPr="00B37393">
          <w:rPr>
            <w:rFonts w:ascii="Courier New" w:eastAsiaTheme="minorHAnsi" w:hAnsi="Courier New" w:cs="Courier New"/>
            <w:sz w:val="18"/>
            <w:szCs w:val="24"/>
            <w:rPrChange w:id="2439"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color w:val="969696"/>
            <w:sz w:val="18"/>
            <w:szCs w:val="24"/>
            <w:rPrChange w:id="2440" w:author="Claus" w:date="2018-12-19T16:25:00Z">
              <w:rPr>
                <w:rFonts w:ascii="Courier New" w:eastAsiaTheme="minorHAnsi" w:hAnsi="Courier New" w:cs="Courier New"/>
                <w:b/>
                <w:bCs/>
                <w:color w:val="969696"/>
                <w:sz w:val="24"/>
                <w:szCs w:val="24"/>
              </w:rPr>
            </w:rPrChange>
          </w:rPr>
          <w:t>// Ingen id i requestet, lav en tom formular til ny oprettelse af carportrequest</w:t>
        </w:r>
        <w:r w:rsidRPr="00B37393">
          <w:rPr>
            <w:rFonts w:ascii="Courier New" w:eastAsiaTheme="minorHAnsi" w:hAnsi="Courier New" w:cs="Courier New"/>
            <w:color w:val="969696"/>
            <w:sz w:val="18"/>
            <w:szCs w:val="24"/>
            <w:rPrChange w:id="2441" w:author="Claus" w:date="2018-12-19T16:25:00Z">
              <w:rPr>
                <w:rFonts w:ascii="Courier New" w:eastAsiaTheme="minorHAnsi" w:hAnsi="Courier New" w:cs="Courier New"/>
                <w:b/>
                <w:bCs/>
                <w:color w:val="969696"/>
                <w:sz w:val="24"/>
                <w:szCs w:val="24"/>
              </w:rPr>
            </w:rPrChange>
          </w:rPr>
          <w:br/>
        </w:r>
        <w:r w:rsidRPr="00B37393">
          <w:rPr>
            <w:rFonts w:ascii="Courier New" w:eastAsiaTheme="minorHAnsi" w:hAnsi="Courier New" w:cs="Courier New"/>
            <w:sz w:val="18"/>
            <w:szCs w:val="24"/>
            <w:rPrChange w:id="2442"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color w:val="969696"/>
            <w:sz w:val="18"/>
            <w:szCs w:val="24"/>
            <w:rPrChange w:id="2443" w:author="Claus" w:date="2018-12-19T16:25:00Z">
              <w:rPr>
                <w:rFonts w:ascii="Courier New" w:eastAsiaTheme="minorHAnsi" w:hAnsi="Courier New" w:cs="Courier New"/>
                <w:b/>
                <w:bCs/>
                <w:color w:val="969696"/>
                <w:sz w:val="24"/>
                <w:szCs w:val="24"/>
              </w:rPr>
            </w:rPrChange>
          </w:rPr>
          <w:t>//Det her skal blive vist hvis man skal opret en forespørgelse.</w:t>
        </w:r>
        <w:r w:rsidRPr="00B37393">
          <w:rPr>
            <w:rFonts w:ascii="Courier New" w:eastAsiaTheme="minorHAnsi" w:hAnsi="Courier New" w:cs="Courier New"/>
            <w:color w:val="969696"/>
            <w:sz w:val="18"/>
            <w:szCs w:val="24"/>
            <w:rPrChange w:id="2444" w:author="Claus" w:date="2018-12-19T16:25:00Z">
              <w:rPr>
                <w:rFonts w:ascii="Courier New" w:eastAsiaTheme="minorHAnsi" w:hAnsi="Courier New" w:cs="Courier New"/>
                <w:b/>
                <w:bCs/>
                <w:color w:val="969696"/>
                <w:sz w:val="24"/>
                <w:szCs w:val="24"/>
              </w:rPr>
            </w:rPrChange>
          </w:rPr>
          <w:br/>
        </w:r>
        <w:r w:rsidRPr="00B37393">
          <w:rPr>
            <w:rFonts w:ascii="Courier New" w:eastAsiaTheme="minorHAnsi" w:hAnsi="Courier New" w:cs="Courier New"/>
            <w:sz w:val="18"/>
            <w:szCs w:val="24"/>
            <w:rPrChange w:id="2445" w:author="Claus" w:date="2018-12-19T16:25:00Z">
              <w:rPr>
                <w:rFonts w:ascii="Courier New" w:eastAsiaTheme="minorHAnsi" w:hAnsi="Courier New" w:cs="Courier New"/>
                <w:b/>
                <w:bCs/>
                <w:color w:val="365F91" w:themeColor="accent1" w:themeShade="BF"/>
                <w:sz w:val="24"/>
                <w:szCs w:val="24"/>
              </w:rPr>
            </w:rPrChange>
          </w:rPr>
          <w:t>requestForm = carportRequestToBill(</w:t>
        </w:r>
        <w:r w:rsidRPr="00B37393">
          <w:rPr>
            <w:rFonts w:ascii="Courier New" w:eastAsiaTheme="minorHAnsi" w:hAnsi="Courier New" w:cs="Courier New"/>
            <w:color w:val="0000E6"/>
            <w:sz w:val="18"/>
            <w:szCs w:val="24"/>
            <w:rPrChange w:id="2446" w:author="Claus" w:date="2018-12-19T16:25:00Z">
              <w:rPr>
                <w:rFonts w:ascii="Courier New" w:eastAsiaTheme="minorHAnsi" w:hAnsi="Courier New" w:cs="Courier New"/>
                <w:b/>
                <w:bCs/>
                <w:color w:val="0000E6"/>
                <w:sz w:val="24"/>
                <w:szCs w:val="24"/>
              </w:rPr>
            </w:rPrChange>
          </w:rPr>
          <w:t>null</w:t>
        </w:r>
        <w:r w:rsidRPr="00B37393">
          <w:rPr>
            <w:rFonts w:ascii="Courier New" w:eastAsiaTheme="minorHAnsi" w:hAnsi="Courier New" w:cs="Courier New"/>
            <w:sz w:val="18"/>
            <w:szCs w:val="24"/>
            <w:rPrChange w:id="2447" w:author="Claus" w:date="2018-12-19T16:25:00Z">
              <w:rPr>
                <w:rFonts w:ascii="Courier New" w:eastAsiaTheme="minorHAnsi" w:hAnsi="Courier New" w:cs="Courier New"/>
                <w:b/>
                <w:bCs/>
                <w:color w:val="365F91" w:themeColor="accent1" w:themeShade="BF"/>
                <w:sz w:val="24"/>
                <w:szCs w:val="24"/>
              </w:rPr>
            </w:rPrChange>
          </w:rPr>
          <w:t>, user, Rooftypes);</w:t>
        </w:r>
        <w:r w:rsidRPr="00B37393">
          <w:rPr>
            <w:rFonts w:ascii="Courier New" w:eastAsiaTheme="minorHAnsi" w:hAnsi="Courier New" w:cs="Courier New"/>
            <w:sz w:val="18"/>
            <w:szCs w:val="24"/>
            <w:rPrChange w:id="2448" w:author="Claus" w:date="2018-12-19T16:25:00Z">
              <w:rPr>
                <w:rFonts w:ascii="Courier New" w:eastAsiaTheme="minorHAnsi" w:hAnsi="Courier New" w:cs="Courier New"/>
                <w:b/>
                <w:bCs/>
                <w:color w:val="365F91" w:themeColor="accent1" w:themeShade="BF"/>
                <w:sz w:val="24"/>
                <w:szCs w:val="24"/>
              </w:rPr>
            </w:rPrChange>
          </w:rPr>
          <w:br/>
          <w:t xml:space="preserve">        }</w:t>
        </w:r>
        <w:r w:rsidRPr="00B37393">
          <w:rPr>
            <w:rFonts w:ascii="Courier New" w:eastAsiaTheme="minorHAnsi" w:hAnsi="Courier New" w:cs="Courier New"/>
            <w:sz w:val="18"/>
            <w:szCs w:val="24"/>
            <w:rPrChange w:id="2449"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sz w:val="18"/>
            <w:szCs w:val="24"/>
            <w:rPrChange w:id="2450" w:author="Claus" w:date="2018-12-19T16:25:00Z">
              <w:rPr>
                <w:rFonts w:ascii="Courier New" w:eastAsiaTheme="minorHAnsi" w:hAnsi="Courier New" w:cs="Courier New"/>
                <w:b/>
                <w:bCs/>
                <w:color w:val="365F91" w:themeColor="accent1" w:themeShade="BF"/>
                <w:sz w:val="24"/>
                <w:szCs w:val="24"/>
              </w:rPr>
            </w:rPrChange>
          </w:rPr>
          <w:br/>
          <w:t>request.setAttribute(</w:t>
        </w:r>
        <w:r w:rsidRPr="00B37393">
          <w:rPr>
            <w:rFonts w:ascii="Courier New" w:eastAsiaTheme="minorHAnsi" w:hAnsi="Courier New" w:cs="Courier New"/>
            <w:color w:val="CE7B00"/>
            <w:sz w:val="18"/>
            <w:szCs w:val="24"/>
            <w:rPrChange w:id="2451" w:author="Claus" w:date="2018-12-19T16:25:00Z">
              <w:rPr>
                <w:rFonts w:ascii="Courier New" w:eastAsiaTheme="minorHAnsi" w:hAnsi="Courier New" w:cs="Courier New"/>
                <w:b/>
                <w:bCs/>
                <w:color w:val="CE7B00"/>
                <w:sz w:val="24"/>
                <w:szCs w:val="24"/>
              </w:rPr>
            </w:rPrChange>
          </w:rPr>
          <w:t>"requestForm"</w:t>
        </w:r>
        <w:r w:rsidRPr="00B37393">
          <w:rPr>
            <w:rFonts w:ascii="Courier New" w:eastAsiaTheme="minorHAnsi" w:hAnsi="Courier New" w:cs="Courier New"/>
            <w:sz w:val="18"/>
            <w:szCs w:val="24"/>
            <w:rPrChange w:id="2452" w:author="Claus" w:date="2018-12-19T16:25:00Z">
              <w:rPr>
                <w:rFonts w:ascii="Courier New" w:eastAsiaTheme="minorHAnsi" w:hAnsi="Courier New" w:cs="Courier New"/>
                <w:b/>
                <w:bCs/>
                <w:color w:val="365F91" w:themeColor="accent1" w:themeShade="BF"/>
                <w:sz w:val="24"/>
                <w:szCs w:val="24"/>
              </w:rPr>
            </w:rPrChange>
          </w:rPr>
          <w:t>, requestForm);</w:t>
        </w:r>
        <w:r w:rsidRPr="00B37393">
          <w:rPr>
            <w:rFonts w:ascii="Courier New" w:eastAsiaTheme="minorHAnsi" w:hAnsi="Courier New" w:cs="Courier New"/>
            <w:color w:val="969696"/>
            <w:sz w:val="18"/>
            <w:szCs w:val="24"/>
            <w:rPrChange w:id="2453" w:author="Claus" w:date="2018-12-19T16:25:00Z">
              <w:rPr>
                <w:rFonts w:ascii="Courier New" w:eastAsiaTheme="minorHAnsi" w:hAnsi="Courier New" w:cs="Courier New"/>
                <w:b/>
                <w:bCs/>
                <w:color w:val="969696"/>
                <w:sz w:val="24"/>
                <w:szCs w:val="24"/>
              </w:rPr>
            </w:rPrChange>
          </w:rPr>
          <w:t>//Det er form til den enkelt som skal bruges</w:t>
        </w:r>
        <w:r w:rsidRPr="00B37393">
          <w:rPr>
            <w:rFonts w:ascii="Courier New" w:eastAsiaTheme="minorHAnsi" w:hAnsi="Courier New" w:cs="Courier New"/>
            <w:color w:val="969696"/>
            <w:sz w:val="18"/>
            <w:szCs w:val="24"/>
            <w:rPrChange w:id="2454" w:author="Claus" w:date="2018-12-19T16:25:00Z">
              <w:rPr>
                <w:rFonts w:ascii="Courier New" w:eastAsiaTheme="minorHAnsi" w:hAnsi="Courier New" w:cs="Courier New"/>
                <w:b/>
                <w:bCs/>
                <w:color w:val="969696"/>
                <w:sz w:val="24"/>
                <w:szCs w:val="24"/>
              </w:rPr>
            </w:rPrChange>
          </w:rPr>
          <w:br/>
        </w:r>
        <w:r w:rsidRPr="00B37393">
          <w:rPr>
            <w:rFonts w:ascii="Courier New" w:eastAsiaTheme="minorHAnsi" w:hAnsi="Courier New" w:cs="Courier New"/>
            <w:sz w:val="18"/>
            <w:szCs w:val="24"/>
            <w:rPrChange w:id="2455" w:author="Claus" w:date="2018-12-19T16:25:00Z">
              <w:rPr>
                <w:rFonts w:ascii="Courier New" w:eastAsiaTheme="minorHAnsi" w:hAnsi="Courier New" w:cs="Courier New"/>
                <w:b/>
                <w:bCs/>
                <w:color w:val="365F91" w:themeColor="accent1" w:themeShade="BF"/>
                <w:sz w:val="24"/>
                <w:szCs w:val="24"/>
              </w:rPr>
            </w:rPrChange>
          </w:rPr>
          <w:br/>
        </w:r>
        <w:r w:rsidRPr="00B37393">
          <w:rPr>
            <w:rFonts w:ascii="Courier New" w:eastAsiaTheme="minorHAnsi" w:hAnsi="Courier New" w:cs="Courier New"/>
            <w:color w:val="0000E6"/>
            <w:sz w:val="18"/>
            <w:szCs w:val="24"/>
            <w:rPrChange w:id="2456" w:author="Claus" w:date="2018-12-19T16:25:00Z">
              <w:rPr>
                <w:rFonts w:ascii="Courier New" w:eastAsiaTheme="minorHAnsi" w:hAnsi="Courier New" w:cs="Courier New"/>
                <w:b/>
                <w:bCs/>
                <w:color w:val="0000E6"/>
                <w:sz w:val="24"/>
                <w:szCs w:val="24"/>
              </w:rPr>
            </w:rPrChange>
          </w:rPr>
          <w:t>return</w:t>
        </w:r>
        <w:r w:rsidRPr="00B37393">
          <w:rPr>
            <w:rFonts w:ascii="Courier New" w:eastAsiaTheme="minorHAnsi" w:hAnsi="Courier New" w:cs="Courier New"/>
            <w:sz w:val="18"/>
            <w:szCs w:val="24"/>
            <w:rPrChange w:id="2457" w:author="Claus" w:date="2018-12-19T16:25:00Z">
              <w:rPr>
                <w:rFonts w:ascii="Courier New" w:eastAsiaTheme="minorHAnsi" w:hAnsi="Courier New" w:cs="Courier New"/>
                <w:b/>
                <w:bCs/>
                <w:color w:val="365F91" w:themeColor="accent1" w:themeShade="BF"/>
                <w:sz w:val="24"/>
                <w:szCs w:val="24"/>
              </w:rPr>
            </w:rPrChange>
          </w:rPr>
          <w:t xml:space="preserve">Pages.SINGLE_CARPORTVIEW; </w:t>
        </w:r>
      </w:ins>
    </w:p>
    <w:p w:rsidR="0005111C" w:rsidRPr="0005111C" w:rsidRDefault="0005111C" w:rsidP="0005111C">
      <w:pPr>
        <w:rPr>
          <w:ins w:id="2458" w:author="Claus" w:date="2018-12-19T16:25:00Z"/>
          <w:sz w:val="16"/>
          <w:rPrChange w:id="2459" w:author="Claus" w:date="2018-12-19T16:25:00Z">
            <w:rPr>
              <w:ins w:id="2460" w:author="Claus" w:date="2018-12-19T16:25:00Z"/>
            </w:rPr>
          </w:rPrChange>
        </w:rPr>
      </w:pPr>
    </w:p>
    <w:p w:rsidR="002178B8" w:rsidRDefault="002178B8" w:rsidP="002178B8">
      <w:pPr>
        <w:pStyle w:val="Overskrift1"/>
        <w:rPr>
          <w:ins w:id="2461" w:author="Claus" w:date="2018-12-17T11:17:00Z"/>
        </w:rPr>
      </w:pPr>
      <w:bookmarkStart w:id="2462" w:name="_Toc533018495"/>
      <w:ins w:id="2463" w:author="Claus" w:date="2018-12-17T11:17:00Z">
        <w:r>
          <w:lastRenderedPageBreak/>
          <w:t>Udvalgte kodeeksempler</w:t>
        </w:r>
        <w:bookmarkEnd w:id="2462"/>
      </w:ins>
    </w:p>
    <w:p w:rsidR="00132F63" w:rsidRDefault="002178B8">
      <w:pPr>
        <w:pStyle w:val="Overskrift2"/>
        <w:rPr>
          <w:ins w:id="2464" w:author="Claus" w:date="2018-12-17T11:43:00Z"/>
        </w:rPr>
        <w:pPrChange w:id="2465" w:author="Claus" w:date="2018-12-17T11:22:00Z">
          <w:pPr>
            <w:pStyle w:val="Overskrift1"/>
          </w:pPr>
        </w:pPrChange>
      </w:pPr>
      <w:bookmarkStart w:id="2466" w:name="_Toc533018496"/>
      <w:ins w:id="2467" w:author="Claus" w:date="2018-12-17T11:21:00Z">
        <w:r>
          <w:t>Validering af brugerinput client-side.</w:t>
        </w:r>
      </w:ins>
      <w:bookmarkEnd w:id="2466"/>
    </w:p>
    <w:p w:rsidR="00132F63" w:rsidRDefault="00EC469E">
      <w:pPr>
        <w:rPr>
          <w:ins w:id="2468" w:author="Claus" w:date="2018-12-17T13:52:00Z"/>
        </w:rPr>
        <w:pPrChange w:id="2469" w:author="Claus" w:date="2018-12-17T11:22:00Z">
          <w:pPr>
            <w:pStyle w:val="Overskrift1"/>
          </w:pPr>
        </w:pPrChange>
      </w:pPr>
      <w:ins w:id="2470" w:author="Claus" w:date="2018-12-17T11:49:00Z">
        <w:r>
          <w:t>I</w:t>
        </w:r>
      </w:ins>
      <w:ins w:id="2471" w:author="Claus" w:date="2018-12-17T11:43:00Z">
        <w:r>
          <w:t xml:space="preserve"> ShowLoginCommand.login()</w:t>
        </w:r>
      </w:ins>
      <w:ins w:id="2472" w:author="Claus" w:date="2018-12-17T11:48:00Z">
        <w:r>
          <w:t xml:space="preserve"> </w:t>
        </w:r>
      </w:ins>
      <w:ins w:id="2473" w:author="Claus" w:date="2018-12-17T11:49:00Z">
        <w:r>
          <w:t xml:space="preserve">er brugt et </w:t>
        </w:r>
        <w:commentRangeStart w:id="2474"/>
        <w:r>
          <w:t xml:space="preserve">regulært udtryk </w:t>
        </w:r>
        <w:commentRangeEnd w:id="2474"/>
        <w:r>
          <w:rPr>
            <w:rStyle w:val="Kommentarhenvisning"/>
          </w:rPr>
          <w:commentReference w:id="2474"/>
        </w:r>
        <w:r>
          <w:t>for at validere email.</w:t>
        </w:r>
      </w:ins>
    </w:p>
    <w:p w:rsidR="003C3CF1" w:rsidRPr="003C3CF1" w:rsidRDefault="00B37393" w:rsidP="003C3CF1">
      <w:pPr>
        <w:autoSpaceDE w:val="0"/>
        <w:autoSpaceDN w:val="0"/>
        <w:adjustRightInd w:val="0"/>
        <w:spacing w:after="0" w:line="240" w:lineRule="auto"/>
        <w:rPr>
          <w:ins w:id="2475" w:author="Claus" w:date="2018-12-17T14:49:00Z"/>
          <w:rFonts w:ascii="Courier New" w:hAnsi="Courier New" w:cs="Courier New"/>
          <w:sz w:val="18"/>
          <w:szCs w:val="24"/>
          <w:lang w:val="en-US"/>
          <w:rPrChange w:id="2476" w:author="Claus" w:date="2018-12-17T14:50:00Z">
            <w:rPr>
              <w:ins w:id="2477" w:author="Claus" w:date="2018-12-17T14:49:00Z"/>
              <w:rFonts w:ascii="Courier New" w:hAnsi="Courier New" w:cs="Courier New"/>
              <w:sz w:val="24"/>
              <w:szCs w:val="24"/>
            </w:rPr>
          </w:rPrChange>
        </w:rPr>
      </w:pPr>
      <w:ins w:id="2478" w:author="Claus" w:date="2018-12-17T14:49:00Z">
        <w:r w:rsidRPr="00B37393">
          <w:rPr>
            <w:rFonts w:ascii="Courier New" w:hAnsi="Courier New" w:cs="Courier New"/>
            <w:sz w:val="18"/>
            <w:szCs w:val="24"/>
            <w:lang w:val="en-US"/>
            <w:rPrChange w:id="2479" w:author="Claus" w:date="2018-12-17T14:50:00Z">
              <w:rPr>
                <w:rFonts w:ascii="Courier New" w:eastAsiaTheme="majorEastAsia" w:hAnsi="Courier New" w:cs="Courier New"/>
                <w:b/>
                <w:bCs/>
                <w:color w:val="365F91" w:themeColor="accent1" w:themeShade="BF"/>
                <w:sz w:val="24"/>
                <w:szCs w:val="24"/>
              </w:rPr>
            </w:rPrChange>
          </w:rPr>
          <w:t>stringbuilder.append(</w:t>
        </w:r>
        <w:r w:rsidRPr="00B37393">
          <w:rPr>
            <w:rFonts w:ascii="Courier New" w:hAnsi="Courier New" w:cs="Courier New"/>
            <w:color w:val="99006B"/>
            <w:sz w:val="18"/>
            <w:szCs w:val="24"/>
            <w:lang w:val="en-US"/>
            <w:rPrChange w:id="2480" w:author="Claus" w:date="2018-12-17T14:50:00Z">
              <w:rPr>
                <w:rFonts w:ascii="Courier New" w:eastAsiaTheme="majorEastAsia" w:hAnsi="Courier New" w:cs="Courier New"/>
                <w:b/>
                <w:bCs/>
                <w:color w:val="99006B"/>
                <w:sz w:val="24"/>
                <w:szCs w:val="24"/>
              </w:rPr>
            </w:rPrChange>
          </w:rPr>
          <w:t>"E-mail (Brugernavn):&lt;br /&gt;&lt;input type=\"email\" pattern=\"[a-zA-Z0-9.-_]{1,}@[a-zA-Z.-]{2,}[.]{1}[a-zA-Z]{2,}\" name=\"email\" required class=\"form-control\" placeholder=\"Din Email\" /&gt;&lt;br /&gt;"</w:t>
        </w:r>
        <w:r w:rsidRPr="00B37393">
          <w:rPr>
            <w:rFonts w:ascii="Courier New" w:hAnsi="Courier New" w:cs="Courier New"/>
            <w:sz w:val="18"/>
            <w:szCs w:val="24"/>
            <w:lang w:val="en-US"/>
            <w:rPrChange w:id="2481" w:author="Claus" w:date="2018-12-17T14:50:00Z">
              <w:rPr>
                <w:rFonts w:ascii="Courier New" w:eastAsiaTheme="majorEastAsia" w:hAnsi="Courier New" w:cs="Courier New"/>
                <w:b/>
                <w:bCs/>
                <w:color w:val="365F91" w:themeColor="accent1" w:themeShade="BF"/>
                <w:sz w:val="24"/>
                <w:szCs w:val="24"/>
              </w:rPr>
            </w:rPrChange>
          </w:rPr>
          <w:t xml:space="preserve">); </w:t>
        </w:r>
      </w:ins>
    </w:p>
    <w:p w:rsidR="00132F63" w:rsidRDefault="00132F63">
      <w:pPr>
        <w:rPr>
          <w:ins w:id="2482" w:author="Claus" w:date="2018-12-17T14:50:00Z"/>
          <w:lang w:val="en-US"/>
          <w:rPrChange w:id="2483" w:author="Claus" w:date="2018-12-17T17:34:00Z">
            <w:rPr>
              <w:ins w:id="2484" w:author="Claus" w:date="2018-12-17T14:50:00Z"/>
            </w:rPr>
          </w:rPrChange>
        </w:rPr>
        <w:pPrChange w:id="2485" w:author="Claus" w:date="2018-12-17T11:22:00Z">
          <w:pPr>
            <w:pStyle w:val="Overskrift1"/>
          </w:pPr>
        </w:pPrChange>
      </w:pPr>
    </w:p>
    <w:p w:rsidR="00132F63" w:rsidRDefault="00EC469E">
      <w:pPr>
        <w:rPr>
          <w:ins w:id="2486" w:author="Claus" w:date="2018-12-17T14:50:00Z"/>
        </w:rPr>
        <w:pPrChange w:id="2487" w:author="Claus" w:date="2018-12-17T11:22:00Z">
          <w:pPr>
            <w:pStyle w:val="Overskrift1"/>
          </w:pPr>
        </w:pPrChange>
      </w:pPr>
      <w:ins w:id="2488" w:author="Claus" w:date="2018-12-17T11:50:00Z">
        <w:r w:rsidRPr="00EC469E">
          <w:t>I ShowCarportCommand.</w:t>
        </w:r>
      </w:ins>
      <w:ins w:id="2489" w:author="Claus" w:date="2018-12-17T11:51:00Z">
        <w:r w:rsidRPr="00EC469E">
          <w:t>carportReque</w:t>
        </w:r>
      </w:ins>
      <w:ins w:id="2490" w:author="Claus" w:date="2018-12-17T11:52:00Z">
        <w:r w:rsidRPr="00EC469E">
          <w:t>stToBill() er d</w:t>
        </w:r>
        <w:r w:rsidR="00B37393" w:rsidRPr="00B37393">
          <w:rPr>
            <w:rPrChange w:id="2491" w:author="Claus" w:date="2018-12-17T11:52:00Z">
              <w:rPr>
                <w:lang w:val="en-US"/>
              </w:rPr>
            </w:rPrChange>
          </w:rPr>
          <w:t xml:space="preserve">er </w:t>
        </w:r>
        <w:r>
          <w:t>opstillet krav til inp</w:t>
        </w:r>
      </w:ins>
      <w:ins w:id="2492" w:author="Claus" w:date="2018-12-17T11:53:00Z">
        <w:r>
          <w:t>ut.</w:t>
        </w:r>
      </w:ins>
    </w:p>
    <w:p w:rsidR="003C3CF1" w:rsidRPr="003C3CF1" w:rsidRDefault="00B37393" w:rsidP="003C3CF1">
      <w:pPr>
        <w:autoSpaceDE w:val="0"/>
        <w:autoSpaceDN w:val="0"/>
        <w:adjustRightInd w:val="0"/>
        <w:spacing w:after="0" w:line="240" w:lineRule="auto"/>
        <w:rPr>
          <w:ins w:id="2493" w:author="Claus" w:date="2018-12-17T14:51:00Z"/>
          <w:rFonts w:ascii="Courier New" w:hAnsi="Courier New" w:cs="Courier New"/>
          <w:sz w:val="18"/>
          <w:szCs w:val="24"/>
          <w:lang w:val="en-US"/>
          <w:rPrChange w:id="2494" w:author="Claus" w:date="2018-12-17T14:51:00Z">
            <w:rPr>
              <w:ins w:id="2495" w:author="Claus" w:date="2018-12-17T14:51:00Z"/>
              <w:rFonts w:ascii="Courier New" w:hAnsi="Courier New" w:cs="Courier New"/>
              <w:sz w:val="24"/>
              <w:szCs w:val="24"/>
            </w:rPr>
          </w:rPrChange>
        </w:rPr>
      </w:pPr>
      <w:ins w:id="2496" w:author="Claus" w:date="2018-12-17T14:51:00Z">
        <w:r w:rsidRPr="00B37393">
          <w:rPr>
            <w:rFonts w:ascii="Courier New" w:hAnsi="Courier New" w:cs="Courier New"/>
            <w:sz w:val="18"/>
            <w:szCs w:val="24"/>
            <w:lang w:val="en-US"/>
            <w:rPrChange w:id="2497" w:author="Claus" w:date="2018-12-17T14:51:00Z">
              <w:rPr>
                <w:rFonts w:ascii="Courier New" w:eastAsiaTheme="majorEastAsia" w:hAnsi="Courier New" w:cs="Courier New"/>
                <w:b/>
                <w:bCs/>
                <w:color w:val="365F91" w:themeColor="accent1" w:themeShade="BF"/>
                <w:sz w:val="24"/>
                <w:szCs w:val="24"/>
              </w:rPr>
            </w:rPrChange>
          </w:rPr>
          <w:t>stringBuilder.append(</w:t>
        </w:r>
        <w:r w:rsidRPr="00B37393">
          <w:rPr>
            <w:rFonts w:ascii="Courier New" w:hAnsi="Courier New" w:cs="Courier New"/>
            <w:color w:val="99006B"/>
            <w:sz w:val="18"/>
            <w:szCs w:val="24"/>
            <w:lang w:val="en-US"/>
            <w:rPrChange w:id="2498" w:author="Claus" w:date="2018-12-17T14:51:00Z">
              <w:rPr>
                <w:rFonts w:ascii="Courier New" w:eastAsiaTheme="majorEastAsia" w:hAnsi="Courier New" w:cs="Courier New"/>
                <w:b/>
                <w:bCs/>
                <w:color w:val="99006B"/>
                <w:sz w:val="24"/>
                <w:szCs w:val="24"/>
              </w:rPr>
            </w:rPrChange>
          </w:rPr>
          <w:t>"Bredde:&lt;br /&gt;&lt;input type=\"number\" maxlength=\"3\" required min=\"300\" max=\"900\" name=\"width\" class=\"form-control\" value=\"$carport2\" placeholder=\"Bredde på carport\" /&gt;&lt;br /&gt;"</w:t>
        </w:r>
        <w:r w:rsidRPr="00B37393">
          <w:rPr>
            <w:rFonts w:ascii="Courier New" w:hAnsi="Courier New" w:cs="Courier New"/>
            <w:sz w:val="18"/>
            <w:szCs w:val="24"/>
            <w:lang w:val="en-US"/>
            <w:rPrChange w:id="2499" w:author="Claus" w:date="2018-12-17T14:51:00Z">
              <w:rPr>
                <w:rFonts w:ascii="Courier New" w:eastAsiaTheme="majorEastAsia" w:hAnsi="Courier New" w:cs="Courier New"/>
                <w:b/>
                <w:bCs/>
                <w:color w:val="365F91" w:themeColor="accent1" w:themeShade="BF"/>
                <w:sz w:val="24"/>
                <w:szCs w:val="24"/>
              </w:rPr>
            </w:rPrChange>
          </w:rPr>
          <w:t xml:space="preserve">); </w:t>
        </w:r>
      </w:ins>
    </w:p>
    <w:p w:rsidR="00132F63" w:rsidRDefault="00E041E8">
      <w:pPr>
        <w:rPr>
          <w:ins w:id="2500" w:author="Claus" w:date="2018-12-17T11:13:00Z"/>
          <w:lang w:val="en-US"/>
          <w:rPrChange w:id="2501" w:author="Claus" w:date="2018-12-17T14:50:00Z">
            <w:rPr>
              <w:ins w:id="2502" w:author="Claus" w:date="2018-12-17T11:13:00Z"/>
            </w:rPr>
          </w:rPrChange>
        </w:rPr>
        <w:pPrChange w:id="2503" w:author="Claus" w:date="2018-12-17T11:22:00Z">
          <w:pPr>
            <w:pStyle w:val="Overskrift1"/>
          </w:pPr>
        </w:pPrChange>
      </w:pPr>
      <w:ins w:id="2504" w:author="Claus" w:date="2018-12-17T13:34:00Z">
        <w:r>
          <w:object w:dxaOrig="15" w:dyaOrig="15">
            <v:shape id="_x0000_i1025" type="#_x0000_t75" style="width:.65pt;height:.65pt" o:ole="">
              <v:imagedata r:id="rId24" o:title=""/>
            </v:shape>
            <o:OLEObject Type="Embed" ProgID="WordPad.Document.1" ShapeID="_x0000_i1025" DrawAspect="Content" ObjectID="_1606760305" r:id="rId25"/>
          </w:object>
        </w:r>
      </w:ins>
    </w:p>
    <w:p w:rsidR="00132F63" w:rsidRDefault="00C34705">
      <w:pPr>
        <w:pStyle w:val="Overskrift2"/>
        <w:rPr>
          <w:ins w:id="2505" w:author="Claus" w:date="2018-12-17T11:55:00Z"/>
        </w:rPr>
        <w:pPrChange w:id="2506" w:author="Claus" w:date="2018-12-17T11:55:00Z">
          <w:pPr>
            <w:pStyle w:val="Overskrift1"/>
          </w:pPr>
        </w:pPrChange>
      </w:pPr>
      <w:bookmarkStart w:id="2507" w:name="_Toc533018497"/>
      <w:ins w:id="2508" w:author="Claus" w:date="2018-12-17T11:55:00Z">
        <w:r>
          <w:t>Sessionsdata.</w:t>
        </w:r>
        <w:bookmarkEnd w:id="2507"/>
      </w:ins>
    </w:p>
    <w:p w:rsidR="00132F63" w:rsidRDefault="003C3CF1">
      <w:pPr>
        <w:rPr>
          <w:ins w:id="2509" w:author="Claus" w:date="2018-12-17T14:53:00Z"/>
        </w:rPr>
        <w:pPrChange w:id="2510" w:author="Claus" w:date="2018-12-17T11:55:00Z">
          <w:pPr>
            <w:pStyle w:val="Overskrift1"/>
          </w:pPr>
        </w:pPrChange>
      </w:pPr>
      <w:ins w:id="2511" w:author="Claus" w:date="2018-12-17T14:52:00Z">
        <w:r w:rsidRPr="003C3CF1">
          <w:t>I ShowLoginCheckCommand.execu</w:t>
        </w:r>
      </w:ins>
      <w:ins w:id="2512" w:author="Claus" w:date="2018-12-17T14:53:00Z">
        <w:r w:rsidRPr="003C3CF1">
          <w:t>te() sættes b</w:t>
        </w:r>
        <w:r w:rsidR="00B37393" w:rsidRPr="00B37393">
          <w:rPr>
            <w:rPrChange w:id="2513" w:author="Claus" w:date="2018-12-17T14:53:00Z">
              <w:rPr>
                <w:lang w:val="en-US"/>
              </w:rPr>
            </w:rPrChange>
          </w:rPr>
          <w:t>rugeren i s</w:t>
        </w:r>
        <w:r>
          <w:t>essionen.</w:t>
        </w:r>
      </w:ins>
    </w:p>
    <w:p w:rsidR="003C3CF1" w:rsidRDefault="00B37393" w:rsidP="003C3CF1">
      <w:pPr>
        <w:autoSpaceDE w:val="0"/>
        <w:autoSpaceDN w:val="0"/>
        <w:adjustRightInd w:val="0"/>
        <w:spacing w:after="0" w:line="240" w:lineRule="auto"/>
        <w:rPr>
          <w:ins w:id="2514" w:author="Claus" w:date="2018-12-17T14:53:00Z"/>
          <w:rFonts w:ascii="Courier New" w:hAnsi="Courier New" w:cs="Courier New"/>
          <w:color w:val="737373"/>
          <w:sz w:val="18"/>
          <w:szCs w:val="24"/>
        </w:rPr>
      </w:pPr>
      <w:ins w:id="2515" w:author="Claus" w:date="2018-12-17T14:53:00Z">
        <w:r w:rsidRPr="00B37393">
          <w:rPr>
            <w:rFonts w:ascii="Courier New" w:hAnsi="Courier New" w:cs="Courier New"/>
            <w:sz w:val="18"/>
            <w:szCs w:val="24"/>
            <w:rPrChange w:id="2516" w:author="Claus" w:date="2018-12-17T14:53:00Z">
              <w:rPr>
                <w:rFonts w:ascii="Courier New" w:eastAsiaTheme="majorEastAsia" w:hAnsi="Courier New" w:cs="Courier New"/>
                <w:b/>
                <w:bCs/>
                <w:color w:val="365F91" w:themeColor="accent1" w:themeShade="BF"/>
                <w:sz w:val="24"/>
                <w:szCs w:val="24"/>
              </w:rPr>
            </w:rPrChange>
          </w:rPr>
          <w:t>UsersDTO user = dataFacade.login(email, password);</w:t>
        </w:r>
        <w:r w:rsidRPr="00B37393">
          <w:rPr>
            <w:rFonts w:ascii="Courier New" w:hAnsi="Courier New" w:cs="Courier New"/>
            <w:sz w:val="18"/>
            <w:szCs w:val="24"/>
            <w:rPrChange w:id="2517" w:author="Claus" w:date="2018-12-17T14:53: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rPrChange w:id="2518" w:author="Claus" w:date="2018-12-17T14:53:00Z">
              <w:rPr>
                <w:rFonts w:ascii="Courier New" w:eastAsiaTheme="majorEastAsia" w:hAnsi="Courier New" w:cs="Courier New"/>
                <w:b/>
                <w:bCs/>
                <w:color w:val="365F91" w:themeColor="accent1" w:themeShade="BF"/>
                <w:sz w:val="24"/>
                <w:szCs w:val="24"/>
              </w:rPr>
            </w:rPrChange>
          </w:rPr>
          <w:br/>
        </w:r>
        <w:r w:rsidRPr="00B37393">
          <w:rPr>
            <w:rFonts w:ascii="Courier New" w:hAnsi="Courier New" w:cs="Courier New"/>
            <w:color w:val="737373"/>
            <w:sz w:val="18"/>
            <w:szCs w:val="24"/>
            <w:rPrChange w:id="2519" w:author="Claus" w:date="2018-12-17T14:53:00Z">
              <w:rPr>
                <w:rFonts w:ascii="Courier New" w:eastAsiaTheme="majorEastAsia" w:hAnsi="Courier New" w:cs="Courier New"/>
                <w:b/>
                <w:bCs/>
                <w:color w:val="737373"/>
                <w:sz w:val="24"/>
                <w:szCs w:val="24"/>
              </w:rPr>
            </w:rPrChange>
          </w:rPr>
          <w:t>//tilføjer session på Rank og Id.</w:t>
        </w:r>
      </w:ins>
    </w:p>
    <w:p w:rsidR="003C3CF1" w:rsidRPr="003C3CF1" w:rsidRDefault="00B37393" w:rsidP="003C3CF1">
      <w:pPr>
        <w:autoSpaceDE w:val="0"/>
        <w:autoSpaceDN w:val="0"/>
        <w:adjustRightInd w:val="0"/>
        <w:spacing w:after="0" w:line="240" w:lineRule="auto"/>
        <w:rPr>
          <w:ins w:id="2520" w:author="Claus" w:date="2018-12-17T14:53:00Z"/>
          <w:rFonts w:ascii="Courier New" w:hAnsi="Courier New" w:cs="Courier New"/>
          <w:sz w:val="18"/>
          <w:szCs w:val="24"/>
          <w:lang w:val="en-US"/>
          <w:rPrChange w:id="2521" w:author="Claus" w:date="2018-12-17T14:53:00Z">
            <w:rPr>
              <w:ins w:id="2522" w:author="Claus" w:date="2018-12-17T14:53:00Z"/>
              <w:rFonts w:ascii="Courier New" w:hAnsi="Courier New" w:cs="Courier New"/>
              <w:sz w:val="24"/>
              <w:szCs w:val="24"/>
            </w:rPr>
          </w:rPrChange>
        </w:rPr>
      </w:pPr>
      <w:ins w:id="2523" w:author="Claus" w:date="2018-12-17T14:53:00Z">
        <w:r w:rsidRPr="00B37393">
          <w:rPr>
            <w:rFonts w:ascii="Courier New" w:hAnsi="Courier New" w:cs="Courier New"/>
            <w:sz w:val="18"/>
            <w:szCs w:val="24"/>
            <w:lang w:val="en-US"/>
            <w:rPrChange w:id="2524" w:author="Claus" w:date="2018-12-17T14:53:00Z">
              <w:rPr>
                <w:rFonts w:ascii="Courier New" w:eastAsiaTheme="majorEastAsia" w:hAnsi="Courier New" w:cs="Courier New"/>
                <w:b/>
                <w:bCs/>
                <w:color w:val="365F91" w:themeColor="accent1" w:themeShade="BF"/>
                <w:sz w:val="24"/>
                <w:szCs w:val="24"/>
              </w:rPr>
            </w:rPrChange>
          </w:rPr>
          <w:t>HttpSession session = request.getSession();</w:t>
        </w:r>
        <w:r w:rsidRPr="00B37393">
          <w:rPr>
            <w:rFonts w:ascii="Courier New" w:hAnsi="Courier New" w:cs="Courier New"/>
            <w:sz w:val="18"/>
            <w:szCs w:val="24"/>
            <w:lang w:val="en-US"/>
            <w:rPrChange w:id="2525" w:author="Claus" w:date="2018-12-17T14:53:00Z">
              <w:rPr>
                <w:rFonts w:ascii="Courier New" w:eastAsiaTheme="majorEastAsia" w:hAnsi="Courier New" w:cs="Courier New"/>
                <w:b/>
                <w:bCs/>
                <w:color w:val="365F91" w:themeColor="accent1" w:themeShade="BF"/>
                <w:sz w:val="24"/>
                <w:szCs w:val="24"/>
              </w:rPr>
            </w:rPrChange>
          </w:rPr>
          <w:br/>
          <w:t>session.setAttribute(</w:t>
        </w:r>
        <w:r w:rsidRPr="00B37393">
          <w:rPr>
            <w:rFonts w:ascii="Courier New" w:hAnsi="Courier New" w:cs="Courier New"/>
            <w:color w:val="99006B"/>
            <w:sz w:val="18"/>
            <w:szCs w:val="24"/>
            <w:lang w:val="en-US"/>
            <w:rPrChange w:id="2526" w:author="Claus" w:date="2018-12-17T14:53:00Z">
              <w:rPr>
                <w:rFonts w:ascii="Courier New" w:eastAsiaTheme="majorEastAsia" w:hAnsi="Courier New" w:cs="Courier New"/>
                <w:b/>
                <w:bCs/>
                <w:color w:val="99006B"/>
                <w:sz w:val="24"/>
                <w:szCs w:val="24"/>
              </w:rPr>
            </w:rPrChange>
          </w:rPr>
          <w:t>"user"</w:t>
        </w:r>
        <w:r w:rsidRPr="00B37393">
          <w:rPr>
            <w:rFonts w:ascii="Courier New" w:hAnsi="Courier New" w:cs="Courier New"/>
            <w:sz w:val="18"/>
            <w:szCs w:val="24"/>
            <w:lang w:val="en-US"/>
            <w:rPrChange w:id="2527" w:author="Claus" w:date="2018-12-17T14:53:00Z">
              <w:rPr>
                <w:rFonts w:ascii="Courier New" w:eastAsiaTheme="majorEastAsia" w:hAnsi="Courier New" w:cs="Courier New"/>
                <w:b/>
                <w:bCs/>
                <w:color w:val="365F91" w:themeColor="accent1" w:themeShade="BF"/>
                <w:sz w:val="24"/>
                <w:szCs w:val="24"/>
              </w:rPr>
            </w:rPrChange>
          </w:rPr>
          <w:t xml:space="preserve">, user); </w:t>
        </w:r>
      </w:ins>
    </w:p>
    <w:p w:rsidR="00132F63" w:rsidRDefault="00132F63">
      <w:pPr>
        <w:rPr>
          <w:ins w:id="2528" w:author="Claus" w:date="2018-12-17T14:59:00Z"/>
          <w:lang w:val="en-US"/>
        </w:rPr>
        <w:pPrChange w:id="2529" w:author="Claus" w:date="2018-12-17T11:55:00Z">
          <w:pPr>
            <w:pStyle w:val="Overskrift1"/>
          </w:pPr>
        </w:pPrChange>
      </w:pPr>
    </w:p>
    <w:p w:rsidR="00132F63" w:rsidRDefault="00B37393">
      <w:pPr>
        <w:pStyle w:val="Overskrift2"/>
        <w:rPr>
          <w:ins w:id="2530" w:author="Claus" w:date="2018-12-17T15:00:00Z"/>
        </w:rPr>
        <w:pPrChange w:id="2531" w:author="Claus" w:date="2018-12-17T14:59:00Z">
          <w:pPr>
            <w:pStyle w:val="Overskrift1"/>
          </w:pPr>
        </w:pPrChange>
      </w:pPr>
      <w:bookmarkStart w:id="2532" w:name="_Toc533018498"/>
      <w:ins w:id="2533" w:author="Claus" w:date="2018-12-17T14:59:00Z">
        <w:r w:rsidRPr="00B37393">
          <w:rPr>
            <w:rPrChange w:id="2534" w:author="Claus" w:date="2018-12-17T14:59:00Z">
              <w:rPr>
                <w:lang w:val="en-US"/>
              </w:rPr>
            </w:rPrChange>
          </w:rPr>
          <w:t>Nulstilling af ko</w:t>
        </w:r>
        <w:r w:rsidR="00350316">
          <w:t>deord.</w:t>
        </w:r>
      </w:ins>
      <w:bookmarkEnd w:id="2532"/>
    </w:p>
    <w:p w:rsidR="00132F63" w:rsidRDefault="00350316">
      <w:pPr>
        <w:rPr>
          <w:ins w:id="2535" w:author="Claus" w:date="2018-12-17T14:59:00Z"/>
        </w:rPr>
        <w:pPrChange w:id="2536" w:author="Claus" w:date="2018-12-17T15:00:00Z">
          <w:pPr>
            <w:pStyle w:val="Overskrift1"/>
          </w:pPr>
        </w:pPrChange>
      </w:pPr>
      <w:ins w:id="2537" w:author="Claus" w:date="2018-12-17T15:00:00Z">
        <w:r>
          <w:t>UserDAO.randomPassword() nulstiller brugerens kodeord.</w:t>
        </w:r>
      </w:ins>
    </w:p>
    <w:p w:rsidR="00350316" w:rsidRPr="00350316" w:rsidRDefault="00B37393" w:rsidP="00350316">
      <w:pPr>
        <w:autoSpaceDE w:val="0"/>
        <w:autoSpaceDN w:val="0"/>
        <w:adjustRightInd w:val="0"/>
        <w:spacing w:after="0" w:line="240" w:lineRule="auto"/>
        <w:rPr>
          <w:ins w:id="2538" w:author="Claus" w:date="2018-12-17T14:59:00Z"/>
          <w:rFonts w:ascii="Courier New" w:hAnsi="Courier New" w:cs="Courier New"/>
          <w:sz w:val="18"/>
          <w:szCs w:val="24"/>
          <w:lang w:val="en-US"/>
          <w:rPrChange w:id="2539" w:author="Claus" w:date="2018-12-17T14:59:00Z">
            <w:rPr>
              <w:ins w:id="2540" w:author="Claus" w:date="2018-12-17T14:59:00Z"/>
              <w:rFonts w:ascii="Courier New" w:hAnsi="Courier New" w:cs="Courier New"/>
              <w:sz w:val="24"/>
              <w:szCs w:val="24"/>
            </w:rPr>
          </w:rPrChange>
        </w:rPr>
      </w:pPr>
      <w:ins w:id="2541" w:author="Claus" w:date="2018-12-17T14:59:00Z">
        <w:r w:rsidRPr="00B37393">
          <w:rPr>
            <w:rFonts w:ascii="Courier New" w:hAnsi="Courier New" w:cs="Courier New"/>
            <w:color w:val="000099"/>
            <w:sz w:val="18"/>
            <w:szCs w:val="24"/>
            <w:rPrChange w:id="2542" w:author="Claus" w:date="2018-12-17T14:59:00Z">
              <w:rPr>
                <w:rFonts w:ascii="Courier New" w:eastAsiaTheme="majorEastAsia" w:hAnsi="Courier New" w:cs="Courier New"/>
                <w:b/>
                <w:bCs/>
                <w:color w:val="000099"/>
                <w:sz w:val="24"/>
                <w:szCs w:val="24"/>
              </w:rPr>
            </w:rPrChange>
          </w:rPr>
          <w:t>public</w:t>
        </w:r>
        <w:r w:rsidRPr="00B37393">
          <w:rPr>
            <w:rFonts w:ascii="Courier New" w:hAnsi="Courier New" w:cs="Courier New"/>
            <w:sz w:val="18"/>
            <w:szCs w:val="24"/>
            <w:rPrChange w:id="2543" w:author="Claus" w:date="2018-12-17T14:59:00Z">
              <w:rPr>
                <w:rFonts w:ascii="Courier New" w:eastAsiaTheme="majorEastAsia" w:hAnsi="Courier New" w:cs="Courier New"/>
                <w:b/>
                <w:bCs/>
                <w:color w:val="365F91" w:themeColor="accent1" w:themeShade="BF"/>
                <w:sz w:val="24"/>
                <w:szCs w:val="24"/>
              </w:rPr>
            </w:rPrChange>
          </w:rPr>
          <w:t xml:space="preserve"> </w:t>
        </w:r>
        <w:r w:rsidR="00350316">
          <w:rPr>
            <w:rFonts w:ascii="Courier New" w:hAnsi="Courier New" w:cs="Courier New"/>
            <w:sz w:val="18"/>
            <w:szCs w:val="24"/>
          </w:rPr>
          <w:t xml:space="preserve">String </w:t>
        </w:r>
      </w:ins>
      <w:ins w:id="2544" w:author="Claus" w:date="2018-12-17T15:01:00Z">
        <w:r w:rsidR="00350316">
          <w:rPr>
            <w:rFonts w:ascii="Courier New" w:hAnsi="Courier New" w:cs="Courier New"/>
            <w:sz w:val="18"/>
            <w:szCs w:val="24"/>
          </w:rPr>
          <w:t>r</w:t>
        </w:r>
      </w:ins>
      <w:ins w:id="2545" w:author="Claus" w:date="2018-12-17T14:59:00Z">
        <w:r w:rsidR="00350316">
          <w:rPr>
            <w:rFonts w:ascii="Courier New" w:hAnsi="Courier New" w:cs="Courier New"/>
            <w:sz w:val="18"/>
            <w:szCs w:val="24"/>
          </w:rPr>
          <w:t>andomPassword()</w:t>
        </w:r>
        <w:r w:rsidR="00350316">
          <w:rPr>
            <w:rFonts w:ascii="Courier New" w:hAnsi="Courier New" w:cs="Courier New"/>
            <w:sz w:val="18"/>
            <w:szCs w:val="24"/>
          </w:rPr>
          <w:br/>
        </w:r>
        <w:r w:rsidRPr="00B37393">
          <w:rPr>
            <w:rFonts w:ascii="Courier New" w:hAnsi="Courier New" w:cs="Courier New"/>
            <w:sz w:val="18"/>
            <w:szCs w:val="24"/>
            <w:rPrChange w:id="2546" w:author="Claus" w:date="2018-12-17T14:59: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rPrChange w:id="2547" w:author="Claus" w:date="2018-12-17T14:59:00Z">
              <w:rPr>
                <w:rFonts w:ascii="Courier New" w:eastAsiaTheme="majorEastAsia" w:hAnsi="Courier New" w:cs="Courier New"/>
                <w:b/>
                <w:bCs/>
                <w:color w:val="365F91" w:themeColor="accent1" w:themeShade="BF"/>
                <w:sz w:val="24"/>
                <w:szCs w:val="24"/>
              </w:rPr>
            </w:rPrChange>
          </w:rPr>
          <w:br/>
          <w:t xml:space="preserve">    Random rand = </w:t>
        </w:r>
        <w:r w:rsidRPr="00B37393">
          <w:rPr>
            <w:rFonts w:ascii="Courier New" w:hAnsi="Courier New" w:cs="Courier New"/>
            <w:color w:val="000099"/>
            <w:sz w:val="18"/>
            <w:szCs w:val="24"/>
            <w:rPrChange w:id="2548" w:author="Claus" w:date="2018-12-17T14:59:00Z">
              <w:rPr>
                <w:rFonts w:ascii="Courier New" w:eastAsiaTheme="majorEastAsia" w:hAnsi="Courier New" w:cs="Courier New"/>
                <w:b/>
                <w:bCs/>
                <w:color w:val="000099"/>
                <w:sz w:val="24"/>
                <w:szCs w:val="24"/>
              </w:rPr>
            </w:rPrChange>
          </w:rPr>
          <w:t>new</w:t>
        </w:r>
        <w:r w:rsidRPr="00B37393">
          <w:rPr>
            <w:rFonts w:ascii="Courier New" w:hAnsi="Courier New" w:cs="Courier New"/>
            <w:sz w:val="18"/>
            <w:szCs w:val="24"/>
            <w:rPrChange w:id="2549" w:author="Claus" w:date="2018-12-17T14:59:00Z">
              <w:rPr>
                <w:rFonts w:ascii="Courier New" w:eastAsiaTheme="majorEastAsia" w:hAnsi="Courier New" w:cs="Courier New"/>
                <w:b/>
                <w:bCs/>
                <w:color w:val="365F91" w:themeColor="accent1" w:themeShade="BF"/>
                <w:sz w:val="24"/>
                <w:szCs w:val="24"/>
              </w:rPr>
            </w:rPrChange>
          </w:rPr>
          <w:t xml:space="preserve"> Random();</w:t>
        </w:r>
        <w:r w:rsidRPr="00B37393">
          <w:rPr>
            <w:rFonts w:ascii="Courier New" w:hAnsi="Courier New" w:cs="Courier New"/>
            <w:sz w:val="18"/>
            <w:szCs w:val="24"/>
            <w:rPrChange w:id="2550" w:author="Claus" w:date="2018-12-17T14:59: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rPrChange w:id="2551" w:author="Claus" w:date="2018-12-17T14:59:00Z">
              <w:rPr>
                <w:rFonts w:ascii="Courier New" w:eastAsiaTheme="majorEastAsia" w:hAnsi="Courier New" w:cs="Courier New"/>
                <w:b/>
                <w:bCs/>
                <w:color w:val="000099"/>
                <w:sz w:val="24"/>
                <w:szCs w:val="24"/>
              </w:rPr>
            </w:rPrChange>
          </w:rPr>
          <w:t>int</w:t>
        </w:r>
        <w:r w:rsidRPr="00B37393">
          <w:rPr>
            <w:rFonts w:ascii="Courier New" w:hAnsi="Courier New" w:cs="Courier New"/>
            <w:sz w:val="18"/>
            <w:szCs w:val="24"/>
            <w:rPrChange w:id="2552" w:author="Claus" w:date="2018-12-17T14:59:00Z">
              <w:rPr>
                <w:rFonts w:ascii="Courier New" w:eastAsiaTheme="majorEastAsia" w:hAnsi="Courier New" w:cs="Courier New"/>
                <w:b/>
                <w:bCs/>
                <w:color w:val="365F91" w:themeColor="accent1" w:themeShade="BF"/>
                <w:sz w:val="24"/>
                <w:szCs w:val="24"/>
              </w:rPr>
            </w:rPrChange>
          </w:rPr>
          <w:t xml:space="preserve"> max = rand.nextInt(</w:t>
        </w:r>
        <w:r w:rsidRPr="00B37393">
          <w:rPr>
            <w:rFonts w:ascii="Courier New" w:hAnsi="Courier New" w:cs="Courier New"/>
            <w:color w:val="780000"/>
            <w:sz w:val="18"/>
            <w:szCs w:val="24"/>
            <w:rPrChange w:id="2553" w:author="Claus" w:date="2018-12-17T14:59:00Z">
              <w:rPr>
                <w:rFonts w:ascii="Courier New" w:eastAsiaTheme="majorEastAsia" w:hAnsi="Courier New" w:cs="Courier New"/>
                <w:b/>
                <w:bCs/>
                <w:color w:val="780000"/>
                <w:sz w:val="24"/>
                <w:szCs w:val="24"/>
              </w:rPr>
            </w:rPrChange>
          </w:rPr>
          <w:t>10</w:t>
        </w:r>
        <w:r w:rsidRPr="00B37393">
          <w:rPr>
            <w:rFonts w:ascii="Courier New" w:hAnsi="Courier New" w:cs="Courier New"/>
            <w:sz w:val="18"/>
            <w:szCs w:val="24"/>
            <w:rPrChange w:id="2554" w:author="Claus" w:date="2018-12-17T14:59:00Z">
              <w:rPr>
                <w:rFonts w:ascii="Courier New" w:eastAsiaTheme="majorEastAsia" w:hAnsi="Courier New" w:cs="Courier New"/>
                <w:b/>
                <w:bCs/>
                <w:color w:val="365F91" w:themeColor="accent1" w:themeShade="BF"/>
                <w:sz w:val="24"/>
                <w:szCs w:val="24"/>
              </w:rPr>
            </w:rPrChange>
          </w:rPr>
          <w:t xml:space="preserve">) + </w:t>
        </w:r>
        <w:r w:rsidRPr="00B37393">
          <w:rPr>
            <w:rFonts w:ascii="Courier New" w:hAnsi="Courier New" w:cs="Courier New"/>
            <w:color w:val="780000"/>
            <w:sz w:val="18"/>
            <w:szCs w:val="24"/>
            <w:rPrChange w:id="2555" w:author="Claus" w:date="2018-12-17T14:59:00Z">
              <w:rPr>
                <w:rFonts w:ascii="Courier New" w:eastAsiaTheme="majorEastAsia" w:hAnsi="Courier New" w:cs="Courier New"/>
                <w:b/>
                <w:bCs/>
                <w:color w:val="780000"/>
                <w:sz w:val="24"/>
                <w:szCs w:val="24"/>
              </w:rPr>
            </w:rPrChange>
          </w:rPr>
          <w:t>5</w:t>
        </w:r>
        <w:r w:rsidRPr="00B37393">
          <w:rPr>
            <w:rFonts w:ascii="Courier New" w:hAnsi="Courier New" w:cs="Courier New"/>
            <w:sz w:val="18"/>
            <w:szCs w:val="24"/>
            <w:rPrChange w:id="2556" w:author="Claus" w:date="2018-12-17T14:59: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737373"/>
            <w:sz w:val="18"/>
            <w:szCs w:val="24"/>
            <w:rPrChange w:id="2557" w:author="Claus" w:date="2018-12-17T14:59:00Z">
              <w:rPr>
                <w:rFonts w:ascii="Courier New" w:eastAsiaTheme="majorEastAsia" w:hAnsi="Courier New" w:cs="Courier New"/>
                <w:b/>
                <w:bCs/>
                <w:color w:val="737373"/>
                <w:sz w:val="24"/>
                <w:szCs w:val="24"/>
              </w:rPr>
            </w:rPrChange>
          </w:rPr>
          <w:t>//Hvis nextInt bliver "0" så vil den altid tilføj 5.</w:t>
        </w:r>
        <w:r w:rsidRPr="00B37393">
          <w:rPr>
            <w:rFonts w:ascii="Courier New" w:hAnsi="Courier New" w:cs="Courier New"/>
            <w:color w:val="737373"/>
            <w:sz w:val="18"/>
            <w:szCs w:val="24"/>
            <w:rPrChange w:id="2558" w:author="Claus" w:date="2018-12-17T14:59: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rPrChange w:id="2559" w:author="Claus" w:date="2018-12-17T14:59: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sz w:val="18"/>
            <w:szCs w:val="24"/>
            <w:rPrChange w:id="2560" w:author="Claus" w:date="2018-12-17T14:59:00Z">
              <w:rPr>
                <w:rFonts w:ascii="Courier New" w:eastAsiaTheme="majorEastAsia" w:hAnsi="Courier New" w:cs="Courier New"/>
                <w:b/>
                <w:bCs/>
                <w:color w:val="365F91" w:themeColor="accent1" w:themeShade="BF"/>
                <w:sz w:val="24"/>
                <w:szCs w:val="24"/>
              </w:rPr>
            </w:rPrChange>
          </w:rPr>
          <w:br/>
        </w:r>
      </w:ins>
      <w:ins w:id="2561" w:author="Claus" w:date="2018-12-17T15:42:00Z">
        <w:r w:rsidR="00BC0B73">
          <w:rPr>
            <w:rFonts w:ascii="Courier New" w:hAnsi="Courier New" w:cs="Courier New"/>
            <w:sz w:val="18"/>
            <w:szCs w:val="24"/>
          </w:rPr>
          <w:t xml:space="preserve">    </w:t>
        </w:r>
      </w:ins>
      <w:ins w:id="2562" w:author="Claus" w:date="2018-12-17T14:59:00Z">
        <w:r w:rsidRPr="00B37393">
          <w:rPr>
            <w:rFonts w:ascii="Courier New" w:hAnsi="Courier New" w:cs="Courier New"/>
            <w:sz w:val="18"/>
            <w:szCs w:val="24"/>
            <w:lang w:val="en-US"/>
            <w:rPrChange w:id="2563" w:author="Claus" w:date="2018-12-17T14:59:00Z">
              <w:rPr>
                <w:rFonts w:ascii="Courier New" w:eastAsiaTheme="majorEastAsia" w:hAnsi="Courier New" w:cs="Courier New"/>
                <w:b/>
                <w:bCs/>
                <w:color w:val="365F91" w:themeColor="accent1" w:themeShade="BF"/>
                <w:sz w:val="24"/>
                <w:szCs w:val="24"/>
              </w:rPr>
            </w:rPrChange>
          </w:rPr>
          <w:t xml:space="preserve">String uniqueText = UUID.randomUUID().toString(); </w:t>
        </w:r>
        <w:r w:rsidRPr="00B37393">
          <w:rPr>
            <w:rFonts w:ascii="Courier New" w:hAnsi="Courier New" w:cs="Courier New"/>
            <w:color w:val="737373"/>
            <w:sz w:val="18"/>
            <w:szCs w:val="24"/>
            <w:lang w:val="en-US"/>
            <w:rPrChange w:id="2564" w:author="Claus" w:date="2018-12-17T14:59:00Z">
              <w:rPr>
                <w:rFonts w:ascii="Courier New" w:eastAsiaTheme="majorEastAsia" w:hAnsi="Courier New" w:cs="Courier New"/>
                <w:b/>
                <w:bCs/>
                <w:color w:val="737373"/>
                <w:sz w:val="24"/>
                <w:szCs w:val="24"/>
              </w:rPr>
            </w:rPrChange>
          </w:rPr>
          <w:t>// 0f8fad5bd9cb-469f-a165-</w:t>
        </w:r>
      </w:ins>
      <w:ins w:id="2565" w:author="Claus" w:date="2018-12-17T15:41:00Z">
        <w:r w:rsidR="00981078">
          <w:rPr>
            <w:rFonts w:ascii="Courier New" w:hAnsi="Courier New" w:cs="Courier New"/>
            <w:color w:val="737373"/>
            <w:sz w:val="18"/>
            <w:szCs w:val="24"/>
            <w:lang w:val="en-US"/>
          </w:rPr>
          <w:t xml:space="preserve">                          </w:t>
        </w:r>
      </w:ins>
      <w:ins w:id="2566" w:author="Claus" w:date="2018-12-17T14:59:00Z">
        <w:r w:rsidRPr="00B37393">
          <w:rPr>
            <w:rFonts w:ascii="Courier New" w:hAnsi="Courier New" w:cs="Courier New"/>
            <w:color w:val="737373"/>
            <w:sz w:val="18"/>
            <w:szCs w:val="24"/>
            <w:lang w:val="en-US"/>
            <w:rPrChange w:id="2567" w:author="Claus" w:date="2018-12-17T14:59:00Z">
              <w:rPr>
                <w:rFonts w:ascii="Courier New" w:eastAsiaTheme="majorEastAsia" w:hAnsi="Courier New" w:cs="Courier New"/>
                <w:b/>
                <w:bCs/>
                <w:color w:val="737373"/>
                <w:sz w:val="24"/>
                <w:szCs w:val="24"/>
              </w:rPr>
            </w:rPrChange>
          </w:rPr>
          <w:t>70867728950e</w:t>
        </w:r>
        <w:r w:rsidRPr="00B37393">
          <w:rPr>
            <w:rFonts w:ascii="Courier New" w:hAnsi="Courier New" w:cs="Courier New"/>
            <w:color w:val="737373"/>
            <w:sz w:val="18"/>
            <w:szCs w:val="24"/>
            <w:lang w:val="en-US"/>
            <w:rPrChange w:id="2568" w:author="Claus" w:date="2018-12-17T14:59: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lang w:val="en-US"/>
            <w:rPrChange w:id="2569" w:author="Claus" w:date="2018-12-17T14:59: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lang w:val="en-US"/>
            <w:rPrChange w:id="2570" w:author="Claus" w:date="2018-12-17T14:59:00Z">
              <w:rPr>
                <w:rFonts w:ascii="Courier New" w:eastAsiaTheme="majorEastAsia" w:hAnsi="Courier New" w:cs="Courier New"/>
                <w:b/>
                <w:bCs/>
                <w:color w:val="000099"/>
                <w:sz w:val="24"/>
                <w:szCs w:val="24"/>
              </w:rPr>
            </w:rPrChange>
          </w:rPr>
          <w:t>return</w:t>
        </w:r>
        <w:r w:rsidRPr="00B37393">
          <w:rPr>
            <w:rFonts w:ascii="Courier New" w:hAnsi="Courier New" w:cs="Courier New"/>
            <w:sz w:val="18"/>
            <w:szCs w:val="24"/>
            <w:lang w:val="en-US"/>
            <w:rPrChange w:id="2571" w:author="Claus" w:date="2018-12-17T14:59:00Z">
              <w:rPr>
                <w:rFonts w:ascii="Courier New" w:eastAsiaTheme="majorEastAsia" w:hAnsi="Courier New" w:cs="Courier New"/>
                <w:b/>
                <w:bCs/>
                <w:color w:val="365F91" w:themeColor="accent1" w:themeShade="BF"/>
                <w:sz w:val="24"/>
                <w:szCs w:val="24"/>
              </w:rPr>
            </w:rPrChange>
          </w:rPr>
          <w:t xml:space="preserve"> uniqueText.replace(</w:t>
        </w:r>
        <w:r w:rsidRPr="00B37393">
          <w:rPr>
            <w:rFonts w:ascii="Courier New" w:hAnsi="Courier New" w:cs="Courier New"/>
            <w:color w:val="99006B"/>
            <w:sz w:val="18"/>
            <w:szCs w:val="24"/>
            <w:lang w:val="en-US"/>
            <w:rPrChange w:id="2572" w:author="Claus" w:date="2018-12-17T14:59:00Z">
              <w:rPr>
                <w:rFonts w:ascii="Courier New" w:eastAsiaTheme="majorEastAsia" w:hAnsi="Courier New" w:cs="Courier New"/>
                <w:b/>
                <w:bCs/>
                <w:color w:val="99006B"/>
                <w:sz w:val="24"/>
                <w:szCs w:val="24"/>
              </w:rPr>
            </w:rPrChange>
          </w:rPr>
          <w:t>"-"</w:t>
        </w:r>
        <w:r w:rsidRPr="00B37393">
          <w:rPr>
            <w:rFonts w:ascii="Courier New" w:hAnsi="Courier New" w:cs="Courier New"/>
            <w:sz w:val="18"/>
            <w:szCs w:val="24"/>
            <w:lang w:val="en-US"/>
            <w:rPrChange w:id="2573" w:author="Claus" w:date="2018-12-17T14:59: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99006B"/>
            <w:sz w:val="18"/>
            <w:szCs w:val="24"/>
            <w:lang w:val="en-US"/>
            <w:rPrChange w:id="2574" w:author="Claus" w:date="2018-12-17T14:59:00Z">
              <w:rPr>
                <w:rFonts w:ascii="Courier New" w:eastAsiaTheme="majorEastAsia" w:hAnsi="Courier New" w:cs="Courier New"/>
                <w:b/>
                <w:bCs/>
                <w:color w:val="99006B"/>
                <w:sz w:val="24"/>
                <w:szCs w:val="24"/>
              </w:rPr>
            </w:rPrChange>
          </w:rPr>
          <w:t>""</w:t>
        </w:r>
        <w:r w:rsidRPr="00B37393">
          <w:rPr>
            <w:rFonts w:ascii="Courier New" w:hAnsi="Courier New" w:cs="Courier New"/>
            <w:sz w:val="18"/>
            <w:szCs w:val="24"/>
            <w:lang w:val="en-US"/>
            <w:rPrChange w:id="2575" w:author="Claus" w:date="2018-12-17T14:59:00Z">
              <w:rPr>
                <w:rFonts w:ascii="Courier New" w:eastAsiaTheme="majorEastAsia" w:hAnsi="Courier New" w:cs="Courier New"/>
                <w:b/>
                <w:bCs/>
                <w:color w:val="365F91" w:themeColor="accent1" w:themeShade="BF"/>
                <w:sz w:val="24"/>
                <w:szCs w:val="24"/>
              </w:rPr>
            </w:rPrChange>
          </w:rPr>
          <w:t>).substring(</w:t>
        </w:r>
        <w:r w:rsidRPr="00B37393">
          <w:rPr>
            <w:rFonts w:ascii="Courier New" w:hAnsi="Courier New" w:cs="Courier New"/>
            <w:color w:val="780000"/>
            <w:sz w:val="18"/>
            <w:szCs w:val="24"/>
            <w:lang w:val="en-US"/>
            <w:rPrChange w:id="2576" w:author="Claus" w:date="2018-12-17T14:59:00Z">
              <w:rPr>
                <w:rFonts w:ascii="Courier New" w:eastAsiaTheme="majorEastAsia" w:hAnsi="Courier New" w:cs="Courier New"/>
                <w:b/>
                <w:bCs/>
                <w:color w:val="780000"/>
                <w:sz w:val="24"/>
                <w:szCs w:val="24"/>
              </w:rPr>
            </w:rPrChange>
          </w:rPr>
          <w:t>0</w:t>
        </w:r>
        <w:r w:rsidRPr="00B37393">
          <w:rPr>
            <w:rFonts w:ascii="Courier New" w:hAnsi="Courier New" w:cs="Courier New"/>
            <w:sz w:val="18"/>
            <w:szCs w:val="24"/>
            <w:lang w:val="en-US"/>
            <w:rPrChange w:id="2577" w:author="Claus" w:date="2018-12-17T14:59:00Z">
              <w:rPr>
                <w:rFonts w:ascii="Courier New" w:eastAsiaTheme="majorEastAsia" w:hAnsi="Courier New" w:cs="Courier New"/>
                <w:b/>
                <w:bCs/>
                <w:color w:val="365F91" w:themeColor="accent1" w:themeShade="BF"/>
                <w:sz w:val="24"/>
                <w:szCs w:val="24"/>
              </w:rPr>
            </w:rPrChange>
          </w:rPr>
          <w:t>, max);</w:t>
        </w:r>
        <w:r w:rsidRPr="00B37393">
          <w:rPr>
            <w:rFonts w:ascii="Courier New" w:hAnsi="Courier New" w:cs="Courier New"/>
            <w:sz w:val="18"/>
            <w:szCs w:val="24"/>
            <w:lang w:val="en-US"/>
            <w:rPrChange w:id="2578" w:author="Claus" w:date="2018-12-17T14:59:00Z">
              <w:rPr>
                <w:rFonts w:ascii="Courier New" w:eastAsiaTheme="majorEastAsia" w:hAnsi="Courier New" w:cs="Courier New"/>
                <w:b/>
                <w:bCs/>
                <w:color w:val="365F91" w:themeColor="accent1" w:themeShade="BF"/>
                <w:sz w:val="24"/>
                <w:szCs w:val="24"/>
              </w:rPr>
            </w:rPrChange>
          </w:rPr>
          <w:br/>
          <w:t xml:space="preserve">} </w:t>
        </w:r>
      </w:ins>
    </w:p>
    <w:p w:rsidR="00132F63" w:rsidRDefault="00132F63">
      <w:pPr>
        <w:rPr>
          <w:ins w:id="2579" w:author="Claus" w:date="2018-12-17T15:05:00Z"/>
          <w:lang w:val="en-US"/>
        </w:rPr>
        <w:pPrChange w:id="2580" w:author="Claus" w:date="2018-12-17T14:59:00Z">
          <w:pPr>
            <w:pStyle w:val="Overskrift1"/>
          </w:pPr>
        </w:pPrChange>
      </w:pPr>
    </w:p>
    <w:p w:rsidR="00132F63" w:rsidRDefault="00B37393">
      <w:pPr>
        <w:pStyle w:val="Overskrift2"/>
        <w:rPr>
          <w:ins w:id="2581" w:author="Claus" w:date="2018-12-17T15:08:00Z"/>
        </w:rPr>
        <w:pPrChange w:id="2582" w:author="Claus" w:date="2018-12-17T15:08:00Z">
          <w:pPr>
            <w:pStyle w:val="Overskrift1"/>
          </w:pPr>
        </w:pPrChange>
      </w:pPr>
      <w:bookmarkStart w:id="2583" w:name="_Toc533018499"/>
      <w:ins w:id="2584" w:author="Claus" w:date="2018-12-17T15:06:00Z">
        <w:r w:rsidRPr="00B37393">
          <w:rPr>
            <w:rPrChange w:id="2585" w:author="Claus" w:date="2018-12-17T15:06:00Z">
              <w:rPr>
                <w:lang w:val="en-US"/>
              </w:rPr>
            </w:rPrChange>
          </w:rPr>
          <w:t>Lukning af ressourcer med tr</w:t>
        </w:r>
        <w:r w:rsidR="0038107B">
          <w:t>y with ressources</w:t>
        </w:r>
      </w:ins>
      <w:ins w:id="2586" w:author="Claus" w:date="2018-12-17T15:08:00Z">
        <w:r w:rsidR="0038107B">
          <w:t>.</w:t>
        </w:r>
        <w:bookmarkEnd w:id="2583"/>
      </w:ins>
    </w:p>
    <w:p w:rsidR="00132F63" w:rsidRDefault="004B0118">
      <w:pPr>
        <w:rPr>
          <w:ins w:id="2587" w:author="Claus" w:date="2018-12-17T15:47:00Z"/>
        </w:rPr>
        <w:pPrChange w:id="2588" w:author="Claus" w:date="2018-12-17T15:47:00Z">
          <w:pPr>
            <w:autoSpaceDE w:val="0"/>
            <w:autoSpaceDN w:val="0"/>
            <w:adjustRightInd w:val="0"/>
            <w:spacing w:after="0" w:line="240" w:lineRule="auto"/>
          </w:pPr>
        </w:pPrChange>
      </w:pPr>
      <w:ins w:id="2589" w:author="Claus" w:date="2018-12-17T15:10:00Z">
        <w:r>
          <w:t>For</w:t>
        </w:r>
      </w:ins>
      <w:ins w:id="2590" w:author="Claus" w:date="2018-12-17T15:11:00Z">
        <w:r>
          <w:t xml:space="preserve"> at løse udfordringen med at lukke ressourcer korrekt, bruges </w:t>
        </w:r>
        <w:r w:rsidR="00B37393" w:rsidRPr="00B37393">
          <w:rPr>
            <w:i/>
            <w:rPrChange w:id="2591" w:author="Claus" w:date="2018-12-17T16:15:00Z">
              <w:rPr/>
            </w:rPrChange>
          </w:rPr>
          <w:t>try with ressources</w:t>
        </w:r>
        <w:r>
          <w:t xml:space="preserve"> hvor det er muligt. For at kunne indsætte </w:t>
        </w:r>
      </w:ins>
      <w:ins w:id="2592" w:author="Claus" w:date="2018-12-17T15:12:00Z">
        <w:r>
          <w:t xml:space="preserve">værdier i </w:t>
        </w:r>
      </w:ins>
      <w:ins w:id="2593" w:author="Claus" w:date="2018-12-17T15:14:00Z">
        <w:r>
          <w:t xml:space="preserve">placeholders i en sql streng, </w:t>
        </w:r>
      </w:ins>
      <w:ins w:id="2594" w:author="Claus" w:date="2018-12-17T15:43:00Z">
        <w:r w:rsidR="00EC1108">
          <w:t xml:space="preserve">har vi tidligere </w:t>
        </w:r>
      </w:ins>
      <w:ins w:id="2595" w:author="Claus" w:date="2018-12-17T15:47:00Z">
        <w:r w:rsidR="00EC1108">
          <w:t>indlejret et par try-sætninger</w:t>
        </w:r>
      </w:ins>
      <w:ins w:id="2596" w:author="Claus" w:date="2018-12-17T16:03:00Z">
        <w:r w:rsidR="0070346A">
          <w:t xml:space="preserve">, som her illustreret fra UserDAO.getUser() </w:t>
        </w:r>
      </w:ins>
      <w:ins w:id="2597" w:author="Claus" w:date="2018-12-17T15:47:00Z">
        <w:r w:rsidR="00EC1108">
          <w:t>:</w:t>
        </w:r>
      </w:ins>
    </w:p>
    <w:p w:rsidR="00112AE8" w:rsidRPr="00112AE8" w:rsidRDefault="00B37393" w:rsidP="00112AE8">
      <w:pPr>
        <w:autoSpaceDE w:val="0"/>
        <w:autoSpaceDN w:val="0"/>
        <w:adjustRightInd w:val="0"/>
        <w:spacing w:after="0" w:line="240" w:lineRule="auto"/>
        <w:rPr>
          <w:ins w:id="2598" w:author="Claus" w:date="2018-12-17T15:52:00Z"/>
          <w:rFonts w:ascii="Courier New" w:hAnsi="Courier New" w:cs="Courier New"/>
          <w:sz w:val="18"/>
          <w:szCs w:val="24"/>
          <w:rPrChange w:id="2599" w:author="Claus" w:date="2018-12-17T15:52:00Z">
            <w:rPr>
              <w:ins w:id="2600" w:author="Claus" w:date="2018-12-17T15:52:00Z"/>
              <w:rFonts w:ascii="Courier New" w:hAnsi="Courier New" w:cs="Courier New"/>
              <w:sz w:val="24"/>
              <w:szCs w:val="24"/>
            </w:rPr>
          </w:rPrChange>
        </w:rPr>
      </w:pPr>
      <w:ins w:id="2601" w:author="Claus" w:date="2018-12-17T15:52:00Z">
        <w:r w:rsidRPr="00B37393">
          <w:rPr>
            <w:rFonts w:ascii="Courier New" w:hAnsi="Courier New" w:cs="Courier New"/>
            <w:color w:val="000099"/>
            <w:sz w:val="18"/>
            <w:szCs w:val="24"/>
            <w:lang w:val="en-US"/>
            <w:rPrChange w:id="2602" w:author="Claus" w:date="2018-12-17T15:52:00Z">
              <w:rPr>
                <w:rFonts w:ascii="Courier New" w:hAnsi="Courier New" w:cs="Courier New"/>
                <w:color w:val="000099"/>
                <w:sz w:val="24"/>
                <w:szCs w:val="24"/>
              </w:rPr>
            </w:rPrChange>
          </w:rPr>
          <w:t>try</w:t>
        </w:r>
        <w:r w:rsidRPr="00B37393">
          <w:rPr>
            <w:rFonts w:ascii="Courier New" w:hAnsi="Courier New" w:cs="Courier New"/>
            <w:sz w:val="18"/>
            <w:szCs w:val="24"/>
            <w:lang w:val="en-US"/>
            <w:rPrChange w:id="2603" w:author="Claus" w:date="2018-12-17T15:52:00Z">
              <w:rPr>
                <w:rFonts w:ascii="Courier New" w:hAnsi="Courier New" w:cs="Courier New"/>
                <w:sz w:val="24"/>
                <w:szCs w:val="24"/>
              </w:rPr>
            </w:rPrChange>
          </w:rPr>
          <w:t>(PreparedStatement pstm = connection.prepareStatement(CREATE_USER_SQL, Statement.RETURN_GENERATED_KEYS))</w:t>
        </w:r>
        <w:r w:rsidRPr="00B37393">
          <w:rPr>
            <w:rFonts w:ascii="Courier New" w:hAnsi="Courier New" w:cs="Courier New"/>
            <w:sz w:val="18"/>
            <w:szCs w:val="24"/>
            <w:lang w:val="en-US"/>
            <w:rPrChange w:id="2604" w:author="Claus" w:date="2018-12-17T15:52:00Z">
              <w:rPr>
                <w:rFonts w:ascii="Courier New" w:hAnsi="Courier New" w:cs="Courier New"/>
                <w:sz w:val="24"/>
                <w:szCs w:val="24"/>
              </w:rPr>
            </w:rPrChange>
          </w:rPr>
          <w:br/>
          <w:t>{</w:t>
        </w:r>
        <w:r w:rsidRPr="00B37393">
          <w:rPr>
            <w:rFonts w:ascii="Courier New" w:hAnsi="Courier New" w:cs="Courier New"/>
            <w:sz w:val="18"/>
            <w:szCs w:val="24"/>
            <w:lang w:val="en-US"/>
            <w:rPrChange w:id="2605" w:author="Claus" w:date="2018-12-17T15:52:00Z">
              <w:rPr>
                <w:rFonts w:ascii="Courier New" w:hAnsi="Courier New" w:cs="Courier New"/>
                <w:sz w:val="24"/>
                <w:szCs w:val="24"/>
              </w:rPr>
            </w:rPrChange>
          </w:rPr>
          <w:br/>
          <w:t xml:space="preserve">    pstm.setString(</w:t>
        </w:r>
        <w:r w:rsidRPr="00B37393">
          <w:rPr>
            <w:rFonts w:ascii="Courier New" w:hAnsi="Courier New" w:cs="Courier New"/>
            <w:color w:val="780000"/>
            <w:sz w:val="18"/>
            <w:szCs w:val="24"/>
            <w:lang w:val="en-US"/>
            <w:rPrChange w:id="2606" w:author="Claus" w:date="2018-12-17T15:52:00Z">
              <w:rPr>
                <w:rFonts w:ascii="Courier New" w:hAnsi="Courier New" w:cs="Courier New"/>
                <w:color w:val="780000"/>
                <w:sz w:val="24"/>
                <w:szCs w:val="24"/>
              </w:rPr>
            </w:rPrChange>
          </w:rPr>
          <w:t>1</w:t>
        </w:r>
        <w:r w:rsidRPr="00B37393">
          <w:rPr>
            <w:rFonts w:ascii="Courier New" w:hAnsi="Courier New" w:cs="Courier New"/>
            <w:sz w:val="18"/>
            <w:szCs w:val="24"/>
            <w:lang w:val="en-US"/>
            <w:rPrChange w:id="2607" w:author="Claus" w:date="2018-12-17T15:52:00Z">
              <w:rPr>
                <w:rFonts w:ascii="Courier New" w:hAnsi="Courier New" w:cs="Courier New"/>
                <w:sz w:val="24"/>
                <w:szCs w:val="24"/>
              </w:rPr>
            </w:rPrChange>
          </w:rPr>
          <w:t>, name);</w:t>
        </w:r>
        <w:r w:rsidRPr="00B37393">
          <w:rPr>
            <w:rFonts w:ascii="Courier New" w:hAnsi="Courier New" w:cs="Courier New"/>
            <w:sz w:val="18"/>
            <w:szCs w:val="24"/>
            <w:lang w:val="en-US"/>
            <w:rPrChange w:id="2608" w:author="Claus" w:date="2018-12-17T15:52:00Z">
              <w:rPr>
                <w:rFonts w:ascii="Courier New" w:hAnsi="Courier New" w:cs="Courier New"/>
                <w:sz w:val="24"/>
                <w:szCs w:val="24"/>
              </w:rPr>
            </w:rPrChange>
          </w:rPr>
          <w:br/>
          <w:t xml:space="preserve">    pstm.setInt(</w:t>
        </w:r>
        <w:r w:rsidRPr="00B37393">
          <w:rPr>
            <w:rFonts w:ascii="Courier New" w:hAnsi="Courier New" w:cs="Courier New"/>
            <w:color w:val="780000"/>
            <w:sz w:val="18"/>
            <w:szCs w:val="24"/>
            <w:lang w:val="en-US"/>
            <w:rPrChange w:id="2609" w:author="Claus" w:date="2018-12-17T15:52:00Z">
              <w:rPr>
                <w:rFonts w:ascii="Courier New" w:hAnsi="Courier New" w:cs="Courier New"/>
                <w:color w:val="780000"/>
                <w:sz w:val="24"/>
                <w:szCs w:val="24"/>
              </w:rPr>
            </w:rPrChange>
          </w:rPr>
          <w:t>2</w:t>
        </w:r>
        <w:r w:rsidRPr="00B37393">
          <w:rPr>
            <w:rFonts w:ascii="Courier New" w:hAnsi="Courier New" w:cs="Courier New"/>
            <w:sz w:val="18"/>
            <w:szCs w:val="24"/>
            <w:lang w:val="en-US"/>
            <w:rPrChange w:id="2610" w:author="Claus" w:date="2018-12-17T15:52:00Z">
              <w:rPr>
                <w:rFonts w:ascii="Courier New" w:hAnsi="Courier New" w:cs="Courier New"/>
                <w:sz w:val="24"/>
                <w:szCs w:val="24"/>
              </w:rPr>
            </w:rPrChange>
          </w:rPr>
          <w:t>, zipcode);</w:t>
        </w:r>
        <w:r w:rsidRPr="00B37393">
          <w:rPr>
            <w:rFonts w:ascii="Courier New" w:hAnsi="Courier New" w:cs="Courier New"/>
            <w:sz w:val="18"/>
            <w:szCs w:val="24"/>
            <w:lang w:val="en-US"/>
            <w:rPrChange w:id="2611" w:author="Claus" w:date="2018-12-17T15:52:00Z">
              <w:rPr>
                <w:rFonts w:ascii="Courier New" w:hAnsi="Courier New" w:cs="Courier New"/>
                <w:sz w:val="24"/>
                <w:szCs w:val="24"/>
              </w:rPr>
            </w:rPrChange>
          </w:rPr>
          <w:br/>
          <w:t xml:space="preserve">    pstm.setInt(</w:t>
        </w:r>
        <w:r w:rsidRPr="00B37393">
          <w:rPr>
            <w:rFonts w:ascii="Courier New" w:hAnsi="Courier New" w:cs="Courier New"/>
            <w:color w:val="780000"/>
            <w:sz w:val="18"/>
            <w:szCs w:val="24"/>
            <w:lang w:val="en-US"/>
            <w:rPrChange w:id="2612" w:author="Claus" w:date="2018-12-17T15:52:00Z">
              <w:rPr>
                <w:rFonts w:ascii="Courier New" w:hAnsi="Courier New" w:cs="Courier New"/>
                <w:color w:val="780000"/>
                <w:sz w:val="24"/>
                <w:szCs w:val="24"/>
              </w:rPr>
            </w:rPrChange>
          </w:rPr>
          <w:t>3</w:t>
        </w:r>
        <w:r w:rsidRPr="00B37393">
          <w:rPr>
            <w:rFonts w:ascii="Courier New" w:hAnsi="Courier New" w:cs="Courier New"/>
            <w:sz w:val="18"/>
            <w:szCs w:val="24"/>
            <w:lang w:val="en-US"/>
            <w:rPrChange w:id="2613" w:author="Claus" w:date="2018-12-17T15:52:00Z">
              <w:rPr>
                <w:rFonts w:ascii="Courier New" w:hAnsi="Courier New" w:cs="Courier New"/>
                <w:sz w:val="24"/>
                <w:szCs w:val="24"/>
              </w:rPr>
            </w:rPrChange>
          </w:rPr>
          <w:t>, phone);</w:t>
        </w:r>
        <w:r w:rsidRPr="00B37393">
          <w:rPr>
            <w:rFonts w:ascii="Courier New" w:hAnsi="Courier New" w:cs="Courier New"/>
            <w:sz w:val="18"/>
            <w:szCs w:val="24"/>
            <w:lang w:val="en-US"/>
            <w:rPrChange w:id="2614" w:author="Claus" w:date="2018-12-17T15:52:00Z">
              <w:rPr>
                <w:rFonts w:ascii="Courier New" w:hAnsi="Courier New" w:cs="Courier New"/>
                <w:sz w:val="24"/>
                <w:szCs w:val="24"/>
              </w:rPr>
            </w:rPrChange>
          </w:rPr>
          <w:br/>
          <w:t xml:space="preserve">    pstm.setString(</w:t>
        </w:r>
        <w:r w:rsidRPr="00B37393">
          <w:rPr>
            <w:rFonts w:ascii="Courier New" w:hAnsi="Courier New" w:cs="Courier New"/>
            <w:color w:val="780000"/>
            <w:sz w:val="18"/>
            <w:szCs w:val="24"/>
            <w:lang w:val="en-US"/>
            <w:rPrChange w:id="2615" w:author="Claus" w:date="2018-12-17T15:52:00Z">
              <w:rPr>
                <w:rFonts w:ascii="Courier New" w:hAnsi="Courier New" w:cs="Courier New"/>
                <w:color w:val="780000"/>
                <w:sz w:val="24"/>
                <w:szCs w:val="24"/>
              </w:rPr>
            </w:rPrChange>
          </w:rPr>
          <w:t>4</w:t>
        </w:r>
        <w:r w:rsidRPr="00B37393">
          <w:rPr>
            <w:rFonts w:ascii="Courier New" w:hAnsi="Courier New" w:cs="Courier New"/>
            <w:sz w:val="18"/>
            <w:szCs w:val="24"/>
            <w:lang w:val="en-US"/>
            <w:rPrChange w:id="2616" w:author="Claus" w:date="2018-12-17T15:52:00Z">
              <w:rPr>
                <w:rFonts w:ascii="Courier New" w:hAnsi="Courier New" w:cs="Courier New"/>
                <w:sz w:val="24"/>
                <w:szCs w:val="24"/>
              </w:rPr>
            </w:rPrChange>
          </w:rPr>
          <w:t>, email);</w:t>
        </w:r>
        <w:r w:rsidRPr="00B37393">
          <w:rPr>
            <w:rFonts w:ascii="Courier New" w:hAnsi="Courier New" w:cs="Courier New"/>
            <w:sz w:val="18"/>
            <w:szCs w:val="24"/>
            <w:lang w:val="en-US"/>
            <w:rPrChange w:id="2617" w:author="Claus" w:date="2018-12-17T15:52:00Z">
              <w:rPr>
                <w:rFonts w:ascii="Courier New" w:hAnsi="Courier New" w:cs="Courier New"/>
                <w:sz w:val="24"/>
                <w:szCs w:val="24"/>
              </w:rPr>
            </w:rPrChange>
          </w:rPr>
          <w:br/>
          <w:t xml:space="preserve">    pstm.setString(</w:t>
        </w:r>
        <w:r w:rsidRPr="00B37393">
          <w:rPr>
            <w:rFonts w:ascii="Courier New" w:hAnsi="Courier New" w:cs="Courier New"/>
            <w:color w:val="780000"/>
            <w:sz w:val="18"/>
            <w:szCs w:val="24"/>
            <w:lang w:val="en-US"/>
            <w:rPrChange w:id="2618" w:author="Claus" w:date="2018-12-17T15:52:00Z">
              <w:rPr>
                <w:rFonts w:ascii="Courier New" w:hAnsi="Courier New" w:cs="Courier New"/>
                <w:color w:val="780000"/>
                <w:sz w:val="24"/>
                <w:szCs w:val="24"/>
              </w:rPr>
            </w:rPrChange>
          </w:rPr>
          <w:t>5</w:t>
        </w:r>
        <w:r w:rsidRPr="00B37393">
          <w:rPr>
            <w:rFonts w:ascii="Courier New" w:hAnsi="Courier New" w:cs="Courier New"/>
            <w:sz w:val="18"/>
            <w:szCs w:val="24"/>
            <w:lang w:val="en-US"/>
            <w:rPrChange w:id="2619" w:author="Claus" w:date="2018-12-17T15:52:00Z">
              <w:rPr>
                <w:rFonts w:ascii="Courier New" w:hAnsi="Courier New" w:cs="Courier New"/>
                <w:sz w:val="24"/>
                <w:szCs w:val="24"/>
              </w:rPr>
            </w:rPrChange>
          </w:rPr>
          <w:t>, password);</w:t>
        </w:r>
        <w:r w:rsidRPr="00B37393">
          <w:rPr>
            <w:rFonts w:ascii="Courier New" w:hAnsi="Courier New" w:cs="Courier New"/>
            <w:sz w:val="18"/>
            <w:szCs w:val="24"/>
            <w:lang w:val="en-US"/>
            <w:rPrChange w:id="2620" w:author="Claus" w:date="2018-12-17T15:52:00Z">
              <w:rPr>
                <w:rFonts w:ascii="Courier New" w:hAnsi="Courier New" w:cs="Courier New"/>
                <w:sz w:val="24"/>
                <w:szCs w:val="24"/>
              </w:rPr>
            </w:rPrChange>
          </w:rPr>
          <w:br/>
          <w:t xml:space="preserve">    </w:t>
        </w:r>
        <w:r w:rsidRPr="00B37393">
          <w:rPr>
            <w:rFonts w:ascii="Courier New" w:hAnsi="Courier New" w:cs="Courier New"/>
            <w:color w:val="737373"/>
            <w:sz w:val="18"/>
            <w:szCs w:val="24"/>
            <w:lang w:val="en-US"/>
            <w:rPrChange w:id="2621" w:author="Claus" w:date="2018-12-17T15:52:00Z">
              <w:rPr>
                <w:rFonts w:ascii="Courier New" w:hAnsi="Courier New" w:cs="Courier New"/>
                <w:color w:val="737373"/>
                <w:sz w:val="24"/>
                <w:szCs w:val="24"/>
              </w:rPr>
            </w:rPrChange>
          </w:rPr>
          <w:t>// udfør opdatering.</w:t>
        </w:r>
        <w:r w:rsidRPr="00B37393">
          <w:rPr>
            <w:rFonts w:ascii="Courier New" w:hAnsi="Courier New" w:cs="Courier New"/>
            <w:color w:val="737373"/>
            <w:sz w:val="18"/>
            <w:szCs w:val="24"/>
            <w:lang w:val="en-US"/>
            <w:rPrChange w:id="2622" w:author="Claus" w:date="2018-12-17T15:52:00Z">
              <w:rPr>
                <w:rFonts w:ascii="Courier New" w:hAnsi="Courier New" w:cs="Courier New"/>
                <w:color w:val="737373"/>
                <w:sz w:val="24"/>
                <w:szCs w:val="24"/>
              </w:rPr>
            </w:rPrChange>
          </w:rPr>
          <w:br/>
        </w:r>
        <w:r w:rsidRPr="00B37393">
          <w:rPr>
            <w:rFonts w:ascii="Courier New" w:hAnsi="Courier New" w:cs="Courier New"/>
            <w:sz w:val="18"/>
            <w:szCs w:val="24"/>
            <w:lang w:val="en-US"/>
            <w:rPrChange w:id="2623" w:author="Claus" w:date="2018-12-17T15:52:00Z">
              <w:rPr>
                <w:rFonts w:ascii="Courier New" w:hAnsi="Courier New" w:cs="Courier New"/>
                <w:sz w:val="24"/>
                <w:szCs w:val="24"/>
              </w:rPr>
            </w:rPrChange>
          </w:rPr>
          <w:t xml:space="preserve">    </w:t>
        </w:r>
        <w:r w:rsidRPr="00B37393">
          <w:rPr>
            <w:rFonts w:ascii="Courier New" w:hAnsi="Courier New" w:cs="Courier New"/>
            <w:sz w:val="18"/>
            <w:szCs w:val="24"/>
            <w:rPrChange w:id="2624" w:author="Claus" w:date="2018-12-17T15:52:00Z">
              <w:rPr>
                <w:rFonts w:ascii="Courier New" w:hAnsi="Courier New" w:cs="Courier New"/>
                <w:sz w:val="24"/>
                <w:szCs w:val="24"/>
              </w:rPr>
            </w:rPrChange>
          </w:rPr>
          <w:t>pstm.executeUpdate();</w:t>
        </w:r>
        <w:r w:rsidRPr="00B37393">
          <w:rPr>
            <w:rFonts w:ascii="Courier New" w:hAnsi="Courier New" w:cs="Courier New"/>
            <w:sz w:val="18"/>
            <w:szCs w:val="24"/>
            <w:rPrChange w:id="2625" w:author="Claus" w:date="2018-12-17T15:52:00Z">
              <w:rPr>
                <w:rFonts w:ascii="Courier New" w:hAnsi="Courier New" w:cs="Courier New"/>
                <w:sz w:val="24"/>
                <w:szCs w:val="24"/>
              </w:rPr>
            </w:rPrChange>
          </w:rPr>
          <w:br/>
          <w:t xml:space="preserve">    </w:t>
        </w:r>
        <w:r w:rsidRPr="00B37393">
          <w:rPr>
            <w:rFonts w:ascii="Courier New" w:hAnsi="Courier New" w:cs="Courier New"/>
            <w:color w:val="737373"/>
            <w:sz w:val="18"/>
            <w:szCs w:val="24"/>
            <w:rPrChange w:id="2626" w:author="Claus" w:date="2018-12-17T15:52:00Z">
              <w:rPr>
                <w:rFonts w:ascii="Courier New" w:hAnsi="Courier New" w:cs="Courier New"/>
                <w:color w:val="737373"/>
                <w:sz w:val="24"/>
                <w:szCs w:val="24"/>
              </w:rPr>
            </w:rPrChange>
          </w:rPr>
          <w:t>// Hent id for netop oprettet bruger.</w:t>
        </w:r>
        <w:r w:rsidRPr="00B37393">
          <w:rPr>
            <w:rFonts w:ascii="Courier New" w:hAnsi="Courier New" w:cs="Courier New"/>
            <w:color w:val="737373"/>
            <w:sz w:val="18"/>
            <w:szCs w:val="24"/>
            <w:rPrChange w:id="2627" w:author="Claus" w:date="2018-12-17T15:52:00Z">
              <w:rPr>
                <w:rFonts w:ascii="Courier New" w:hAnsi="Courier New" w:cs="Courier New"/>
                <w:color w:val="737373"/>
                <w:sz w:val="24"/>
                <w:szCs w:val="24"/>
              </w:rPr>
            </w:rPrChange>
          </w:rPr>
          <w:br/>
        </w:r>
        <w:r w:rsidRPr="00B37393">
          <w:rPr>
            <w:rFonts w:ascii="Courier New" w:hAnsi="Courier New" w:cs="Courier New"/>
            <w:sz w:val="18"/>
            <w:szCs w:val="24"/>
            <w:rPrChange w:id="2628" w:author="Claus" w:date="2018-12-17T15:52:00Z">
              <w:rPr>
                <w:rFonts w:ascii="Courier New" w:hAnsi="Courier New" w:cs="Courier New"/>
                <w:sz w:val="24"/>
                <w:szCs w:val="24"/>
              </w:rPr>
            </w:rPrChange>
          </w:rPr>
          <w:t xml:space="preserve">    </w:t>
        </w:r>
        <w:r w:rsidRPr="00B37393">
          <w:rPr>
            <w:rFonts w:ascii="Courier New" w:hAnsi="Courier New" w:cs="Courier New"/>
            <w:color w:val="000099"/>
            <w:sz w:val="18"/>
            <w:szCs w:val="24"/>
            <w:rPrChange w:id="2629" w:author="Claus" w:date="2018-12-17T15:52:00Z">
              <w:rPr>
                <w:rFonts w:ascii="Courier New" w:hAnsi="Courier New" w:cs="Courier New"/>
                <w:color w:val="000099"/>
                <w:sz w:val="24"/>
                <w:szCs w:val="24"/>
              </w:rPr>
            </w:rPrChange>
          </w:rPr>
          <w:t>try</w:t>
        </w:r>
        <w:r w:rsidRPr="00B37393">
          <w:rPr>
            <w:rFonts w:ascii="Courier New" w:hAnsi="Courier New" w:cs="Courier New"/>
            <w:sz w:val="18"/>
            <w:szCs w:val="24"/>
            <w:rPrChange w:id="2630" w:author="Claus" w:date="2018-12-17T15:52:00Z">
              <w:rPr>
                <w:rFonts w:ascii="Courier New" w:hAnsi="Courier New" w:cs="Courier New"/>
                <w:sz w:val="24"/>
                <w:szCs w:val="24"/>
              </w:rPr>
            </w:rPrChange>
          </w:rPr>
          <w:t xml:space="preserve"> (ResultSet rs = pstm.getGeneratedKeys())</w:t>
        </w:r>
        <w:r w:rsidRPr="00B37393">
          <w:rPr>
            <w:rFonts w:ascii="Courier New" w:hAnsi="Courier New" w:cs="Courier New"/>
            <w:sz w:val="18"/>
            <w:szCs w:val="24"/>
            <w:rPrChange w:id="2631" w:author="Claus" w:date="2018-12-17T15:52:00Z">
              <w:rPr>
                <w:rFonts w:ascii="Courier New" w:hAnsi="Courier New" w:cs="Courier New"/>
                <w:sz w:val="24"/>
                <w:szCs w:val="24"/>
              </w:rPr>
            </w:rPrChange>
          </w:rPr>
          <w:br/>
          <w:t xml:space="preserve">    {</w:t>
        </w:r>
        <w:r w:rsidRPr="00B37393">
          <w:rPr>
            <w:rFonts w:ascii="Courier New" w:hAnsi="Courier New" w:cs="Courier New"/>
            <w:sz w:val="18"/>
            <w:szCs w:val="24"/>
            <w:rPrChange w:id="2632" w:author="Claus" w:date="2018-12-17T15:52:00Z">
              <w:rPr>
                <w:rFonts w:ascii="Courier New" w:hAnsi="Courier New" w:cs="Courier New"/>
                <w:sz w:val="24"/>
                <w:szCs w:val="24"/>
              </w:rPr>
            </w:rPrChange>
          </w:rPr>
          <w:br/>
          <w:t xml:space="preserve">        </w:t>
        </w:r>
        <w:r w:rsidRPr="00B37393">
          <w:rPr>
            <w:rFonts w:ascii="Courier New" w:hAnsi="Courier New" w:cs="Courier New"/>
            <w:color w:val="000099"/>
            <w:sz w:val="18"/>
            <w:szCs w:val="24"/>
            <w:rPrChange w:id="2633" w:author="Claus" w:date="2018-12-17T15:52:00Z">
              <w:rPr>
                <w:rFonts w:ascii="Courier New" w:hAnsi="Courier New" w:cs="Courier New"/>
                <w:color w:val="000099"/>
                <w:sz w:val="24"/>
                <w:szCs w:val="24"/>
              </w:rPr>
            </w:rPrChange>
          </w:rPr>
          <w:t>if</w:t>
        </w:r>
        <w:r w:rsidRPr="00B37393">
          <w:rPr>
            <w:rFonts w:ascii="Courier New" w:hAnsi="Courier New" w:cs="Courier New"/>
            <w:sz w:val="18"/>
            <w:szCs w:val="24"/>
            <w:rPrChange w:id="2634" w:author="Claus" w:date="2018-12-17T15:52:00Z">
              <w:rPr>
                <w:rFonts w:ascii="Courier New" w:hAnsi="Courier New" w:cs="Courier New"/>
                <w:sz w:val="24"/>
                <w:szCs w:val="24"/>
              </w:rPr>
            </w:rPrChange>
          </w:rPr>
          <w:t xml:space="preserve"> (rs.next())</w:t>
        </w:r>
        <w:r w:rsidRPr="00B37393">
          <w:rPr>
            <w:rFonts w:ascii="Courier New" w:hAnsi="Courier New" w:cs="Courier New"/>
            <w:sz w:val="18"/>
            <w:szCs w:val="24"/>
            <w:rPrChange w:id="2635" w:author="Claus" w:date="2018-12-17T15:52:00Z">
              <w:rPr>
                <w:rFonts w:ascii="Courier New" w:hAnsi="Courier New" w:cs="Courier New"/>
                <w:sz w:val="24"/>
                <w:szCs w:val="24"/>
              </w:rPr>
            </w:rPrChange>
          </w:rPr>
          <w:br/>
        </w:r>
        <w:r w:rsidRPr="00B37393">
          <w:rPr>
            <w:rFonts w:ascii="Courier New" w:hAnsi="Courier New" w:cs="Courier New"/>
            <w:sz w:val="18"/>
            <w:szCs w:val="24"/>
            <w:rPrChange w:id="2636" w:author="Claus" w:date="2018-12-17T15:52:00Z">
              <w:rPr>
                <w:rFonts w:ascii="Courier New" w:hAnsi="Courier New" w:cs="Courier New"/>
                <w:sz w:val="24"/>
                <w:szCs w:val="24"/>
              </w:rPr>
            </w:rPrChange>
          </w:rPr>
          <w:lastRenderedPageBreak/>
          <w:t xml:space="preserve">            result = rs.getInt(</w:t>
        </w:r>
        <w:r w:rsidRPr="00B37393">
          <w:rPr>
            <w:rFonts w:ascii="Courier New" w:hAnsi="Courier New" w:cs="Courier New"/>
            <w:color w:val="780000"/>
            <w:sz w:val="18"/>
            <w:szCs w:val="24"/>
            <w:rPrChange w:id="2637" w:author="Claus" w:date="2018-12-17T15:52:00Z">
              <w:rPr>
                <w:rFonts w:ascii="Courier New" w:hAnsi="Courier New" w:cs="Courier New"/>
                <w:color w:val="780000"/>
                <w:sz w:val="24"/>
                <w:szCs w:val="24"/>
              </w:rPr>
            </w:rPrChange>
          </w:rPr>
          <w:t>1</w:t>
        </w:r>
        <w:r w:rsidR="00DA27A7">
          <w:rPr>
            <w:rFonts w:ascii="Courier New" w:hAnsi="Courier New" w:cs="Courier New"/>
            <w:sz w:val="18"/>
            <w:szCs w:val="24"/>
          </w:rPr>
          <w:t>);</w:t>
        </w:r>
        <w:r w:rsidR="00DA27A7">
          <w:rPr>
            <w:rFonts w:ascii="Courier New" w:hAnsi="Courier New" w:cs="Courier New"/>
            <w:sz w:val="18"/>
            <w:szCs w:val="24"/>
          </w:rPr>
          <w:br/>
          <w:t xml:space="preserve">    }</w:t>
        </w:r>
        <w:r w:rsidR="00DA27A7">
          <w:rPr>
            <w:rFonts w:ascii="Courier New" w:hAnsi="Courier New" w:cs="Courier New"/>
            <w:sz w:val="18"/>
            <w:szCs w:val="24"/>
          </w:rPr>
          <w:br/>
        </w:r>
        <w:r w:rsidRPr="00B37393">
          <w:rPr>
            <w:rFonts w:ascii="Courier New" w:hAnsi="Courier New" w:cs="Courier New"/>
            <w:sz w:val="18"/>
            <w:szCs w:val="24"/>
            <w:rPrChange w:id="2638" w:author="Claus" w:date="2018-12-17T15:52:00Z">
              <w:rPr>
                <w:rFonts w:ascii="Courier New" w:hAnsi="Courier New" w:cs="Courier New"/>
                <w:sz w:val="24"/>
                <w:szCs w:val="24"/>
              </w:rPr>
            </w:rPrChange>
          </w:rPr>
          <w:t xml:space="preserve">} </w:t>
        </w:r>
      </w:ins>
    </w:p>
    <w:p w:rsidR="00132F63" w:rsidRDefault="00B37393">
      <w:pPr>
        <w:rPr>
          <w:ins w:id="2639" w:author="Claus" w:date="2018-12-17T16:01:00Z"/>
          <w:lang w:val="en-US"/>
          <w:rPrChange w:id="2640" w:author="Claus" w:date="2018-12-17T17:34:00Z">
            <w:rPr>
              <w:ins w:id="2641" w:author="Claus" w:date="2018-12-17T16:01:00Z"/>
            </w:rPr>
          </w:rPrChange>
        </w:rPr>
        <w:pPrChange w:id="2642" w:author="Claus" w:date="2018-12-17T15:50:00Z">
          <w:pPr>
            <w:pStyle w:val="Overskrift1"/>
          </w:pPr>
        </w:pPrChange>
      </w:pPr>
      <w:ins w:id="2643" w:author="Claus" w:date="2018-12-17T15:49:00Z">
        <w:r w:rsidRPr="00B37393">
          <w:rPr>
            <w:rPrChange w:id="2644" w:author="Claus" w:date="2018-12-17T15:49:00Z">
              <w:rPr>
                <w:lang w:val="en-US"/>
              </w:rPr>
            </w:rPrChange>
          </w:rPr>
          <w:t>Men da vi ikke s</w:t>
        </w:r>
        <w:r w:rsidR="00112AE8">
          <w:t>ynes, indlejrede try-sætninger er god skik, ha</w:t>
        </w:r>
      </w:ins>
      <w:ins w:id="2645" w:author="Claus" w:date="2018-12-17T15:50:00Z">
        <w:r w:rsidR="00112AE8">
          <w:t>r vi i stedet implementeret</w:t>
        </w:r>
      </w:ins>
      <w:ins w:id="2646" w:author="Claus" w:date="2018-12-17T15:14:00Z">
        <w:r w:rsidR="004B0118">
          <w:t xml:space="preserve"> en </w:t>
        </w:r>
      </w:ins>
      <w:ins w:id="2647" w:author="Claus" w:date="2018-12-17T16:04:00Z">
        <w:r w:rsidR="00CB3938">
          <w:t>hjælpe</w:t>
        </w:r>
      </w:ins>
      <w:ins w:id="2648" w:author="Claus" w:date="2018-12-17T15:14:00Z">
        <w:r w:rsidR="004B0118">
          <w:t xml:space="preserve">metode der kan </w:t>
        </w:r>
      </w:ins>
      <w:ins w:id="2649" w:author="Claus" w:date="2018-12-17T15:15:00Z">
        <w:r w:rsidR="004B0118">
          <w:t>returnere</w:t>
        </w:r>
      </w:ins>
      <w:ins w:id="2650" w:author="Claus" w:date="2018-12-17T15:14:00Z">
        <w:r w:rsidR="004B0118">
          <w:t xml:space="preserve"> et PreparedStatement</w:t>
        </w:r>
      </w:ins>
      <w:ins w:id="2651" w:author="Claus" w:date="2018-12-17T15:15:00Z">
        <w:r w:rsidR="004B0118">
          <w:t xml:space="preserve"> komplet med de indsatte værdier på de rette plad</w:t>
        </w:r>
        <w:r w:rsidR="00DA27A7">
          <w:t>se</w:t>
        </w:r>
      </w:ins>
      <w:ins w:id="2652" w:author="Claus" w:date="2018-12-17T16:00:00Z">
        <w:r w:rsidR="00DA27A7">
          <w:t xml:space="preserve">r. </w:t>
        </w:r>
      </w:ins>
      <w:ins w:id="2653" w:author="Claus" w:date="2018-12-17T16:01:00Z">
        <w:r w:rsidRPr="00B37393">
          <w:rPr>
            <w:lang w:val="en-US"/>
            <w:rPrChange w:id="2654" w:author="Claus" w:date="2018-12-17T17:34:00Z">
              <w:rPr>
                <w:b w:val="0"/>
                <w:bCs w:val="0"/>
              </w:rPr>
            </w:rPrChange>
          </w:rPr>
          <w:t>Med denne metode, bliver ovenstående kode til:</w:t>
        </w:r>
      </w:ins>
    </w:p>
    <w:p w:rsidR="00DA27A7" w:rsidRDefault="00B37393" w:rsidP="00DA27A7">
      <w:pPr>
        <w:autoSpaceDE w:val="0"/>
        <w:autoSpaceDN w:val="0"/>
        <w:adjustRightInd w:val="0"/>
        <w:spacing w:after="0" w:line="240" w:lineRule="auto"/>
        <w:rPr>
          <w:ins w:id="2655" w:author="Claus" w:date="2018-12-17T16:02:00Z"/>
          <w:rFonts w:ascii="Courier New" w:hAnsi="Courier New" w:cs="Courier New"/>
          <w:sz w:val="18"/>
          <w:szCs w:val="24"/>
          <w:lang w:val="en-US"/>
        </w:rPr>
      </w:pPr>
      <w:ins w:id="2656" w:author="Claus" w:date="2018-12-17T16:01:00Z">
        <w:r w:rsidRPr="00B37393">
          <w:rPr>
            <w:rFonts w:ascii="Courier New" w:hAnsi="Courier New" w:cs="Courier New"/>
            <w:sz w:val="18"/>
            <w:szCs w:val="24"/>
            <w:lang w:val="en-US"/>
            <w:rPrChange w:id="2657" w:author="Claus" w:date="2018-12-17T16:01:00Z">
              <w:rPr>
                <w:rFonts w:ascii="Courier New" w:eastAsiaTheme="majorEastAsia" w:hAnsi="Courier New" w:cs="Courier New"/>
                <w:b/>
                <w:bCs/>
                <w:color w:val="365F91" w:themeColor="accent1" w:themeShade="BF"/>
                <w:sz w:val="24"/>
                <w:szCs w:val="24"/>
              </w:rPr>
            </w:rPrChange>
          </w:rPr>
          <w:t xml:space="preserve">Pair&lt;Integer, Object&gt; pair1 = </w:t>
        </w:r>
        <w:r w:rsidRPr="00B37393">
          <w:rPr>
            <w:rFonts w:ascii="Courier New" w:hAnsi="Courier New" w:cs="Courier New"/>
            <w:color w:val="000099"/>
            <w:sz w:val="18"/>
            <w:szCs w:val="24"/>
            <w:lang w:val="en-US"/>
            <w:rPrChange w:id="2658" w:author="Claus" w:date="2018-12-17T16:01:00Z">
              <w:rPr>
                <w:rFonts w:ascii="Courier New" w:eastAsiaTheme="majorEastAsia" w:hAnsi="Courier New" w:cs="Courier New"/>
                <w:b/>
                <w:bCs/>
                <w:color w:val="000099"/>
                <w:sz w:val="24"/>
                <w:szCs w:val="24"/>
              </w:rPr>
            </w:rPrChange>
          </w:rPr>
          <w:t>new</w:t>
        </w:r>
        <w:r w:rsidRPr="00B37393">
          <w:rPr>
            <w:rFonts w:ascii="Courier New" w:hAnsi="Courier New" w:cs="Courier New"/>
            <w:sz w:val="18"/>
            <w:szCs w:val="24"/>
            <w:lang w:val="en-US"/>
            <w:rPrChange w:id="2659" w:author="Claus" w:date="2018-12-17T16:01:00Z">
              <w:rPr>
                <w:rFonts w:ascii="Courier New" w:eastAsiaTheme="majorEastAsia" w:hAnsi="Courier New" w:cs="Courier New"/>
                <w:b/>
                <w:bCs/>
                <w:color w:val="365F91" w:themeColor="accent1" w:themeShade="BF"/>
                <w:sz w:val="24"/>
                <w:szCs w:val="24"/>
              </w:rPr>
            </w:rPrChange>
          </w:rPr>
          <w:t xml:space="preserve"> Pair&lt;&gt;(</w:t>
        </w:r>
        <w:r w:rsidRPr="00B37393">
          <w:rPr>
            <w:rFonts w:ascii="Courier New" w:hAnsi="Courier New" w:cs="Courier New"/>
            <w:color w:val="780000"/>
            <w:sz w:val="18"/>
            <w:szCs w:val="24"/>
            <w:lang w:val="en-US"/>
            <w:rPrChange w:id="2660" w:author="Claus" w:date="2018-12-17T16:01:00Z">
              <w:rPr>
                <w:rFonts w:ascii="Courier New" w:eastAsiaTheme="majorEastAsia" w:hAnsi="Courier New" w:cs="Courier New"/>
                <w:b/>
                <w:bCs/>
                <w:color w:val="780000"/>
                <w:sz w:val="24"/>
                <w:szCs w:val="24"/>
              </w:rPr>
            </w:rPrChange>
          </w:rPr>
          <w:t>1</w:t>
        </w:r>
        <w:r w:rsidRPr="00B37393">
          <w:rPr>
            <w:rFonts w:ascii="Courier New" w:hAnsi="Courier New" w:cs="Courier New"/>
            <w:sz w:val="18"/>
            <w:szCs w:val="24"/>
            <w:lang w:val="en-US"/>
            <w:rPrChange w:id="2661" w:author="Claus" w:date="2018-12-17T16:01:00Z">
              <w:rPr>
                <w:rFonts w:ascii="Courier New" w:eastAsiaTheme="majorEastAsia" w:hAnsi="Courier New" w:cs="Courier New"/>
                <w:b/>
                <w:bCs/>
                <w:color w:val="365F91" w:themeColor="accent1" w:themeShade="BF"/>
                <w:sz w:val="24"/>
                <w:szCs w:val="24"/>
              </w:rPr>
            </w:rPrChange>
          </w:rPr>
          <w:t>, name);</w:t>
        </w:r>
        <w:r w:rsidRPr="00B37393">
          <w:rPr>
            <w:rFonts w:ascii="Courier New" w:hAnsi="Courier New" w:cs="Courier New"/>
            <w:sz w:val="18"/>
            <w:szCs w:val="24"/>
            <w:lang w:val="en-US"/>
            <w:rPrChange w:id="2662"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pair2 = </w:t>
        </w:r>
        <w:r w:rsidRPr="00B37393">
          <w:rPr>
            <w:rFonts w:ascii="Courier New" w:hAnsi="Courier New" w:cs="Courier New"/>
            <w:color w:val="000099"/>
            <w:sz w:val="18"/>
            <w:szCs w:val="24"/>
            <w:lang w:val="en-US"/>
            <w:rPrChange w:id="2663" w:author="Claus" w:date="2018-12-17T16:01:00Z">
              <w:rPr>
                <w:rFonts w:ascii="Courier New" w:eastAsiaTheme="majorEastAsia" w:hAnsi="Courier New" w:cs="Courier New"/>
                <w:b/>
                <w:bCs/>
                <w:color w:val="000099"/>
                <w:sz w:val="24"/>
                <w:szCs w:val="24"/>
              </w:rPr>
            </w:rPrChange>
          </w:rPr>
          <w:t>new</w:t>
        </w:r>
        <w:r w:rsidRPr="00B37393">
          <w:rPr>
            <w:rFonts w:ascii="Courier New" w:hAnsi="Courier New" w:cs="Courier New"/>
            <w:sz w:val="18"/>
            <w:szCs w:val="24"/>
            <w:lang w:val="en-US"/>
            <w:rPrChange w:id="2664" w:author="Claus" w:date="2018-12-17T16:01:00Z">
              <w:rPr>
                <w:rFonts w:ascii="Courier New" w:eastAsiaTheme="majorEastAsia" w:hAnsi="Courier New" w:cs="Courier New"/>
                <w:b/>
                <w:bCs/>
                <w:color w:val="365F91" w:themeColor="accent1" w:themeShade="BF"/>
                <w:sz w:val="24"/>
                <w:szCs w:val="24"/>
              </w:rPr>
            </w:rPrChange>
          </w:rPr>
          <w:t xml:space="preserve"> Pair&lt;&gt;(</w:t>
        </w:r>
        <w:r w:rsidRPr="00B37393">
          <w:rPr>
            <w:rFonts w:ascii="Courier New" w:hAnsi="Courier New" w:cs="Courier New"/>
            <w:color w:val="780000"/>
            <w:sz w:val="18"/>
            <w:szCs w:val="24"/>
            <w:lang w:val="en-US"/>
            <w:rPrChange w:id="2665" w:author="Claus" w:date="2018-12-17T16:01:00Z">
              <w:rPr>
                <w:rFonts w:ascii="Courier New" w:eastAsiaTheme="majorEastAsia" w:hAnsi="Courier New" w:cs="Courier New"/>
                <w:b/>
                <w:bCs/>
                <w:color w:val="780000"/>
                <w:sz w:val="24"/>
                <w:szCs w:val="24"/>
              </w:rPr>
            </w:rPrChange>
          </w:rPr>
          <w:t>2</w:t>
        </w:r>
        <w:r w:rsidRPr="00B37393">
          <w:rPr>
            <w:rFonts w:ascii="Courier New" w:hAnsi="Courier New" w:cs="Courier New"/>
            <w:sz w:val="18"/>
            <w:szCs w:val="24"/>
            <w:lang w:val="en-US"/>
            <w:rPrChange w:id="2666" w:author="Claus" w:date="2018-12-17T16:01:00Z">
              <w:rPr>
                <w:rFonts w:ascii="Courier New" w:eastAsiaTheme="majorEastAsia" w:hAnsi="Courier New" w:cs="Courier New"/>
                <w:b/>
                <w:bCs/>
                <w:color w:val="365F91" w:themeColor="accent1" w:themeShade="BF"/>
                <w:sz w:val="24"/>
                <w:szCs w:val="24"/>
              </w:rPr>
            </w:rPrChange>
          </w:rPr>
          <w:t>, zipcode);</w:t>
        </w:r>
        <w:r w:rsidRPr="00B37393">
          <w:rPr>
            <w:rFonts w:ascii="Courier New" w:hAnsi="Courier New" w:cs="Courier New"/>
            <w:sz w:val="18"/>
            <w:szCs w:val="24"/>
            <w:lang w:val="en-US"/>
            <w:rPrChange w:id="2667"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pair3 = </w:t>
        </w:r>
        <w:r w:rsidRPr="00B37393">
          <w:rPr>
            <w:rFonts w:ascii="Courier New" w:hAnsi="Courier New" w:cs="Courier New"/>
            <w:color w:val="000099"/>
            <w:sz w:val="18"/>
            <w:szCs w:val="24"/>
            <w:lang w:val="en-US"/>
            <w:rPrChange w:id="2668" w:author="Claus" w:date="2018-12-17T16:01:00Z">
              <w:rPr>
                <w:rFonts w:ascii="Courier New" w:eastAsiaTheme="majorEastAsia" w:hAnsi="Courier New" w:cs="Courier New"/>
                <w:b/>
                <w:bCs/>
                <w:color w:val="000099"/>
                <w:sz w:val="24"/>
                <w:szCs w:val="24"/>
              </w:rPr>
            </w:rPrChange>
          </w:rPr>
          <w:t>new</w:t>
        </w:r>
        <w:r w:rsidRPr="00B37393">
          <w:rPr>
            <w:rFonts w:ascii="Courier New" w:hAnsi="Courier New" w:cs="Courier New"/>
            <w:sz w:val="18"/>
            <w:szCs w:val="24"/>
            <w:lang w:val="en-US"/>
            <w:rPrChange w:id="2669" w:author="Claus" w:date="2018-12-17T16:01:00Z">
              <w:rPr>
                <w:rFonts w:ascii="Courier New" w:eastAsiaTheme="majorEastAsia" w:hAnsi="Courier New" w:cs="Courier New"/>
                <w:b/>
                <w:bCs/>
                <w:color w:val="365F91" w:themeColor="accent1" w:themeShade="BF"/>
                <w:sz w:val="24"/>
                <w:szCs w:val="24"/>
              </w:rPr>
            </w:rPrChange>
          </w:rPr>
          <w:t xml:space="preserve"> Pair&lt;&gt;(</w:t>
        </w:r>
        <w:r w:rsidRPr="00B37393">
          <w:rPr>
            <w:rFonts w:ascii="Courier New" w:hAnsi="Courier New" w:cs="Courier New"/>
            <w:color w:val="780000"/>
            <w:sz w:val="18"/>
            <w:szCs w:val="24"/>
            <w:lang w:val="en-US"/>
            <w:rPrChange w:id="2670" w:author="Claus" w:date="2018-12-17T16:01:00Z">
              <w:rPr>
                <w:rFonts w:ascii="Courier New" w:eastAsiaTheme="majorEastAsia" w:hAnsi="Courier New" w:cs="Courier New"/>
                <w:b/>
                <w:bCs/>
                <w:color w:val="780000"/>
                <w:sz w:val="24"/>
                <w:szCs w:val="24"/>
              </w:rPr>
            </w:rPrChange>
          </w:rPr>
          <w:t>3</w:t>
        </w:r>
        <w:r w:rsidRPr="00B37393">
          <w:rPr>
            <w:rFonts w:ascii="Courier New" w:hAnsi="Courier New" w:cs="Courier New"/>
            <w:sz w:val="18"/>
            <w:szCs w:val="24"/>
            <w:lang w:val="en-US"/>
            <w:rPrChange w:id="2671" w:author="Claus" w:date="2018-12-17T16:01:00Z">
              <w:rPr>
                <w:rFonts w:ascii="Courier New" w:eastAsiaTheme="majorEastAsia" w:hAnsi="Courier New" w:cs="Courier New"/>
                <w:b/>
                <w:bCs/>
                <w:color w:val="365F91" w:themeColor="accent1" w:themeShade="BF"/>
                <w:sz w:val="24"/>
                <w:szCs w:val="24"/>
              </w:rPr>
            </w:rPrChange>
          </w:rPr>
          <w:t>, phone);</w:t>
        </w:r>
        <w:r w:rsidRPr="00B37393">
          <w:rPr>
            <w:rFonts w:ascii="Courier New" w:hAnsi="Courier New" w:cs="Courier New"/>
            <w:sz w:val="18"/>
            <w:szCs w:val="24"/>
            <w:lang w:val="en-US"/>
            <w:rPrChange w:id="2672"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pair4 = </w:t>
        </w:r>
        <w:r w:rsidRPr="00B37393">
          <w:rPr>
            <w:rFonts w:ascii="Courier New" w:hAnsi="Courier New" w:cs="Courier New"/>
            <w:color w:val="000099"/>
            <w:sz w:val="18"/>
            <w:szCs w:val="24"/>
            <w:lang w:val="en-US"/>
            <w:rPrChange w:id="2673" w:author="Claus" w:date="2018-12-17T16:01:00Z">
              <w:rPr>
                <w:rFonts w:ascii="Courier New" w:eastAsiaTheme="majorEastAsia" w:hAnsi="Courier New" w:cs="Courier New"/>
                <w:b/>
                <w:bCs/>
                <w:color w:val="000099"/>
                <w:sz w:val="24"/>
                <w:szCs w:val="24"/>
              </w:rPr>
            </w:rPrChange>
          </w:rPr>
          <w:t>new</w:t>
        </w:r>
        <w:r w:rsidRPr="00B37393">
          <w:rPr>
            <w:rFonts w:ascii="Courier New" w:hAnsi="Courier New" w:cs="Courier New"/>
            <w:sz w:val="18"/>
            <w:szCs w:val="24"/>
            <w:lang w:val="en-US"/>
            <w:rPrChange w:id="2674" w:author="Claus" w:date="2018-12-17T16:01:00Z">
              <w:rPr>
                <w:rFonts w:ascii="Courier New" w:eastAsiaTheme="majorEastAsia" w:hAnsi="Courier New" w:cs="Courier New"/>
                <w:b/>
                <w:bCs/>
                <w:color w:val="365F91" w:themeColor="accent1" w:themeShade="BF"/>
                <w:sz w:val="24"/>
                <w:szCs w:val="24"/>
              </w:rPr>
            </w:rPrChange>
          </w:rPr>
          <w:t xml:space="preserve"> Pair&lt;&gt;(</w:t>
        </w:r>
        <w:r w:rsidRPr="00B37393">
          <w:rPr>
            <w:rFonts w:ascii="Courier New" w:hAnsi="Courier New" w:cs="Courier New"/>
            <w:color w:val="780000"/>
            <w:sz w:val="18"/>
            <w:szCs w:val="24"/>
            <w:lang w:val="en-US"/>
            <w:rPrChange w:id="2675" w:author="Claus" w:date="2018-12-17T16:01:00Z">
              <w:rPr>
                <w:rFonts w:ascii="Courier New" w:eastAsiaTheme="majorEastAsia" w:hAnsi="Courier New" w:cs="Courier New"/>
                <w:b/>
                <w:bCs/>
                <w:color w:val="780000"/>
                <w:sz w:val="24"/>
                <w:szCs w:val="24"/>
              </w:rPr>
            </w:rPrChange>
          </w:rPr>
          <w:t>4</w:t>
        </w:r>
        <w:r w:rsidRPr="00B37393">
          <w:rPr>
            <w:rFonts w:ascii="Courier New" w:hAnsi="Courier New" w:cs="Courier New"/>
            <w:sz w:val="18"/>
            <w:szCs w:val="24"/>
            <w:lang w:val="en-US"/>
            <w:rPrChange w:id="2676" w:author="Claus" w:date="2018-12-17T16:01:00Z">
              <w:rPr>
                <w:rFonts w:ascii="Courier New" w:eastAsiaTheme="majorEastAsia" w:hAnsi="Courier New" w:cs="Courier New"/>
                <w:b/>
                <w:bCs/>
                <w:color w:val="365F91" w:themeColor="accent1" w:themeShade="BF"/>
                <w:sz w:val="24"/>
                <w:szCs w:val="24"/>
              </w:rPr>
            </w:rPrChange>
          </w:rPr>
          <w:t>, email);</w:t>
        </w:r>
        <w:r w:rsidRPr="00B37393">
          <w:rPr>
            <w:rFonts w:ascii="Courier New" w:hAnsi="Courier New" w:cs="Courier New"/>
            <w:sz w:val="18"/>
            <w:szCs w:val="24"/>
            <w:lang w:val="en-US"/>
            <w:rPrChange w:id="2677"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pair5 = </w:t>
        </w:r>
        <w:r w:rsidRPr="00B37393">
          <w:rPr>
            <w:rFonts w:ascii="Courier New" w:hAnsi="Courier New" w:cs="Courier New"/>
            <w:color w:val="000099"/>
            <w:sz w:val="18"/>
            <w:szCs w:val="24"/>
            <w:lang w:val="en-US"/>
            <w:rPrChange w:id="2678" w:author="Claus" w:date="2018-12-17T16:01:00Z">
              <w:rPr>
                <w:rFonts w:ascii="Courier New" w:eastAsiaTheme="majorEastAsia" w:hAnsi="Courier New" w:cs="Courier New"/>
                <w:b/>
                <w:bCs/>
                <w:color w:val="000099"/>
                <w:sz w:val="24"/>
                <w:szCs w:val="24"/>
              </w:rPr>
            </w:rPrChange>
          </w:rPr>
          <w:t>new</w:t>
        </w:r>
        <w:r w:rsidRPr="00B37393">
          <w:rPr>
            <w:rFonts w:ascii="Courier New" w:hAnsi="Courier New" w:cs="Courier New"/>
            <w:sz w:val="18"/>
            <w:szCs w:val="24"/>
            <w:lang w:val="en-US"/>
            <w:rPrChange w:id="2679" w:author="Claus" w:date="2018-12-17T16:01:00Z">
              <w:rPr>
                <w:rFonts w:ascii="Courier New" w:eastAsiaTheme="majorEastAsia" w:hAnsi="Courier New" w:cs="Courier New"/>
                <w:b/>
                <w:bCs/>
                <w:color w:val="365F91" w:themeColor="accent1" w:themeShade="BF"/>
                <w:sz w:val="24"/>
                <w:szCs w:val="24"/>
              </w:rPr>
            </w:rPrChange>
          </w:rPr>
          <w:t xml:space="preserve"> Pair&lt;&gt;(</w:t>
        </w:r>
        <w:r w:rsidRPr="00B37393">
          <w:rPr>
            <w:rFonts w:ascii="Courier New" w:hAnsi="Courier New" w:cs="Courier New"/>
            <w:color w:val="780000"/>
            <w:sz w:val="18"/>
            <w:szCs w:val="24"/>
            <w:lang w:val="en-US"/>
            <w:rPrChange w:id="2680" w:author="Claus" w:date="2018-12-17T16:01:00Z">
              <w:rPr>
                <w:rFonts w:ascii="Courier New" w:eastAsiaTheme="majorEastAsia" w:hAnsi="Courier New" w:cs="Courier New"/>
                <w:b/>
                <w:bCs/>
                <w:color w:val="780000"/>
                <w:sz w:val="24"/>
                <w:szCs w:val="24"/>
              </w:rPr>
            </w:rPrChange>
          </w:rPr>
          <w:t>5</w:t>
        </w:r>
        <w:r w:rsidRPr="00B37393">
          <w:rPr>
            <w:rFonts w:ascii="Courier New" w:hAnsi="Courier New" w:cs="Courier New"/>
            <w:sz w:val="18"/>
            <w:szCs w:val="24"/>
            <w:lang w:val="en-US"/>
            <w:rPrChange w:id="2681" w:author="Claus" w:date="2018-12-17T16:01:00Z">
              <w:rPr>
                <w:rFonts w:ascii="Courier New" w:eastAsiaTheme="majorEastAsia" w:hAnsi="Courier New" w:cs="Courier New"/>
                <w:b/>
                <w:bCs/>
                <w:color w:val="365F91" w:themeColor="accent1" w:themeShade="BF"/>
                <w:sz w:val="24"/>
                <w:szCs w:val="24"/>
              </w:rPr>
            </w:rPrChange>
          </w:rPr>
          <w:t>, password);</w:t>
        </w:r>
        <w:r w:rsidRPr="00B37393">
          <w:rPr>
            <w:rFonts w:ascii="Courier New" w:hAnsi="Courier New" w:cs="Courier New"/>
            <w:sz w:val="18"/>
            <w:szCs w:val="24"/>
            <w:lang w:val="en-US"/>
            <w:rPrChange w:id="2682" w:author="Claus" w:date="2018-12-17T16:01:00Z">
              <w:rPr>
                <w:rFonts w:ascii="Courier New" w:eastAsiaTheme="majorEastAsia" w:hAnsi="Courier New" w:cs="Courier New"/>
                <w:b/>
                <w:bCs/>
                <w:color w:val="365F91" w:themeColor="accent1" w:themeShade="BF"/>
                <w:sz w:val="24"/>
                <w:szCs w:val="24"/>
              </w:rPr>
            </w:rPrChange>
          </w:rPr>
          <w:br/>
        </w:r>
        <w:r w:rsidRPr="00B37393">
          <w:rPr>
            <w:rFonts w:ascii="Courier New" w:hAnsi="Courier New" w:cs="Courier New"/>
            <w:color w:val="000099"/>
            <w:sz w:val="18"/>
            <w:szCs w:val="24"/>
            <w:lang w:val="en-US"/>
            <w:rPrChange w:id="2683" w:author="Claus" w:date="2018-12-17T16:01:00Z">
              <w:rPr>
                <w:rFonts w:ascii="Courier New" w:eastAsiaTheme="majorEastAsia" w:hAnsi="Courier New" w:cs="Courier New"/>
                <w:b/>
                <w:bCs/>
                <w:color w:val="000099"/>
                <w:sz w:val="24"/>
                <w:szCs w:val="24"/>
              </w:rPr>
            </w:rPrChange>
          </w:rPr>
          <w:t>try</w:t>
        </w:r>
        <w:r w:rsidRPr="00B37393">
          <w:rPr>
            <w:rFonts w:ascii="Courier New" w:hAnsi="Courier New" w:cs="Courier New"/>
            <w:sz w:val="18"/>
            <w:szCs w:val="24"/>
            <w:lang w:val="en-US"/>
            <w:rPrChange w:id="2684" w:author="Claus" w:date="2018-12-17T16:01:00Z">
              <w:rPr>
                <w:rFonts w:ascii="Courier New" w:eastAsiaTheme="majorEastAsia" w:hAnsi="Courier New" w:cs="Courier New"/>
                <w:b/>
                <w:bCs/>
                <w:color w:val="365F91" w:themeColor="accent1" w:themeShade="BF"/>
                <w:sz w:val="24"/>
                <w:szCs w:val="24"/>
              </w:rPr>
            </w:rPrChange>
          </w:rPr>
          <w:br/>
          <w:t>(</w:t>
        </w:r>
        <w:r w:rsidRPr="00B37393">
          <w:rPr>
            <w:rFonts w:ascii="Courier New" w:hAnsi="Courier New" w:cs="Courier New"/>
            <w:sz w:val="18"/>
            <w:szCs w:val="24"/>
            <w:lang w:val="en-US"/>
            <w:rPrChange w:id="2685" w:author="Claus" w:date="2018-12-17T16:01:00Z">
              <w:rPr>
                <w:rFonts w:ascii="Courier New" w:eastAsiaTheme="majorEastAsia" w:hAnsi="Courier New" w:cs="Courier New"/>
                <w:b/>
                <w:bCs/>
                <w:color w:val="365F91" w:themeColor="accent1" w:themeShade="BF"/>
                <w:sz w:val="24"/>
                <w:szCs w:val="24"/>
              </w:rPr>
            </w:rPrChange>
          </w:rPr>
          <w:br/>
          <w:t xml:space="preserve">    PreparedStatement pstm = createPreparedStatement(connection, CREATE_USER_SQL, Statement.RETURN_GENERATED_KEYS, pair1, pair2, pair3, pair4, pair5);</w:t>
        </w:r>
        <w:r w:rsidRPr="00B37393">
          <w:rPr>
            <w:rFonts w:ascii="Courier New" w:hAnsi="Courier New" w:cs="Courier New"/>
            <w:sz w:val="18"/>
            <w:szCs w:val="24"/>
            <w:lang w:val="en-US"/>
            <w:rPrChange w:id="2686" w:author="Claus" w:date="2018-12-17T16:01:00Z">
              <w:rPr>
                <w:rFonts w:ascii="Courier New" w:eastAsiaTheme="majorEastAsia" w:hAnsi="Courier New" w:cs="Courier New"/>
                <w:b/>
                <w:bCs/>
                <w:color w:val="365F91" w:themeColor="accent1" w:themeShade="BF"/>
                <w:sz w:val="24"/>
                <w:szCs w:val="24"/>
              </w:rPr>
            </w:rPrChange>
          </w:rPr>
          <w:br/>
          <w:t xml:space="preserve">    ResultSet rs = updateAndGetKeys(pstm);</w:t>
        </w:r>
      </w:ins>
    </w:p>
    <w:p w:rsidR="00DA27A7" w:rsidRPr="00DA27A7" w:rsidRDefault="00B37393" w:rsidP="00DA27A7">
      <w:pPr>
        <w:autoSpaceDE w:val="0"/>
        <w:autoSpaceDN w:val="0"/>
        <w:adjustRightInd w:val="0"/>
        <w:spacing w:after="0" w:line="240" w:lineRule="auto"/>
        <w:rPr>
          <w:ins w:id="2687" w:author="Claus" w:date="2018-12-17T16:01:00Z"/>
          <w:rFonts w:ascii="Courier New" w:hAnsi="Courier New" w:cs="Courier New"/>
          <w:sz w:val="18"/>
          <w:szCs w:val="24"/>
          <w:lang w:val="en-US"/>
          <w:rPrChange w:id="2688" w:author="Claus" w:date="2018-12-17T16:01:00Z">
            <w:rPr>
              <w:ins w:id="2689" w:author="Claus" w:date="2018-12-17T16:01:00Z"/>
              <w:rFonts w:ascii="Courier New" w:hAnsi="Courier New" w:cs="Courier New"/>
              <w:sz w:val="24"/>
              <w:szCs w:val="24"/>
            </w:rPr>
          </w:rPrChange>
        </w:rPr>
      </w:pPr>
      <w:ins w:id="2690" w:author="Claus" w:date="2018-12-17T16:01:00Z">
        <w:r w:rsidRPr="00B37393">
          <w:rPr>
            <w:rFonts w:ascii="Courier New" w:hAnsi="Courier New" w:cs="Courier New"/>
            <w:sz w:val="18"/>
            <w:szCs w:val="24"/>
            <w:lang w:val="en-US"/>
            <w:rPrChange w:id="2691" w:author="Claus" w:date="2018-12-17T16:01: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lang w:val="en-US"/>
            <w:rPrChange w:id="2692" w:author="Claus" w:date="2018-12-17T16:01:00Z">
              <w:rPr>
                <w:rFonts w:ascii="Courier New" w:eastAsiaTheme="majorEastAsia" w:hAnsi="Courier New" w:cs="Courier New"/>
                <w:b/>
                <w:bCs/>
                <w:color w:val="365F91" w:themeColor="accent1" w:themeShade="BF"/>
                <w:sz w:val="24"/>
                <w:szCs w:val="24"/>
              </w:rPr>
            </w:rPrChange>
          </w:rPr>
          <w:br/>
          <w:t>{</w:t>
        </w:r>
        <w:r w:rsidRPr="00B37393">
          <w:rPr>
            <w:rFonts w:ascii="Courier New" w:hAnsi="Courier New" w:cs="Courier New"/>
            <w:sz w:val="18"/>
            <w:szCs w:val="24"/>
            <w:lang w:val="en-US"/>
            <w:rPrChange w:id="2693" w:author="Claus" w:date="2018-12-17T16:0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2694" w:author="Claus" w:date="2018-12-17T16:01:00Z">
              <w:rPr>
                <w:rFonts w:ascii="Courier New" w:eastAsiaTheme="majorEastAsia" w:hAnsi="Courier New" w:cs="Courier New"/>
                <w:b/>
                <w:bCs/>
                <w:color w:val="000099"/>
                <w:sz w:val="24"/>
                <w:szCs w:val="24"/>
              </w:rPr>
            </w:rPrChange>
          </w:rPr>
          <w:t>if</w:t>
        </w:r>
        <w:r w:rsidRPr="00B37393">
          <w:rPr>
            <w:rFonts w:ascii="Courier New" w:hAnsi="Courier New" w:cs="Courier New"/>
            <w:sz w:val="18"/>
            <w:szCs w:val="24"/>
            <w:lang w:val="en-US"/>
            <w:rPrChange w:id="2695" w:author="Claus" w:date="2018-12-17T16:01:00Z">
              <w:rPr>
                <w:rFonts w:ascii="Courier New" w:eastAsiaTheme="majorEastAsia" w:hAnsi="Courier New" w:cs="Courier New"/>
                <w:b/>
                <w:bCs/>
                <w:color w:val="365F91" w:themeColor="accent1" w:themeShade="BF"/>
                <w:sz w:val="24"/>
                <w:szCs w:val="24"/>
              </w:rPr>
            </w:rPrChange>
          </w:rPr>
          <w:t xml:space="preserve"> (rs.next())</w:t>
        </w:r>
        <w:r w:rsidRPr="00B37393">
          <w:rPr>
            <w:rFonts w:ascii="Courier New" w:hAnsi="Courier New" w:cs="Courier New"/>
            <w:sz w:val="18"/>
            <w:szCs w:val="24"/>
            <w:lang w:val="en-US"/>
            <w:rPrChange w:id="2696" w:author="Claus" w:date="2018-12-17T16:01:00Z">
              <w:rPr>
                <w:rFonts w:ascii="Courier New" w:eastAsiaTheme="majorEastAsia" w:hAnsi="Courier New" w:cs="Courier New"/>
                <w:b/>
                <w:bCs/>
                <w:color w:val="365F91" w:themeColor="accent1" w:themeShade="BF"/>
                <w:sz w:val="24"/>
                <w:szCs w:val="24"/>
              </w:rPr>
            </w:rPrChange>
          </w:rPr>
          <w:br/>
          <w:t xml:space="preserve">        result = rs.getInt(</w:t>
        </w:r>
        <w:r w:rsidRPr="00B37393">
          <w:rPr>
            <w:rFonts w:ascii="Courier New" w:hAnsi="Courier New" w:cs="Courier New"/>
            <w:color w:val="780000"/>
            <w:sz w:val="18"/>
            <w:szCs w:val="24"/>
            <w:lang w:val="en-US"/>
            <w:rPrChange w:id="2697" w:author="Claus" w:date="2018-12-17T16:01:00Z">
              <w:rPr>
                <w:rFonts w:ascii="Courier New" w:eastAsiaTheme="majorEastAsia" w:hAnsi="Courier New" w:cs="Courier New"/>
                <w:b/>
                <w:bCs/>
                <w:color w:val="780000"/>
                <w:sz w:val="24"/>
                <w:szCs w:val="24"/>
              </w:rPr>
            </w:rPrChange>
          </w:rPr>
          <w:t>1</w:t>
        </w:r>
        <w:r w:rsidRPr="00B37393">
          <w:rPr>
            <w:rFonts w:ascii="Courier New" w:hAnsi="Courier New" w:cs="Courier New"/>
            <w:sz w:val="18"/>
            <w:szCs w:val="24"/>
            <w:lang w:val="en-US"/>
            <w:rPrChange w:id="2698" w:author="Claus" w:date="2018-12-17T16:01: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lang w:val="en-US"/>
            <w:rPrChange w:id="2699" w:author="Claus" w:date="2018-12-17T16:01:00Z">
              <w:rPr>
                <w:rFonts w:ascii="Courier New" w:eastAsiaTheme="majorEastAsia" w:hAnsi="Courier New" w:cs="Courier New"/>
                <w:b/>
                <w:bCs/>
                <w:color w:val="365F91" w:themeColor="accent1" w:themeShade="BF"/>
                <w:sz w:val="24"/>
                <w:szCs w:val="24"/>
              </w:rPr>
            </w:rPrChange>
          </w:rPr>
          <w:br/>
          <w:t xml:space="preserve">} </w:t>
        </w:r>
      </w:ins>
    </w:p>
    <w:p w:rsidR="00132F63" w:rsidRDefault="00CB3938">
      <w:pPr>
        <w:rPr>
          <w:ins w:id="2700" w:author="Claus" w:date="2018-12-17T16:11:00Z"/>
        </w:rPr>
        <w:pPrChange w:id="2701" w:author="Claus" w:date="2018-12-17T15:50:00Z">
          <w:pPr>
            <w:pStyle w:val="Overskrift1"/>
          </w:pPr>
        </w:pPrChange>
      </w:pPr>
      <w:ins w:id="2702" w:author="Claus" w:date="2018-12-17T16:06:00Z">
        <w:r w:rsidRPr="00CB3938">
          <w:t>Pair&lt;K, V&gt; key-val</w:t>
        </w:r>
        <w:r w:rsidR="00B37393" w:rsidRPr="00B37393">
          <w:rPr>
            <w:rPrChange w:id="2703" w:author="Claus" w:date="2018-12-17T16:06:00Z">
              <w:rPr>
                <w:lang w:val="en-US"/>
              </w:rPr>
            </w:rPrChange>
          </w:rPr>
          <w:t xml:space="preserve">ue pair objekterne erklæres til at </w:t>
        </w:r>
        <w:r>
          <w:t xml:space="preserve">indeholde typerne Integer og </w:t>
        </w:r>
      </w:ins>
      <w:ins w:id="2704" w:author="Claus" w:date="2018-12-17T16:07:00Z">
        <w:r>
          <w:t xml:space="preserve">Object. Object har vi brugt, fordi vi gerne vil </w:t>
        </w:r>
      </w:ins>
      <w:ins w:id="2705" w:author="Claus" w:date="2018-12-17T19:52:00Z">
        <w:r w:rsidR="00EB74BE">
          <w:t xml:space="preserve">kunne </w:t>
        </w:r>
      </w:ins>
      <w:ins w:id="2706" w:author="Claus" w:date="2018-12-17T16:07:00Z">
        <w:r>
          <w:t>sende både int’s, strings og andre typer til vores metode</w:t>
        </w:r>
      </w:ins>
      <w:ins w:id="2707" w:author="Claus" w:date="2018-12-17T19:54:00Z">
        <w:r w:rsidR="00EB74BE">
          <w:t xml:space="preserve">, </w:t>
        </w:r>
      </w:ins>
      <w:ins w:id="2708" w:author="Claus" w:date="2018-12-17T19:52:00Z">
        <w:r w:rsidR="00EB74BE">
          <w:t>i øvrigt</w:t>
        </w:r>
      </w:ins>
      <w:ins w:id="2709" w:author="Claus" w:date="2018-12-17T19:54:00Z">
        <w:r w:rsidR="00EB74BE">
          <w:t xml:space="preserve"> i</w:t>
        </w:r>
      </w:ins>
      <w:ins w:id="2710" w:author="Claus" w:date="2018-12-17T19:52:00Z">
        <w:r w:rsidR="00EB74BE">
          <w:t xml:space="preserve"> et vilkårligt antal.</w:t>
        </w:r>
      </w:ins>
      <w:ins w:id="2711" w:author="Claus" w:date="2018-12-17T19:53:00Z">
        <w:r w:rsidR="00EB74BE">
          <w:t xml:space="preserve"> Derfor er metoden</w:t>
        </w:r>
      </w:ins>
      <w:ins w:id="2712" w:author="Claus" w:date="2018-12-18T11:53:00Z">
        <w:r w:rsidR="00825774">
          <w:t xml:space="preserve"> nedenfor</w:t>
        </w:r>
      </w:ins>
      <w:ins w:id="2713" w:author="Claus" w:date="2018-12-17T19:53:00Z">
        <w:r w:rsidR="00EB74BE">
          <w:t xml:space="preserve"> implementeret med varargs og gør brug af </w:t>
        </w:r>
      </w:ins>
      <w:ins w:id="2714" w:author="Claus" w:date="2018-12-17T16:09:00Z">
        <w:r>
          <w:t xml:space="preserve">PreparedStatement.SetObject() </w:t>
        </w:r>
      </w:ins>
      <w:ins w:id="2715" w:author="Claus" w:date="2018-12-17T19:54:00Z">
        <w:r w:rsidR="00EB74BE">
          <w:t>til at mappe</w:t>
        </w:r>
      </w:ins>
      <w:ins w:id="2716" w:author="Claus" w:date="2018-12-17T16:09:00Z">
        <w:r>
          <w:t xml:space="preserve"> </w:t>
        </w:r>
      </w:ins>
      <w:ins w:id="2717" w:author="Claus" w:date="2018-12-17T16:10:00Z">
        <w:r>
          <w:t>værdierne til dere</w:t>
        </w:r>
        <w:r w:rsidR="00EB74BE">
          <w:t>s respektive typer og indsætte</w:t>
        </w:r>
      </w:ins>
      <w:ins w:id="2718" w:author="Claus" w:date="2018-12-17T19:55:00Z">
        <w:r w:rsidR="00EB74BE">
          <w:t xml:space="preserve"> </w:t>
        </w:r>
      </w:ins>
      <w:ins w:id="2719" w:author="Claus" w:date="2018-12-17T16:10:00Z">
        <w:r>
          <w:t>dem i sql’en:</w:t>
        </w:r>
      </w:ins>
    </w:p>
    <w:p w:rsidR="00CB3938" w:rsidRPr="00CB3938" w:rsidRDefault="00B37393" w:rsidP="00CB3938">
      <w:pPr>
        <w:autoSpaceDE w:val="0"/>
        <w:autoSpaceDN w:val="0"/>
        <w:adjustRightInd w:val="0"/>
        <w:spacing w:after="0" w:line="240" w:lineRule="auto"/>
        <w:rPr>
          <w:ins w:id="2720" w:author="Claus" w:date="2018-12-17T16:11:00Z"/>
          <w:rFonts w:ascii="Courier New" w:hAnsi="Courier New" w:cs="Courier New"/>
          <w:sz w:val="18"/>
          <w:szCs w:val="24"/>
          <w:lang w:val="en-US"/>
          <w:rPrChange w:id="2721" w:author="Claus" w:date="2018-12-17T16:12:00Z">
            <w:rPr>
              <w:ins w:id="2722" w:author="Claus" w:date="2018-12-17T16:11:00Z"/>
              <w:rFonts w:ascii="Courier New" w:hAnsi="Courier New" w:cs="Courier New"/>
              <w:sz w:val="24"/>
              <w:szCs w:val="24"/>
            </w:rPr>
          </w:rPrChange>
        </w:rPr>
      </w:pPr>
      <w:ins w:id="2723" w:author="Claus" w:date="2018-12-17T16:11:00Z">
        <w:r w:rsidRPr="00B37393">
          <w:rPr>
            <w:rFonts w:ascii="Courier New" w:hAnsi="Courier New" w:cs="Courier New"/>
            <w:color w:val="000099"/>
            <w:sz w:val="18"/>
            <w:szCs w:val="24"/>
            <w:lang w:val="en-US"/>
            <w:rPrChange w:id="2724" w:author="Claus" w:date="2018-12-17T16:11:00Z">
              <w:rPr>
                <w:rFonts w:ascii="Courier New" w:eastAsiaTheme="majorEastAsia" w:hAnsi="Courier New" w:cs="Courier New"/>
                <w:b/>
                <w:bCs/>
                <w:color w:val="000099"/>
                <w:sz w:val="24"/>
                <w:szCs w:val="24"/>
              </w:rPr>
            </w:rPrChange>
          </w:rPr>
          <w:t>protected</w:t>
        </w:r>
        <w:r w:rsidRPr="00B37393">
          <w:rPr>
            <w:rFonts w:ascii="Courier New" w:hAnsi="Courier New" w:cs="Courier New"/>
            <w:sz w:val="18"/>
            <w:szCs w:val="24"/>
            <w:lang w:val="en-US"/>
            <w:rPrChange w:id="2725" w:author="Claus" w:date="2018-12-17T16:11:00Z">
              <w:rPr>
                <w:rFonts w:ascii="Courier New" w:eastAsiaTheme="majorEastAsia" w:hAnsi="Courier New" w:cs="Courier New"/>
                <w:b/>
                <w:bCs/>
                <w:color w:val="365F91" w:themeColor="accent1" w:themeShade="BF"/>
                <w:sz w:val="24"/>
                <w:szCs w:val="24"/>
              </w:rPr>
            </w:rPrChange>
          </w:rPr>
          <w:t xml:space="preserve"> PreparedStatement createPreparedStatement(Connection connection, String sql, </w:t>
        </w:r>
        <w:r w:rsidRPr="00B37393">
          <w:rPr>
            <w:rFonts w:ascii="Courier New" w:hAnsi="Courier New" w:cs="Courier New"/>
            <w:color w:val="000099"/>
            <w:sz w:val="18"/>
            <w:szCs w:val="24"/>
            <w:lang w:val="en-US"/>
            <w:rPrChange w:id="2726" w:author="Claus" w:date="2018-12-17T16:11:00Z">
              <w:rPr>
                <w:rFonts w:ascii="Courier New" w:eastAsiaTheme="majorEastAsia" w:hAnsi="Courier New" w:cs="Courier New"/>
                <w:b/>
                <w:bCs/>
                <w:color w:val="000099"/>
                <w:sz w:val="24"/>
                <w:szCs w:val="24"/>
              </w:rPr>
            </w:rPrChange>
          </w:rPr>
          <w:t>int</w:t>
        </w:r>
        <w:r w:rsidRPr="00B37393">
          <w:rPr>
            <w:rFonts w:ascii="Courier New" w:hAnsi="Courier New" w:cs="Courier New"/>
            <w:sz w:val="18"/>
            <w:szCs w:val="24"/>
            <w:lang w:val="en-US"/>
            <w:rPrChange w:id="2727" w:author="Claus" w:date="2018-12-17T16:11:00Z">
              <w:rPr>
                <w:rFonts w:ascii="Courier New" w:eastAsiaTheme="majorEastAsia" w:hAnsi="Courier New" w:cs="Courier New"/>
                <w:b/>
                <w:bCs/>
                <w:color w:val="365F91" w:themeColor="accent1" w:themeShade="BF"/>
                <w:sz w:val="24"/>
                <w:szCs w:val="24"/>
              </w:rPr>
            </w:rPrChange>
          </w:rPr>
          <w:t xml:space="preserve"> autoGeneratedKeys, Pair&lt;Integer, Object&gt;... parameters) </w:t>
        </w:r>
        <w:r w:rsidRPr="00B37393">
          <w:rPr>
            <w:rFonts w:ascii="Courier New" w:hAnsi="Courier New" w:cs="Courier New"/>
            <w:color w:val="000099"/>
            <w:sz w:val="18"/>
            <w:szCs w:val="24"/>
            <w:lang w:val="en-US"/>
            <w:rPrChange w:id="2728" w:author="Claus" w:date="2018-12-17T16:11:00Z">
              <w:rPr>
                <w:rFonts w:ascii="Courier New" w:eastAsiaTheme="majorEastAsia" w:hAnsi="Courier New" w:cs="Courier New"/>
                <w:b/>
                <w:bCs/>
                <w:color w:val="000099"/>
                <w:sz w:val="24"/>
                <w:szCs w:val="24"/>
              </w:rPr>
            </w:rPrChange>
          </w:rPr>
          <w:t>throws</w:t>
        </w:r>
        <w:r w:rsidRPr="00B37393">
          <w:rPr>
            <w:rFonts w:ascii="Courier New" w:hAnsi="Courier New" w:cs="Courier New"/>
            <w:sz w:val="18"/>
            <w:szCs w:val="24"/>
            <w:lang w:val="en-US"/>
            <w:rPrChange w:id="2729" w:author="Claus" w:date="2018-12-17T16:11:00Z">
              <w:rPr>
                <w:rFonts w:ascii="Courier New" w:eastAsiaTheme="majorEastAsia" w:hAnsi="Courier New" w:cs="Courier New"/>
                <w:b/>
                <w:bCs/>
                <w:color w:val="365F91" w:themeColor="accent1" w:themeShade="BF"/>
                <w:sz w:val="24"/>
                <w:szCs w:val="24"/>
              </w:rPr>
            </w:rPrChange>
          </w:rPr>
          <w:t xml:space="preserve"> SQLException</w:t>
        </w:r>
        <w:r w:rsidRPr="00B37393">
          <w:rPr>
            <w:rFonts w:ascii="Courier New" w:hAnsi="Courier New" w:cs="Courier New"/>
            <w:sz w:val="18"/>
            <w:szCs w:val="24"/>
            <w:lang w:val="en-US"/>
            <w:rPrChange w:id="2730" w:author="Claus" w:date="2018-12-17T16:11:00Z">
              <w:rPr>
                <w:rFonts w:ascii="Courier New" w:eastAsiaTheme="majorEastAsia" w:hAnsi="Courier New" w:cs="Courier New"/>
                <w:b/>
                <w:bCs/>
                <w:color w:val="365F91" w:themeColor="accent1" w:themeShade="BF"/>
                <w:sz w:val="24"/>
                <w:szCs w:val="24"/>
              </w:rPr>
            </w:rPrChange>
          </w:rPr>
          <w:br/>
          <w:t>{</w:t>
        </w:r>
        <w:r w:rsidRPr="00B37393">
          <w:rPr>
            <w:rFonts w:ascii="Courier New" w:hAnsi="Courier New" w:cs="Courier New"/>
            <w:sz w:val="18"/>
            <w:szCs w:val="24"/>
            <w:lang w:val="en-US"/>
            <w:rPrChange w:id="2731" w:author="Claus" w:date="2018-12-17T16:11:00Z">
              <w:rPr>
                <w:rFonts w:ascii="Courier New" w:eastAsiaTheme="majorEastAsia" w:hAnsi="Courier New" w:cs="Courier New"/>
                <w:b/>
                <w:bCs/>
                <w:color w:val="365F91" w:themeColor="accent1" w:themeShade="BF"/>
                <w:sz w:val="24"/>
                <w:szCs w:val="24"/>
              </w:rPr>
            </w:rPrChange>
          </w:rPr>
          <w:br/>
          <w:t xml:space="preserve">    PreparedStatement pstm;</w:t>
        </w:r>
        <w:r w:rsidRPr="00B37393">
          <w:rPr>
            <w:rFonts w:ascii="Courier New" w:hAnsi="Courier New" w:cs="Courier New"/>
            <w:sz w:val="18"/>
            <w:szCs w:val="24"/>
            <w:lang w:val="en-US"/>
            <w:rPrChange w:id="2732" w:author="Claus" w:date="2018-12-17T16:1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737373"/>
            <w:sz w:val="18"/>
            <w:szCs w:val="24"/>
            <w:lang w:val="en-US"/>
            <w:rPrChange w:id="2733" w:author="Claus" w:date="2018-12-17T16:12:00Z">
              <w:rPr>
                <w:rFonts w:ascii="Courier New" w:eastAsiaTheme="majorEastAsia" w:hAnsi="Courier New" w:cs="Courier New"/>
                <w:b/>
                <w:bCs/>
                <w:color w:val="737373"/>
                <w:sz w:val="24"/>
                <w:szCs w:val="24"/>
              </w:rPr>
            </w:rPrChange>
          </w:rPr>
          <w:t>// Hvis autoGeneratedKeys ikke har en gyldig værdi, oprettes 'alm.' PreparedStatement objekt.</w:t>
        </w:r>
        <w:r w:rsidRPr="00B37393">
          <w:rPr>
            <w:rFonts w:ascii="Courier New" w:hAnsi="Courier New" w:cs="Courier New"/>
            <w:color w:val="737373"/>
            <w:sz w:val="18"/>
            <w:szCs w:val="24"/>
            <w:lang w:val="en-US"/>
            <w:rPrChange w:id="2734" w:author="Claus" w:date="2018-12-17T16:12: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lang w:val="en-US"/>
            <w:rPrChange w:id="2735" w:author="Claus" w:date="2018-12-17T16:12: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lang w:val="en-US"/>
            <w:rPrChange w:id="2736" w:author="Claus" w:date="2018-12-17T16:12:00Z">
              <w:rPr>
                <w:rFonts w:ascii="Courier New" w:eastAsiaTheme="majorEastAsia" w:hAnsi="Courier New" w:cs="Courier New"/>
                <w:b/>
                <w:bCs/>
                <w:color w:val="000099"/>
                <w:sz w:val="24"/>
                <w:szCs w:val="24"/>
              </w:rPr>
            </w:rPrChange>
          </w:rPr>
          <w:t>if</w:t>
        </w:r>
        <w:r w:rsidRPr="00B37393">
          <w:rPr>
            <w:rFonts w:ascii="Courier New" w:hAnsi="Courier New" w:cs="Courier New"/>
            <w:sz w:val="18"/>
            <w:szCs w:val="24"/>
            <w:lang w:val="en-US"/>
            <w:rPrChange w:id="2737" w:author="Claus" w:date="2018-12-17T16:12:00Z">
              <w:rPr>
                <w:rFonts w:ascii="Courier New" w:eastAsiaTheme="majorEastAsia" w:hAnsi="Courier New" w:cs="Courier New"/>
                <w:b/>
                <w:bCs/>
                <w:color w:val="365F91" w:themeColor="accent1" w:themeShade="BF"/>
                <w:sz w:val="24"/>
                <w:szCs w:val="24"/>
              </w:rPr>
            </w:rPrChange>
          </w:rPr>
          <w:t xml:space="preserve"> (autoGeneratedKeys != Statement.NO_GENERATED_KEYS &amp;&amp; autoGeneratedKeys != Statement.RETURN_GENERATED_KEYS)</w:t>
        </w:r>
        <w:r w:rsidRPr="00B37393">
          <w:rPr>
            <w:rFonts w:ascii="Courier New" w:hAnsi="Courier New" w:cs="Courier New"/>
            <w:sz w:val="18"/>
            <w:szCs w:val="24"/>
            <w:lang w:val="en-US"/>
            <w:rPrChange w:id="2738"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w:t>
        </w:r>
        <w:r w:rsidRPr="00B37393">
          <w:rPr>
            <w:rFonts w:ascii="Courier New" w:hAnsi="Courier New" w:cs="Courier New"/>
            <w:sz w:val="18"/>
            <w:szCs w:val="24"/>
            <w:lang w:val="en-US"/>
            <w:rPrChange w:id="2739" w:author="Claus" w:date="2018-12-17T16:1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2740" w:author="Claus" w:date="2018-12-17T16:12:00Z">
              <w:rPr>
                <w:rFonts w:ascii="Courier New" w:eastAsiaTheme="majorEastAsia" w:hAnsi="Courier New" w:cs="Courier New"/>
                <w:b/>
                <w:bCs/>
                <w:color w:val="000099"/>
                <w:sz w:val="24"/>
                <w:szCs w:val="24"/>
              </w:rPr>
            </w:rPrChange>
          </w:rPr>
          <w:t>else</w:t>
        </w:r>
        <w:r w:rsidRPr="00B37393">
          <w:rPr>
            <w:rFonts w:ascii="Courier New" w:hAnsi="Courier New" w:cs="Courier New"/>
            <w:sz w:val="18"/>
            <w:szCs w:val="24"/>
            <w:lang w:val="en-US"/>
            <w:rPrChange w:id="2741"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 autoGeneratedKeys);</w:t>
        </w:r>
        <w:r w:rsidRPr="00B37393">
          <w:rPr>
            <w:rFonts w:ascii="Courier New" w:hAnsi="Courier New" w:cs="Courier New"/>
            <w:sz w:val="18"/>
            <w:szCs w:val="24"/>
            <w:lang w:val="en-US"/>
            <w:rPrChange w:id="2742" w:author="Claus" w:date="2018-12-17T16:1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2743" w:author="Claus" w:date="2018-12-17T16:1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737373"/>
            <w:sz w:val="18"/>
            <w:szCs w:val="24"/>
            <w:lang w:val="en-US"/>
            <w:rPrChange w:id="2744" w:author="Claus" w:date="2018-12-17T16:12:00Z">
              <w:rPr>
                <w:rFonts w:ascii="Courier New" w:eastAsiaTheme="majorEastAsia" w:hAnsi="Courier New" w:cs="Courier New"/>
                <w:b/>
                <w:bCs/>
                <w:color w:val="737373"/>
                <w:sz w:val="24"/>
                <w:szCs w:val="24"/>
              </w:rPr>
            </w:rPrChange>
          </w:rPr>
          <w:t>// Sæt de evt. modtagne key-value par ind i sql sætningen.</w:t>
        </w:r>
        <w:r w:rsidRPr="00B37393">
          <w:rPr>
            <w:rFonts w:ascii="Courier New" w:hAnsi="Courier New" w:cs="Courier New"/>
            <w:color w:val="737373"/>
            <w:sz w:val="18"/>
            <w:szCs w:val="24"/>
            <w:lang w:val="en-US"/>
            <w:rPrChange w:id="2745" w:author="Claus" w:date="2018-12-17T16:12: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lang w:val="en-US"/>
            <w:rPrChange w:id="2746" w:author="Claus" w:date="2018-12-17T16:12: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lang w:val="en-US"/>
            <w:rPrChange w:id="2747" w:author="Claus" w:date="2018-12-17T16:12:00Z">
              <w:rPr>
                <w:rFonts w:ascii="Courier New" w:eastAsiaTheme="majorEastAsia" w:hAnsi="Courier New" w:cs="Courier New"/>
                <w:b/>
                <w:bCs/>
                <w:color w:val="000099"/>
                <w:sz w:val="24"/>
                <w:szCs w:val="24"/>
              </w:rPr>
            </w:rPrChange>
          </w:rPr>
          <w:t>if</w:t>
        </w:r>
        <w:r w:rsidRPr="00B37393">
          <w:rPr>
            <w:rFonts w:ascii="Courier New" w:hAnsi="Courier New" w:cs="Courier New"/>
            <w:sz w:val="18"/>
            <w:szCs w:val="24"/>
            <w:lang w:val="en-US"/>
            <w:rPrChange w:id="2748" w:author="Claus" w:date="2018-12-17T16:12:00Z">
              <w:rPr>
                <w:rFonts w:ascii="Courier New" w:eastAsiaTheme="majorEastAsia" w:hAnsi="Courier New" w:cs="Courier New"/>
                <w:b/>
                <w:bCs/>
                <w:color w:val="365F91" w:themeColor="accent1" w:themeShade="BF"/>
                <w:sz w:val="24"/>
                <w:szCs w:val="24"/>
              </w:rPr>
            </w:rPrChange>
          </w:rPr>
          <w:t xml:space="preserve"> (parameters != </w:t>
        </w:r>
        <w:r w:rsidRPr="00B37393">
          <w:rPr>
            <w:rFonts w:ascii="Courier New" w:hAnsi="Courier New" w:cs="Courier New"/>
            <w:color w:val="000099"/>
            <w:sz w:val="18"/>
            <w:szCs w:val="24"/>
            <w:lang w:val="en-US"/>
            <w:rPrChange w:id="2749" w:author="Claus" w:date="2018-12-17T16:12:00Z">
              <w:rPr>
                <w:rFonts w:ascii="Courier New" w:eastAsiaTheme="majorEastAsia" w:hAnsi="Courier New" w:cs="Courier New"/>
                <w:b/>
                <w:bCs/>
                <w:color w:val="000099"/>
                <w:sz w:val="24"/>
                <w:szCs w:val="24"/>
              </w:rPr>
            </w:rPrChange>
          </w:rPr>
          <w:t>null</w:t>
        </w:r>
        <w:r w:rsidRPr="00B37393">
          <w:rPr>
            <w:rFonts w:ascii="Courier New" w:hAnsi="Courier New" w:cs="Courier New"/>
            <w:sz w:val="18"/>
            <w:szCs w:val="24"/>
            <w:lang w:val="en-US"/>
            <w:rPrChange w:id="2750" w:author="Claus" w:date="2018-12-17T16:12: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lang w:val="en-US"/>
            <w:rPrChange w:id="2751" w:author="Claus" w:date="2018-12-17T16:1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2752" w:author="Claus" w:date="2018-12-17T16:12:00Z">
              <w:rPr>
                <w:rFonts w:ascii="Courier New" w:eastAsiaTheme="majorEastAsia" w:hAnsi="Courier New" w:cs="Courier New"/>
                <w:b/>
                <w:bCs/>
                <w:color w:val="000099"/>
                <w:sz w:val="24"/>
                <w:szCs w:val="24"/>
              </w:rPr>
            </w:rPrChange>
          </w:rPr>
          <w:t>for</w:t>
        </w:r>
        <w:r w:rsidRPr="00B37393">
          <w:rPr>
            <w:rFonts w:ascii="Courier New" w:hAnsi="Courier New" w:cs="Courier New"/>
            <w:sz w:val="18"/>
            <w:szCs w:val="24"/>
            <w:lang w:val="en-US"/>
            <w:rPrChange w:id="2753" w:author="Claus" w:date="2018-12-17T16:12:00Z">
              <w:rPr>
                <w:rFonts w:ascii="Courier New" w:eastAsiaTheme="majorEastAsia" w:hAnsi="Courier New" w:cs="Courier New"/>
                <w:b/>
                <w:bCs/>
                <w:color w:val="365F91" w:themeColor="accent1" w:themeShade="BF"/>
                <w:sz w:val="24"/>
                <w:szCs w:val="24"/>
              </w:rPr>
            </w:rPrChange>
          </w:rPr>
          <w:t xml:space="preserve"> (Pair&lt;Integer, Object&gt; pair : parameters)</w:t>
        </w:r>
        <w:r w:rsidRPr="00B37393">
          <w:rPr>
            <w:rFonts w:ascii="Courier New" w:hAnsi="Courier New" w:cs="Courier New"/>
            <w:sz w:val="18"/>
            <w:szCs w:val="24"/>
            <w:lang w:val="en-US"/>
            <w:rPrChange w:id="2754" w:author="Claus" w:date="2018-12-17T16:1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2755" w:author="Claus" w:date="2018-12-17T16:12:00Z">
              <w:rPr>
                <w:rFonts w:ascii="Courier New" w:eastAsiaTheme="majorEastAsia" w:hAnsi="Courier New" w:cs="Courier New"/>
                <w:b/>
                <w:bCs/>
                <w:color w:val="365F91" w:themeColor="accent1" w:themeShade="BF"/>
                <w:sz w:val="24"/>
                <w:szCs w:val="24"/>
              </w:rPr>
            </w:rPrChange>
          </w:rPr>
          <w:br/>
          <w:t xml:space="preserve">            pstm.setObject(pair.getKey()</w:t>
        </w:r>
        <w:r w:rsidR="00131C01">
          <w:rPr>
            <w:rFonts w:ascii="Courier New" w:hAnsi="Courier New" w:cs="Courier New"/>
            <w:sz w:val="18"/>
            <w:szCs w:val="24"/>
            <w:lang w:val="en-US"/>
          </w:rPr>
          <w:t>, pair.getValue());</w:t>
        </w:r>
        <w:r w:rsidR="00131C01">
          <w:rPr>
            <w:rFonts w:ascii="Courier New" w:hAnsi="Courier New" w:cs="Courier New"/>
            <w:sz w:val="18"/>
            <w:szCs w:val="24"/>
            <w:lang w:val="en-US"/>
          </w:rPr>
          <w:br/>
          <w:t xml:space="preserve">        </w:t>
        </w:r>
        <w:r w:rsidRPr="00B37393">
          <w:rPr>
            <w:rFonts w:ascii="Courier New" w:hAnsi="Courier New" w:cs="Courier New"/>
            <w:sz w:val="18"/>
            <w:szCs w:val="24"/>
            <w:lang w:val="en-US"/>
            <w:rPrChange w:id="2756" w:author="Claus" w:date="2018-12-17T16:12: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lang w:val="en-US"/>
            <w:rPrChange w:id="2757" w:author="Claus" w:date="2018-12-17T16:1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2758" w:author="Claus" w:date="2018-12-17T16:1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2759" w:author="Claus" w:date="2018-12-17T16:12:00Z">
              <w:rPr>
                <w:rFonts w:ascii="Courier New" w:eastAsiaTheme="majorEastAsia" w:hAnsi="Courier New" w:cs="Courier New"/>
                <w:b/>
                <w:bCs/>
                <w:color w:val="000099"/>
                <w:sz w:val="24"/>
                <w:szCs w:val="24"/>
              </w:rPr>
            </w:rPrChange>
          </w:rPr>
          <w:t>return</w:t>
        </w:r>
        <w:r w:rsidR="00131C01">
          <w:rPr>
            <w:rFonts w:ascii="Courier New" w:hAnsi="Courier New" w:cs="Courier New"/>
            <w:sz w:val="18"/>
            <w:szCs w:val="24"/>
            <w:lang w:val="en-US"/>
          </w:rPr>
          <w:t xml:space="preserve"> pstm;</w:t>
        </w:r>
        <w:r w:rsidR="00131C01">
          <w:rPr>
            <w:rFonts w:ascii="Courier New" w:hAnsi="Courier New" w:cs="Courier New"/>
            <w:sz w:val="18"/>
            <w:szCs w:val="24"/>
            <w:lang w:val="en-US"/>
          </w:rPr>
          <w:br/>
        </w:r>
        <w:r w:rsidRPr="00B37393">
          <w:rPr>
            <w:rFonts w:ascii="Courier New" w:hAnsi="Courier New" w:cs="Courier New"/>
            <w:sz w:val="18"/>
            <w:szCs w:val="24"/>
            <w:lang w:val="en-US"/>
            <w:rPrChange w:id="2760" w:author="Claus" w:date="2018-12-17T16:12:00Z">
              <w:rPr>
                <w:rFonts w:ascii="Courier New" w:eastAsiaTheme="majorEastAsia" w:hAnsi="Courier New" w:cs="Courier New"/>
                <w:b/>
                <w:bCs/>
                <w:color w:val="365F91" w:themeColor="accent1" w:themeShade="BF"/>
                <w:sz w:val="24"/>
                <w:szCs w:val="24"/>
              </w:rPr>
            </w:rPrChange>
          </w:rPr>
          <w:t xml:space="preserve">} </w:t>
        </w:r>
      </w:ins>
    </w:p>
    <w:p w:rsidR="00CB3938" w:rsidRPr="00CB3938" w:rsidRDefault="00CB3938" w:rsidP="00CB3938">
      <w:pPr>
        <w:rPr>
          <w:ins w:id="2761" w:author="Claus" w:date="2018-12-17T16:10:00Z"/>
          <w:lang w:val="en-US"/>
          <w:rPrChange w:id="2762" w:author="Claus" w:date="2018-12-17T16:11:00Z">
            <w:rPr>
              <w:ins w:id="2763" w:author="Claus" w:date="2018-12-17T16:10:00Z"/>
            </w:rPr>
          </w:rPrChange>
        </w:rPr>
      </w:pPr>
    </w:p>
    <w:p w:rsidR="007B669B" w:rsidRDefault="00CB3938" w:rsidP="00CB3938">
      <w:pPr>
        <w:rPr>
          <w:ins w:id="2764" w:author="Claus" w:date="2018-12-17T16:20:00Z"/>
        </w:rPr>
      </w:pPr>
      <w:ins w:id="2765" w:author="Claus" w:date="2018-12-17T16:10:00Z">
        <w:r w:rsidRPr="00CB3938">
          <w:t>Som det fremgår</w:t>
        </w:r>
      </w:ins>
      <w:ins w:id="2766" w:author="Claus" w:date="2018-12-17T16:14:00Z">
        <w:r w:rsidR="007B669B">
          <w:t xml:space="preserve"> af </w:t>
        </w:r>
        <w:r w:rsidR="00B37393" w:rsidRPr="00B37393">
          <w:rPr>
            <w:i/>
            <w:rPrChange w:id="2767" w:author="Claus" w:date="2018-12-17T16:14:00Z">
              <w:rPr>
                <w:rFonts w:asciiTheme="majorHAnsi" w:eastAsiaTheme="majorEastAsia" w:hAnsiTheme="majorHAnsi" w:cstheme="majorBidi"/>
                <w:b/>
                <w:bCs/>
                <w:color w:val="365F91" w:themeColor="accent1" w:themeShade="BF"/>
                <w:sz w:val="28"/>
                <w:szCs w:val="28"/>
              </w:rPr>
            </w:rPrChange>
          </w:rPr>
          <w:t>try with ressources</w:t>
        </w:r>
        <w:r w:rsidR="007B669B">
          <w:t>-kaldet</w:t>
        </w:r>
      </w:ins>
      <w:ins w:id="2768" w:author="Claus" w:date="2018-12-17T16:10:00Z">
        <w:r w:rsidRPr="00CB3938">
          <w:t>, benyttes en</w:t>
        </w:r>
        <w:r>
          <w:t>dnu en hjælpemetode til at køre executeUpdate() på et PreparedStatement objekt</w:t>
        </w:r>
      </w:ins>
      <w:ins w:id="2769" w:author="Claus" w:date="2018-12-17T19:56:00Z">
        <w:r w:rsidR="000E6EE4">
          <w:t>. Denne</w:t>
        </w:r>
      </w:ins>
      <w:ins w:id="2770" w:author="Claus" w:date="2018-12-17T16:10:00Z">
        <w:r>
          <w:t xml:space="preserve"> returnere</w:t>
        </w:r>
      </w:ins>
      <w:ins w:id="2771" w:author="Claus" w:date="2018-12-17T19:56:00Z">
        <w:r w:rsidR="000E6EE4">
          <w:t>r</w:t>
        </w:r>
      </w:ins>
      <w:ins w:id="2772" w:author="Claus" w:date="2018-12-17T16:10:00Z">
        <w:r>
          <w:t xml:space="preserve"> et ResultSet med nøgler, hvis det ønskes. </w:t>
        </w:r>
      </w:ins>
    </w:p>
    <w:p w:rsidR="00132F63" w:rsidRDefault="00B37393">
      <w:pPr>
        <w:autoSpaceDE w:val="0"/>
        <w:autoSpaceDN w:val="0"/>
        <w:adjustRightInd w:val="0"/>
        <w:spacing w:after="0" w:line="240" w:lineRule="auto"/>
        <w:rPr>
          <w:ins w:id="2773" w:author="Claus" w:date="2018-12-17T16:20:00Z"/>
        </w:rPr>
        <w:pPrChange w:id="2774" w:author="Claus" w:date="2018-12-17T16:22:00Z">
          <w:pPr/>
        </w:pPrChange>
      </w:pPr>
      <w:ins w:id="2775" w:author="Claus" w:date="2018-12-17T16:21:00Z">
        <w:r w:rsidRPr="00B37393">
          <w:rPr>
            <w:rFonts w:ascii="Courier New" w:hAnsi="Courier New" w:cs="Courier New"/>
            <w:color w:val="000099"/>
            <w:sz w:val="18"/>
            <w:szCs w:val="24"/>
            <w:rPrChange w:id="2776" w:author="Claus" w:date="2018-12-18T11:52:00Z">
              <w:rPr>
                <w:rFonts w:ascii="Courier New" w:hAnsi="Courier New" w:cs="Courier New"/>
                <w:color w:val="000099"/>
                <w:sz w:val="24"/>
                <w:szCs w:val="24"/>
              </w:rPr>
            </w:rPrChange>
          </w:rPr>
          <w:t>protected</w:t>
        </w:r>
        <w:r w:rsidRPr="00B37393">
          <w:rPr>
            <w:rFonts w:ascii="Courier New" w:hAnsi="Courier New" w:cs="Courier New"/>
            <w:sz w:val="18"/>
            <w:szCs w:val="24"/>
            <w:rPrChange w:id="2777" w:author="Claus" w:date="2018-12-18T11:52:00Z">
              <w:rPr>
                <w:rFonts w:ascii="Courier New" w:hAnsi="Courier New" w:cs="Courier New"/>
                <w:sz w:val="24"/>
                <w:szCs w:val="24"/>
              </w:rPr>
            </w:rPrChange>
          </w:rPr>
          <w:t xml:space="preserve"> ResultSet updateAndGetKeys(PreparedStatement preparedStatement) </w:t>
        </w:r>
        <w:r w:rsidRPr="00B37393">
          <w:rPr>
            <w:rFonts w:ascii="Courier New" w:hAnsi="Courier New" w:cs="Courier New"/>
            <w:color w:val="000099"/>
            <w:sz w:val="18"/>
            <w:szCs w:val="24"/>
            <w:rPrChange w:id="2778" w:author="Claus" w:date="2018-12-18T11:52:00Z">
              <w:rPr>
                <w:rFonts w:ascii="Courier New" w:hAnsi="Courier New" w:cs="Courier New"/>
                <w:color w:val="000099"/>
                <w:sz w:val="24"/>
                <w:szCs w:val="24"/>
              </w:rPr>
            </w:rPrChange>
          </w:rPr>
          <w:t>throws</w:t>
        </w:r>
        <w:r w:rsidRPr="00B37393">
          <w:rPr>
            <w:rFonts w:ascii="Courier New" w:hAnsi="Courier New" w:cs="Courier New"/>
            <w:sz w:val="18"/>
            <w:szCs w:val="24"/>
            <w:rPrChange w:id="2779" w:author="Claus" w:date="2018-12-18T11:52:00Z">
              <w:rPr>
                <w:rFonts w:ascii="Courier New" w:hAnsi="Courier New" w:cs="Courier New"/>
                <w:sz w:val="24"/>
                <w:szCs w:val="24"/>
              </w:rPr>
            </w:rPrChange>
          </w:rPr>
          <w:t xml:space="preserve"> SQLException </w:t>
        </w:r>
        <w:r w:rsidRPr="00B37393">
          <w:rPr>
            <w:rFonts w:ascii="Courier New" w:hAnsi="Courier New" w:cs="Courier New"/>
            <w:sz w:val="18"/>
            <w:szCs w:val="24"/>
            <w:rPrChange w:id="2780" w:author="Claus" w:date="2018-12-18T11:52:00Z">
              <w:rPr>
                <w:rFonts w:ascii="Courier New" w:hAnsi="Courier New" w:cs="Courier New"/>
                <w:sz w:val="24"/>
                <w:szCs w:val="24"/>
              </w:rPr>
            </w:rPrChange>
          </w:rPr>
          <w:br/>
          <w:t>{</w:t>
        </w:r>
        <w:r w:rsidRPr="00B37393">
          <w:rPr>
            <w:rFonts w:ascii="Courier New" w:hAnsi="Courier New" w:cs="Courier New"/>
            <w:sz w:val="18"/>
            <w:szCs w:val="24"/>
            <w:rPrChange w:id="2781" w:author="Claus" w:date="2018-12-18T11:52:00Z">
              <w:rPr>
                <w:rFonts w:ascii="Courier New" w:hAnsi="Courier New" w:cs="Courier New"/>
                <w:sz w:val="18"/>
                <w:szCs w:val="24"/>
                <w:lang w:val="en-US"/>
              </w:rPr>
            </w:rPrChange>
          </w:rPr>
          <w:br/>
          <w:t xml:space="preserve">    preparedStatement.executeUpdate();</w:t>
        </w:r>
        <w:r w:rsidRPr="00B37393">
          <w:rPr>
            <w:rFonts w:ascii="Courier New" w:hAnsi="Courier New" w:cs="Courier New"/>
            <w:sz w:val="18"/>
            <w:szCs w:val="24"/>
            <w:rPrChange w:id="2782" w:author="Claus" w:date="2018-12-18T11:52:00Z">
              <w:rPr>
                <w:rFonts w:ascii="Courier New" w:hAnsi="Courier New" w:cs="Courier New"/>
                <w:sz w:val="24"/>
                <w:szCs w:val="24"/>
              </w:rPr>
            </w:rPrChange>
          </w:rPr>
          <w:br/>
          <w:t xml:space="preserve">    ResultSet rs = preparedStatement.getGeneratedKeys();</w:t>
        </w:r>
        <w:r w:rsidRPr="00B37393">
          <w:rPr>
            <w:rFonts w:ascii="Courier New" w:hAnsi="Courier New" w:cs="Courier New"/>
            <w:sz w:val="18"/>
            <w:szCs w:val="24"/>
            <w:rPrChange w:id="2783" w:author="Claus" w:date="2018-12-18T11:52:00Z">
              <w:rPr>
                <w:rFonts w:ascii="Courier New" w:hAnsi="Courier New" w:cs="Courier New"/>
                <w:sz w:val="24"/>
                <w:szCs w:val="24"/>
              </w:rPr>
            </w:rPrChange>
          </w:rPr>
          <w:br/>
          <w:t xml:space="preserve">    </w:t>
        </w:r>
        <w:r w:rsidRPr="00B37393">
          <w:rPr>
            <w:rFonts w:ascii="Courier New" w:hAnsi="Courier New" w:cs="Courier New"/>
            <w:color w:val="000099"/>
            <w:sz w:val="18"/>
            <w:szCs w:val="24"/>
            <w:rPrChange w:id="2784" w:author="Claus" w:date="2018-12-18T11:52:00Z">
              <w:rPr>
                <w:rFonts w:ascii="Courier New" w:hAnsi="Courier New" w:cs="Courier New"/>
                <w:color w:val="000099"/>
                <w:sz w:val="24"/>
                <w:szCs w:val="24"/>
              </w:rPr>
            </w:rPrChange>
          </w:rPr>
          <w:t>return</w:t>
        </w:r>
        <w:r w:rsidRPr="00B37393">
          <w:rPr>
            <w:rFonts w:ascii="Courier New" w:hAnsi="Courier New" w:cs="Courier New"/>
            <w:sz w:val="18"/>
            <w:szCs w:val="24"/>
            <w:rPrChange w:id="2785" w:author="Claus" w:date="2018-12-18T11:52:00Z">
              <w:rPr>
                <w:rFonts w:ascii="Courier New" w:hAnsi="Courier New" w:cs="Courier New"/>
                <w:sz w:val="24"/>
                <w:szCs w:val="24"/>
              </w:rPr>
            </w:rPrChange>
          </w:rPr>
          <w:t xml:space="preserve"> rs;</w:t>
        </w:r>
        <w:r w:rsidRPr="00B37393">
          <w:rPr>
            <w:rFonts w:ascii="Courier New" w:hAnsi="Courier New" w:cs="Courier New"/>
            <w:sz w:val="18"/>
            <w:szCs w:val="24"/>
            <w:rPrChange w:id="2786" w:author="Claus" w:date="2018-12-18T11:52:00Z">
              <w:rPr>
                <w:rFonts w:ascii="Courier New" w:hAnsi="Courier New" w:cs="Courier New"/>
                <w:sz w:val="24"/>
                <w:szCs w:val="24"/>
              </w:rPr>
            </w:rPrChange>
          </w:rPr>
          <w:br/>
          <w:t xml:space="preserve">} </w:t>
        </w:r>
      </w:ins>
    </w:p>
    <w:p w:rsidR="00132F63" w:rsidRDefault="00CB3938">
      <w:pPr>
        <w:rPr>
          <w:ins w:id="2787" w:author="Claus" w:date="2018-12-17T15:08:00Z"/>
        </w:rPr>
        <w:pPrChange w:id="2788" w:author="Claus" w:date="2018-12-17T15:08:00Z">
          <w:pPr>
            <w:pStyle w:val="Overskrift1"/>
          </w:pPr>
        </w:pPrChange>
      </w:pPr>
      <w:ins w:id="2789" w:author="Claus" w:date="2018-12-17T16:10:00Z">
        <w:r>
          <w:t xml:space="preserve">Da både PreparedStatement og ResultSet implementerer AutoCloseable interfacet, kan </w:t>
        </w:r>
      </w:ins>
      <w:ins w:id="2790" w:author="Claus" w:date="2018-12-17T16:20:00Z">
        <w:r w:rsidR="007B669B">
          <w:t xml:space="preserve">begge metoder dermed kaldes </w:t>
        </w:r>
      </w:ins>
      <w:ins w:id="2791" w:author="Claus" w:date="2018-12-17T16:10:00Z">
        <w:r>
          <w:t xml:space="preserve">i </w:t>
        </w:r>
        <w:r w:rsidR="00B37393" w:rsidRPr="00B37393">
          <w:rPr>
            <w:i/>
            <w:rPrChange w:id="2792" w:author="Claus" w:date="2018-12-17T16:20:00Z">
              <w:rPr/>
            </w:rPrChange>
          </w:rPr>
          <w:t>try with ressources</w:t>
        </w:r>
        <w:r>
          <w:t>.</w:t>
        </w:r>
      </w:ins>
      <w:ins w:id="2793" w:author="Claus" w:date="2018-12-17T16:20:00Z">
        <w:r w:rsidR="007B669B">
          <w:t xml:space="preserve"> Både createPreparedStatement() og executeUpdate() er implementeret i Abstrac</w:t>
        </w:r>
      </w:ins>
      <w:ins w:id="2794" w:author="Claus" w:date="2018-12-17T16:21:00Z">
        <w:r w:rsidR="007B669B">
          <w:t xml:space="preserve">tDAO, så alle DAO </w:t>
        </w:r>
      </w:ins>
      <w:ins w:id="2795" w:author="Claus" w:date="2018-12-18T11:53:00Z">
        <w:r w:rsidR="00825774">
          <w:t>nedarvninger</w:t>
        </w:r>
      </w:ins>
      <w:ins w:id="2796" w:author="Claus" w:date="2018-12-18T11:54:00Z">
        <w:r w:rsidR="00825774">
          <w:t xml:space="preserve"> </w:t>
        </w:r>
      </w:ins>
      <w:ins w:id="2797" w:author="Claus" w:date="2018-12-17T16:21:00Z">
        <w:r w:rsidR="007B669B">
          <w:t>kan drage fordel af dem.</w:t>
        </w:r>
      </w:ins>
    </w:p>
    <w:p w:rsidR="00132F63" w:rsidRDefault="0038107B">
      <w:pPr>
        <w:pStyle w:val="Overskrift2"/>
        <w:rPr>
          <w:ins w:id="2798" w:author="Claus" w:date="2018-12-17T17:36:00Z"/>
        </w:rPr>
        <w:pPrChange w:id="2799" w:author="Claus" w:date="2018-12-17T15:08:00Z">
          <w:pPr>
            <w:pStyle w:val="Overskrift1"/>
          </w:pPr>
        </w:pPrChange>
      </w:pPr>
      <w:bookmarkStart w:id="2800" w:name="_Ref532999181"/>
      <w:bookmarkStart w:id="2801" w:name="_Toc533018500"/>
      <w:ins w:id="2802" w:author="Claus" w:date="2018-12-17T15:08:00Z">
        <w:r>
          <w:lastRenderedPageBreak/>
          <w:t>Transaktion som opdaterer både skur og carport forespørgsel.</w:t>
        </w:r>
      </w:ins>
      <w:bookmarkEnd w:id="2800"/>
      <w:bookmarkEnd w:id="2801"/>
    </w:p>
    <w:p w:rsidR="00132F63" w:rsidRDefault="00832B0C">
      <w:pPr>
        <w:rPr>
          <w:ins w:id="2803" w:author="Claus" w:date="2018-12-17T16:24:00Z"/>
        </w:rPr>
        <w:pPrChange w:id="2804" w:author="Claus" w:date="2018-12-17T17:36:00Z">
          <w:pPr>
            <w:pStyle w:val="Overskrift1"/>
          </w:pPr>
        </w:pPrChange>
      </w:pPr>
      <w:ins w:id="2805" w:author="Claus" w:date="2018-12-17T17:36:00Z">
        <w:r>
          <w:t xml:space="preserve">Som tidligere beskrevet, kan en carportforespørgsel </w:t>
        </w:r>
      </w:ins>
      <w:ins w:id="2806" w:author="Claus" w:date="2018-12-17T17:37:00Z">
        <w:r>
          <w:t>også bestå af et skur som er en entitet for sig. For at undgå at en carportforespørgsel oprettes, selvom oprettelse</w:t>
        </w:r>
      </w:ins>
      <w:ins w:id="2807" w:author="Claus" w:date="2018-12-17T17:38:00Z">
        <w:r>
          <w:t>n</w:t>
        </w:r>
      </w:ins>
      <w:ins w:id="2808" w:author="Claus" w:date="2018-12-17T17:37:00Z">
        <w:r>
          <w:t xml:space="preserve"> af skuret</w:t>
        </w:r>
      </w:ins>
      <w:ins w:id="2809" w:author="Claus" w:date="2018-12-17T17:38:00Z">
        <w:r>
          <w:t xml:space="preserve"> fejler, har vi lavet en transaktion for at sikre, at begge dele oprettes korrekt. Her et udsnit fra CarportRequestDAO.createCarportRequestAndShed().</w:t>
        </w:r>
      </w:ins>
    </w:p>
    <w:p w:rsidR="00577A46" w:rsidRPr="00825774" w:rsidRDefault="00B37393" w:rsidP="00577A46">
      <w:pPr>
        <w:autoSpaceDE w:val="0"/>
        <w:autoSpaceDN w:val="0"/>
        <w:adjustRightInd w:val="0"/>
        <w:spacing w:after="0" w:line="240" w:lineRule="auto"/>
        <w:rPr>
          <w:ins w:id="2810" w:author="Claus" w:date="2018-12-17T17:40:00Z"/>
          <w:rFonts w:ascii="Courier New" w:hAnsi="Courier New" w:cs="Courier New"/>
          <w:sz w:val="18"/>
          <w:szCs w:val="24"/>
          <w:lang w:val="en-US"/>
          <w:rPrChange w:id="2811" w:author="Claus" w:date="2018-12-18T11:52:00Z">
            <w:rPr>
              <w:ins w:id="2812" w:author="Claus" w:date="2018-12-17T17:40:00Z"/>
              <w:rFonts w:ascii="Courier New" w:hAnsi="Courier New" w:cs="Courier New"/>
              <w:sz w:val="18"/>
              <w:szCs w:val="24"/>
            </w:rPr>
          </w:rPrChange>
        </w:rPr>
      </w:pPr>
      <w:ins w:id="2813" w:author="Claus" w:date="2018-12-17T16:26:00Z">
        <w:r w:rsidRPr="00B37393">
          <w:rPr>
            <w:rFonts w:ascii="Courier New" w:hAnsi="Courier New" w:cs="Courier New"/>
            <w:color w:val="000099"/>
            <w:sz w:val="18"/>
            <w:szCs w:val="24"/>
            <w:rPrChange w:id="2814" w:author="Claus" w:date="2018-12-17T16:26:00Z">
              <w:rPr>
                <w:rFonts w:ascii="Courier New" w:eastAsiaTheme="majorEastAsia" w:hAnsi="Courier New" w:cs="Courier New"/>
                <w:b/>
                <w:bCs/>
                <w:color w:val="000099"/>
                <w:sz w:val="24"/>
                <w:szCs w:val="24"/>
              </w:rPr>
            </w:rPrChange>
          </w:rPr>
          <w:t>try</w:t>
        </w:r>
        <w:r w:rsidRPr="00B37393">
          <w:rPr>
            <w:rFonts w:ascii="Courier New" w:hAnsi="Courier New" w:cs="Courier New"/>
            <w:sz w:val="18"/>
            <w:szCs w:val="24"/>
            <w:rPrChange w:id="2815" w:author="Claus" w:date="2018-12-17T16:26:00Z">
              <w:rPr>
                <w:rFonts w:ascii="Courier New" w:eastAsiaTheme="majorEastAsia" w:hAnsi="Courier New" w:cs="Courier New"/>
                <w:b/>
                <w:bCs/>
                <w:color w:val="365F91" w:themeColor="accent1" w:themeShade="BF"/>
                <w:sz w:val="24"/>
                <w:szCs w:val="24"/>
              </w:rPr>
            </w:rPrChange>
          </w:rPr>
          <w:br/>
          <w:t>{</w:t>
        </w:r>
        <w:r w:rsidRPr="00B37393">
          <w:rPr>
            <w:rFonts w:ascii="Courier New" w:hAnsi="Courier New" w:cs="Courier New"/>
            <w:sz w:val="18"/>
            <w:szCs w:val="24"/>
            <w:rPrChange w:id="2816" w:author="Claus" w:date="2018-12-17T16:26: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737373"/>
            <w:sz w:val="18"/>
            <w:szCs w:val="24"/>
            <w:rPrChange w:id="2817" w:author="Claus" w:date="2018-12-17T16:26:00Z">
              <w:rPr>
                <w:rFonts w:ascii="Courier New" w:eastAsiaTheme="majorEastAsia" w:hAnsi="Courier New" w:cs="Courier New"/>
                <w:b/>
                <w:bCs/>
                <w:color w:val="737373"/>
                <w:sz w:val="24"/>
                <w:szCs w:val="24"/>
              </w:rPr>
            </w:rPrChange>
          </w:rPr>
          <w:t>// Start transaktion, da BÅDE carport OG skur (hvis valgt) skal oprettes.</w:t>
        </w:r>
        <w:r w:rsidRPr="00B37393">
          <w:rPr>
            <w:rFonts w:ascii="Courier New" w:hAnsi="Courier New" w:cs="Courier New"/>
            <w:color w:val="737373"/>
            <w:sz w:val="18"/>
            <w:szCs w:val="24"/>
            <w:rPrChange w:id="2818" w:author="Claus" w:date="2018-12-17T16:26: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rPrChange w:id="2819" w:author="Claus" w:date="2018-12-17T16:26:00Z">
              <w:rPr>
                <w:rFonts w:ascii="Courier New" w:eastAsiaTheme="majorEastAsia" w:hAnsi="Courier New" w:cs="Courier New"/>
                <w:b/>
                <w:bCs/>
                <w:color w:val="365F91" w:themeColor="accent1" w:themeShade="BF"/>
                <w:sz w:val="24"/>
                <w:szCs w:val="24"/>
              </w:rPr>
            </w:rPrChange>
          </w:rPr>
          <w:t xml:space="preserve">    connection.setAutoCommit(</w:t>
        </w:r>
        <w:r w:rsidRPr="00B37393">
          <w:rPr>
            <w:rFonts w:ascii="Courier New" w:hAnsi="Courier New" w:cs="Courier New"/>
            <w:color w:val="000099"/>
            <w:sz w:val="18"/>
            <w:szCs w:val="24"/>
            <w:rPrChange w:id="2820" w:author="Claus" w:date="2018-12-17T16:26:00Z">
              <w:rPr>
                <w:rFonts w:ascii="Courier New" w:eastAsiaTheme="majorEastAsia" w:hAnsi="Courier New" w:cs="Courier New"/>
                <w:b/>
                <w:bCs/>
                <w:color w:val="000099"/>
                <w:sz w:val="24"/>
                <w:szCs w:val="24"/>
              </w:rPr>
            </w:rPrChange>
          </w:rPr>
          <w:t>false</w:t>
        </w:r>
        <w:r w:rsidRPr="00B37393">
          <w:rPr>
            <w:rFonts w:ascii="Courier New" w:hAnsi="Courier New" w:cs="Courier New"/>
            <w:sz w:val="18"/>
            <w:szCs w:val="24"/>
            <w:rPrChange w:id="2821" w:author="Claus" w:date="2018-12-17T16:26: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rPrChange w:id="2822" w:author="Claus" w:date="2018-12-17T16:26: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rPrChange w:id="2823" w:author="Claus" w:date="2018-12-17T16:26: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737373"/>
            <w:sz w:val="18"/>
            <w:szCs w:val="24"/>
            <w:rPrChange w:id="2824" w:author="Claus" w:date="2018-12-17T16:26:00Z">
              <w:rPr>
                <w:rFonts w:ascii="Courier New" w:eastAsiaTheme="majorEastAsia" w:hAnsi="Courier New" w:cs="Courier New"/>
                <w:b/>
                <w:bCs/>
                <w:color w:val="737373"/>
                <w:sz w:val="24"/>
                <w:szCs w:val="24"/>
              </w:rPr>
            </w:rPrChange>
          </w:rPr>
          <w:t>// Først oprettes forespørgsel.</w:t>
        </w:r>
        <w:r w:rsidRPr="00B37393">
          <w:rPr>
            <w:rFonts w:ascii="Courier New" w:hAnsi="Courier New" w:cs="Courier New"/>
            <w:color w:val="737373"/>
            <w:sz w:val="18"/>
            <w:szCs w:val="24"/>
            <w:rPrChange w:id="2825" w:author="Claus" w:date="2018-12-17T16:26: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rPrChange w:id="2826" w:author="Claus" w:date="2018-12-17T16:26: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rPrChange w:id="2827" w:author="Claus" w:date="2018-12-18T11:52:00Z">
              <w:rPr>
                <w:rFonts w:ascii="Courier New" w:eastAsiaTheme="majorEastAsia" w:hAnsi="Courier New" w:cs="Courier New"/>
                <w:b/>
                <w:bCs/>
                <w:color w:val="000099"/>
                <w:sz w:val="24"/>
                <w:szCs w:val="24"/>
              </w:rPr>
            </w:rPrChange>
          </w:rPr>
          <w:t>int</w:t>
        </w:r>
        <w:r w:rsidRPr="00B37393">
          <w:rPr>
            <w:rFonts w:ascii="Courier New" w:hAnsi="Courier New" w:cs="Courier New"/>
            <w:sz w:val="18"/>
            <w:szCs w:val="24"/>
            <w:rPrChange w:id="2828" w:author="Claus" w:date="2018-12-18T11:52:00Z">
              <w:rPr>
                <w:rFonts w:ascii="Courier New" w:eastAsiaTheme="majorEastAsia" w:hAnsi="Courier New" w:cs="Courier New"/>
                <w:b/>
                <w:bCs/>
                <w:color w:val="365F91" w:themeColor="accent1" w:themeShade="BF"/>
                <w:sz w:val="24"/>
                <w:szCs w:val="24"/>
              </w:rPr>
            </w:rPrChange>
          </w:rPr>
          <w:t xml:space="preserve"> carportRequestId = createCarportRequest(rooftypeId, slope, width, height, length, remark);</w:t>
        </w:r>
        <w:r w:rsidRPr="00B37393">
          <w:rPr>
            <w:rFonts w:ascii="Courier New" w:hAnsi="Courier New" w:cs="Courier New"/>
            <w:sz w:val="18"/>
            <w:szCs w:val="24"/>
            <w:rPrChange w:id="2829" w:author="Claus" w:date="2018-12-18T11:5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737373"/>
            <w:sz w:val="18"/>
            <w:szCs w:val="24"/>
            <w:rPrChange w:id="2830" w:author="Claus" w:date="2018-12-18T11:52:00Z">
              <w:rPr>
                <w:rFonts w:ascii="Courier New" w:eastAsiaTheme="majorEastAsia" w:hAnsi="Courier New" w:cs="Courier New"/>
                <w:b/>
                <w:bCs/>
                <w:color w:val="737373"/>
                <w:sz w:val="24"/>
                <w:szCs w:val="24"/>
              </w:rPr>
            </w:rPrChange>
          </w:rPr>
          <w:t>// hvis skur dimensioner er angivet, oprettes det nu.</w:t>
        </w:r>
        <w:r w:rsidRPr="00B37393">
          <w:rPr>
            <w:rFonts w:ascii="Courier New" w:hAnsi="Courier New" w:cs="Courier New"/>
            <w:color w:val="737373"/>
            <w:sz w:val="18"/>
            <w:szCs w:val="24"/>
            <w:rPrChange w:id="2831" w:author="Claus" w:date="2018-12-18T11:52: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rPrChange w:id="2832" w:author="Claus" w:date="2018-12-18T11:52: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lang w:val="en-US"/>
            <w:rPrChange w:id="2833" w:author="Claus" w:date="2018-12-17T17:34:00Z">
              <w:rPr>
                <w:rFonts w:ascii="Courier New" w:eastAsiaTheme="majorEastAsia" w:hAnsi="Courier New" w:cs="Courier New"/>
                <w:b/>
                <w:bCs/>
                <w:color w:val="000099"/>
                <w:sz w:val="24"/>
                <w:szCs w:val="24"/>
              </w:rPr>
            </w:rPrChange>
          </w:rPr>
          <w:t>if</w:t>
        </w:r>
        <w:r w:rsidRPr="00B37393">
          <w:rPr>
            <w:rFonts w:ascii="Courier New" w:hAnsi="Courier New" w:cs="Courier New"/>
            <w:sz w:val="18"/>
            <w:szCs w:val="24"/>
            <w:lang w:val="en-US"/>
            <w:rPrChange w:id="2834" w:author="Claus" w:date="2018-12-17T17:34:00Z">
              <w:rPr>
                <w:rFonts w:ascii="Courier New" w:eastAsiaTheme="majorEastAsia" w:hAnsi="Courier New" w:cs="Courier New"/>
                <w:b/>
                <w:bCs/>
                <w:color w:val="365F91" w:themeColor="accent1" w:themeShade="BF"/>
                <w:sz w:val="24"/>
                <w:szCs w:val="24"/>
              </w:rPr>
            </w:rPrChange>
          </w:rPr>
          <w:t xml:space="preserve"> (shedLength &gt; </w:t>
        </w:r>
        <w:r w:rsidRPr="00B37393">
          <w:rPr>
            <w:rFonts w:ascii="Courier New" w:hAnsi="Courier New" w:cs="Courier New"/>
            <w:color w:val="780000"/>
            <w:sz w:val="18"/>
            <w:szCs w:val="24"/>
            <w:lang w:val="en-US"/>
            <w:rPrChange w:id="2835" w:author="Claus" w:date="2018-12-17T17:34:00Z">
              <w:rPr>
                <w:rFonts w:ascii="Courier New" w:eastAsiaTheme="majorEastAsia" w:hAnsi="Courier New" w:cs="Courier New"/>
                <w:b/>
                <w:bCs/>
                <w:color w:val="780000"/>
                <w:sz w:val="24"/>
                <w:szCs w:val="24"/>
              </w:rPr>
            </w:rPrChange>
          </w:rPr>
          <w:t>0</w:t>
        </w:r>
        <w:r w:rsidRPr="00B37393">
          <w:rPr>
            <w:rFonts w:ascii="Courier New" w:hAnsi="Courier New" w:cs="Courier New"/>
            <w:sz w:val="18"/>
            <w:szCs w:val="24"/>
            <w:lang w:val="en-US"/>
            <w:rPrChange w:id="2836" w:author="Claus" w:date="2018-12-17T17:34:00Z">
              <w:rPr>
                <w:rFonts w:ascii="Courier New" w:eastAsiaTheme="majorEastAsia" w:hAnsi="Courier New" w:cs="Courier New"/>
                <w:b/>
                <w:bCs/>
                <w:color w:val="365F91" w:themeColor="accent1" w:themeShade="BF"/>
                <w:sz w:val="24"/>
                <w:szCs w:val="24"/>
              </w:rPr>
            </w:rPrChange>
          </w:rPr>
          <w:t xml:space="preserve"> &amp;&amp; shedWidth &gt; </w:t>
        </w:r>
        <w:r w:rsidRPr="00B37393">
          <w:rPr>
            <w:rFonts w:ascii="Courier New" w:hAnsi="Courier New" w:cs="Courier New"/>
            <w:color w:val="780000"/>
            <w:sz w:val="18"/>
            <w:szCs w:val="24"/>
            <w:lang w:val="en-US"/>
            <w:rPrChange w:id="2837" w:author="Claus" w:date="2018-12-17T17:34:00Z">
              <w:rPr>
                <w:rFonts w:ascii="Courier New" w:eastAsiaTheme="majorEastAsia" w:hAnsi="Courier New" w:cs="Courier New"/>
                <w:b/>
                <w:bCs/>
                <w:color w:val="780000"/>
                <w:sz w:val="24"/>
                <w:szCs w:val="24"/>
              </w:rPr>
            </w:rPrChange>
          </w:rPr>
          <w:t>0</w:t>
        </w:r>
        <w:r w:rsidRPr="00B37393">
          <w:rPr>
            <w:rFonts w:ascii="Courier New" w:hAnsi="Courier New" w:cs="Courier New"/>
            <w:sz w:val="18"/>
            <w:szCs w:val="24"/>
            <w:lang w:val="en-US"/>
            <w:rPrChange w:id="2838" w:author="Claus" w:date="2018-12-17T17:34: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lang w:val="en-US"/>
            <w:rPrChange w:id="2839" w:author="Claus" w:date="2018-12-17T17:34:00Z">
              <w:rPr>
                <w:rFonts w:ascii="Courier New" w:eastAsiaTheme="majorEastAsia" w:hAnsi="Courier New" w:cs="Courier New"/>
                <w:b/>
                <w:bCs/>
                <w:color w:val="365F91" w:themeColor="accent1" w:themeShade="BF"/>
                <w:sz w:val="24"/>
                <w:szCs w:val="24"/>
              </w:rPr>
            </w:rPrChange>
          </w:rPr>
          <w:br/>
          <w:t xml:space="preserve">        createShed(carportRequestId, shedLength, shedWidth);</w:t>
        </w:r>
        <w:r w:rsidRPr="00B37393">
          <w:rPr>
            <w:rFonts w:ascii="Courier New" w:hAnsi="Courier New" w:cs="Courier New"/>
            <w:sz w:val="18"/>
            <w:szCs w:val="24"/>
            <w:lang w:val="en-US"/>
            <w:rPrChange w:id="2840" w:author="Claus" w:date="2018-12-17T17:34:00Z">
              <w:rPr>
                <w:rFonts w:ascii="Courier New" w:eastAsiaTheme="majorEastAsia" w:hAnsi="Courier New" w:cs="Courier New"/>
                <w:b/>
                <w:bCs/>
                <w:color w:val="365F91" w:themeColor="accent1" w:themeShade="BF"/>
                <w:sz w:val="24"/>
                <w:szCs w:val="24"/>
              </w:rPr>
            </w:rPrChange>
          </w:rPr>
          <w:br/>
        </w:r>
        <w:r w:rsidRPr="00B37393">
          <w:rPr>
            <w:rFonts w:ascii="Courier New" w:hAnsi="Courier New" w:cs="Courier New"/>
            <w:sz w:val="18"/>
            <w:szCs w:val="24"/>
            <w:lang w:val="en-US"/>
            <w:rPrChange w:id="2841" w:author="Claus" w:date="2018-12-17T17:34:00Z">
              <w:rPr>
                <w:rFonts w:ascii="Courier New" w:eastAsiaTheme="majorEastAsia" w:hAnsi="Courier New" w:cs="Courier New"/>
                <w:b/>
                <w:bCs/>
                <w:color w:val="365F91" w:themeColor="accent1" w:themeShade="BF"/>
                <w:sz w:val="24"/>
                <w:szCs w:val="24"/>
              </w:rPr>
            </w:rPrChange>
          </w:rPr>
          <w:br/>
          <w:t xml:space="preserve">    connection.commit();</w:t>
        </w:r>
        <w:r w:rsidRPr="00B37393">
          <w:rPr>
            <w:rFonts w:ascii="Courier New" w:hAnsi="Courier New" w:cs="Courier New"/>
            <w:sz w:val="24"/>
            <w:szCs w:val="24"/>
            <w:lang w:val="en-US"/>
            <w:rPrChange w:id="2842" w:author="Claus" w:date="2018-12-17T17:34:00Z">
              <w:rPr>
                <w:rFonts w:ascii="Courier New" w:eastAsiaTheme="majorEastAsia" w:hAnsi="Courier New" w:cs="Courier New"/>
                <w:b/>
                <w:bCs/>
                <w:color w:val="365F91" w:themeColor="accent1" w:themeShade="BF"/>
                <w:sz w:val="24"/>
                <w:szCs w:val="24"/>
              </w:rPr>
            </w:rPrChange>
          </w:rPr>
          <w:br/>
        </w:r>
        <w:r w:rsidRPr="00B37393">
          <w:rPr>
            <w:rFonts w:ascii="Courier New" w:hAnsi="Courier New" w:cs="Courier New"/>
            <w:sz w:val="18"/>
            <w:szCs w:val="24"/>
            <w:lang w:val="en-US"/>
            <w:rPrChange w:id="2843" w:author="Claus" w:date="2018-12-17T17:36:00Z">
              <w:rPr>
                <w:rFonts w:ascii="Courier New" w:eastAsiaTheme="majorEastAsia" w:hAnsi="Courier New" w:cs="Courier New"/>
                <w:b/>
                <w:bCs/>
                <w:color w:val="365F91" w:themeColor="accent1" w:themeShade="BF"/>
                <w:sz w:val="24"/>
                <w:szCs w:val="24"/>
              </w:rPr>
            </w:rPrChange>
          </w:rPr>
          <w:t xml:space="preserve">   </w:t>
        </w:r>
      </w:ins>
      <w:ins w:id="2844" w:author="Claus" w:date="2018-12-17T17:36:00Z">
        <w:r w:rsidR="00FA1632">
          <w:rPr>
            <w:rFonts w:ascii="Courier New" w:hAnsi="Courier New" w:cs="Courier New"/>
            <w:sz w:val="18"/>
            <w:szCs w:val="24"/>
            <w:lang w:val="en-US"/>
          </w:rPr>
          <w:t xml:space="preserve"> </w:t>
        </w:r>
      </w:ins>
      <w:ins w:id="2845" w:author="Claus" w:date="2018-12-17T16:26:00Z">
        <w:r w:rsidRPr="00B37393">
          <w:rPr>
            <w:rFonts w:ascii="Courier New" w:hAnsi="Courier New" w:cs="Courier New"/>
            <w:color w:val="737373"/>
            <w:sz w:val="18"/>
            <w:szCs w:val="24"/>
            <w:lang w:val="en-US"/>
            <w:rPrChange w:id="2846" w:author="Claus" w:date="2018-12-17T17:36:00Z">
              <w:rPr>
                <w:rFonts w:ascii="Courier New" w:eastAsiaTheme="majorEastAsia" w:hAnsi="Courier New" w:cs="Courier New"/>
                <w:b/>
                <w:bCs/>
                <w:color w:val="737373"/>
                <w:sz w:val="24"/>
                <w:szCs w:val="24"/>
              </w:rPr>
            </w:rPrChange>
          </w:rPr>
          <w:t>// Reset autocommit på forbindelsen.</w:t>
        </w:r>
        <w:r w:rsidRPr="00B37393">
          <w:rPr>
            <w:rFonts w:ascii="Courier New" w:hAnsi="Courier New" w:cs="Courier New"/>
            <w:color w:val="737373"/>
            <w:sz w:val="18"/>
            <w:szCs w:val="24"/>
            <w:lang w:val="en-US"/>
            <w:rPrChange w:id="2847" w:author="Claus" w:date="2018-12-17T17:36: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lang w:val="en-US"/>
            <w:rPrChange w:id="2848" w:author="Claus" w:date="2018-12-17T17:36: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sz w:val="18"/>
            <w:szCs w:val="24"/>
            <w:lang w:val="en-US"/>
            <w:rPrChange w:id="2849" w:author="Claus" w:date="2018-12-18T11:52:00Z">
              <w:rPr>
                <w:rFonts w:ascii="Courier New" w:eastAsiaTheme="majorEastAsia" w:hAnsi="Courier New" w:cs="Courier New"/>
                <w:b/>
                <w:bCs/>
                <w:color w:val="365F91" w:themeColor="accent1" w:themeShade="BF"/>
                <w:sz w:val="24"/>
                <w:szCs w:val="24"/>
              </w:rPr>
            </w:rPrChange>
          </w:rPr>
          <w:t>connection.setAutoCommit(</w:t>
        </w:r>
        <w:r w:rsidRPr="00B37393">
          <w:rPr>
            <w:rFonts w:ascii="Courier New" w:hAnsi="Courier New" w:cs="Courier New"/>
            <w:color w:val="000099"/>
            <w:sz w:val="18"/>
            <w:szCs w:val="24"/>
            <w:lang w:val="en-US"/>
            <w:rPrChange w:id="2850" w:author="Claus" w:date="2018-12-18T11:52:00Z">
              <w:rPr>
                <w:rFonts w:ascii="Courier New" w:eastAsiaTheme="majorEastAsia" w:hAnsi="Courier New" w:cs="Courier New"/>
                <w:b/>
                <w:bCs/>
                <w:color w:val="000099"/>
                <w:sz w:val="24"/>
                <w:szCs w:val="24"/>
              </w:rPr>
            </w:rPrChange>
          </w:rPr>
          <w:t>true</w:t>
        </w:r>
        <w:r w:rsidRPr="00B37393">
          <w:rPr>
            <w:rFonts w:ascii="Courier New" w:hAnsi="Courier New" w:cs="Courier New"/>
            <w:sz w:val="18"/>
            <w:szCs w:val="24"/>
            <w:lang w:val="en-US"/>
            <w:rPrChange w:id="2851" w:author="Claus" w:date="2018-12-18T11:52: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lang w:val="en-US"/>
            <w:rPrChange w:id="2852" w:author="Claus" w:date="2018-12-18T11:5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2853" w:author="Claus" w:date="2018-12-18T11:52: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2854" w:author="Claus" w:date="2018-12-18T11:52:00Z">
              <w:rPr>
                <w:rFonts w:ascii="Courier New" w:eastAsiaTheme="majorEastAsia" w:hAnsi="Courier New" w:cs="Courier New"/>
                <w:b/>
                <w:bCs/>
                <w:color w:val="000099"/>
                <w:sz w:val="24"/>
                <w:szCs w:val="24"/>
              </w:rPr>
            </w:rPrChange>
          </w:rPr>
          <w:t>return</w:t>
        </w:r>
        <w:r w:rsidRPr="00B37393">
          <w:rPr>
            <w:rFonts w:ascii="Courier New" w:hAnsi="Courier New" w:cs="Courier New"/>
            <w:sz w:val="18"/>
            <w:szCs w:val="24"/>
            <w:lang w:val="en-US"/>
            <w:rPrChange w:id="2855" w:author="Claus" w:date="2018-12-18T11:52: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lang w:val="en-US"/>
            <w:rPrChange w:id="2856" w:author="Claus" w:date="2018-12-18T11:52:00Z">
              <w:rPr>
                <w:rFonts w:ascii="Courier New" w:eastAsiaTheme="majorEastAsia" w:hAnsi="Courier New" w:cs="Courier New"/>
                <w:b/>
                <w:bCs/>
                <w:color w:val="000099"/>
                <w:sz w:val="24"/>
                <w:szCs w:val="24"/>
              </w:rPr>
            </w:rPrChange>
          </w:rPr>
          <w:t>true</w:t>
        </w:r>
        <w:r w:rsidRPr="00B37393">
          <w:rPr>
            <w:rFonts w:ascii="Courier New" w:hAnsi="Courier New" w:cs="Courier New"/>
            <w:sz w:val="18"/>
            <w:szCs w:val="24"/>
            <w:lang w:val="en-US"/>
            <w:rPrChange w:id="2857" w:author="Claus" w:date="2018-12-18T11:52: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lang w:val="en-US"/>
            <w:rPrChange w:id="2858" w:author="Claus" w:date="2018-12-18T11:52:00Z">
              <w:rPr>
                <w:rFonts w:ascii="Courier New" w:eastAsiaTheme="majorEastAsia" w:hAnsi="Courier New" w:cs="Courier New"/>
                <w:b/>
                <w:bCs/>
                <w:color w:val="365F91" w:themeColor="accent1" w:themeShade="BF"/>
                <w:sz w:val="24"/>
                <w:szCs w:val="24"/>
              </w:rPr>
            </w:rPrChange>
          </w:rPr>
          <w:br/>
          <w:t xml:space="preserve">} </w:t>
        </w:r>
      </w:ins>
    </w:p>
    <w:p w:rsidR="00625AD4" w:rsidRDefault="00B37393">
      <w:pPr>
        <w:autoSpaceDE w:val="0"/>
        <w:autoSpaceDN w:val="0"/>
        <w:adjustRightInd w:val="0"/>
        <w:spacing w:after="0" w:line="240" w:lineRule="auto"/>
        <w:rPr>
          <w:ins w:id="2859" w:author="Claus" w:date="2018-12-17T18:23:00Z"/>
          <w:rFonts w:ascii="Courier New" w:hAnsi="Courier New" w:cs="Courier New"/>
          <w:sz w:val="18"/>
          <w:szCs w:val="24"/>
          <w:lang w:val="en-US"/>
          <w:rPrChange w:id="2860" w:author="Claus" w:date="2018-12-17T18:23:00Z">
            <w:rPr>
              <w:ins w:id="2861" w:author="Claus" w:date="2018-12-17T18:23:00Z"/>
              <w:rFonts w:ascii="Courier New" w:hAnsi="Courier New" w:cs="Courier New"/>
              <w:sz w:val="18"/>
              <w:szCs w:val="24"/>
            </w:rPr>
          </w:rPrChange>
        </w:rPr>
      </w:pPr>
      <w:ins w:id="2862" w:author="Claus" w:date="2018-12-17T17:40:00Z">
        <w:r w:rsidRPr="00B37393">
          <w:rPr>
            <w:rFonts w:ascii="Courier New" w:hAnsi="Courier New" w:cs="Courier New"/>
            <w:color w:val="000099"/>
            <w:sz w:val="18"/>
            <w:szCs w:val="24"/>
            <w:lang w:val="en-US"/>
            <w:rPrChange w:id="2863" w:author="Claus" w:date="2018-12-17T18:23:00Z">
              <w:rPr>
                <w:rFonts w:ascii="Courier New" w:eastAsiaTheme="majorEastAsia" w:hAnsi="Courier New" w:cs="Courier New"/>
                <w:b/>
                <w:bCs/>
                <w:color w:val="000099"/>
                <w:sz w:val="24"/>
                <w:szCs w:val="24"/>
              </w:rPr>
            </w:rPrChange>
          </w:rPr>
          <w:t>catch</w:t>
        </w:r>
        <w:r w:rsidRPr="00B37393">
          <w:rPr>
            <w:rFonts w:ascii="Courier New" w:hAnsi="Courier New" w:cs="Courier New"/>
            <w:sz w:val="18"/>
            <w:szCs w:val="24"/>
            <w:lang w:val="en-US"/>
            <w:rPrChange w:id="2864" w:author="Claus" w:date="2018-12-17T18:23:00Z">
              <w:rPr>
                <w:rFonts w:ascii="Courier New" w:eastAsiaTheme="majorEastAsia" w:hAnsi="Courier New" w:cs="Courier New"/>
                <w:b/>
                <w:bCs/>
                <w:color w:val="365F91" w:themeColor="accent1" w:themeShade="BF"/>
                <w:sz w:val="24"/>
                <w:szCs w:val="24"/>
              </w:rPr>
            </w:rPrChange>
          </w:rPr>
          <w:t>(SQLException s)</w:t>
        </w:r>
        <w:r w:rsidRPr="00B37393">
          <w:rPr>
            <w:rFonts w:ascii="Courier New" w:hAnsi="Courier New" w:cs="Courier New"/>
            <w:sz w:val="18"/>
            <w:szCs w:val="24"/>
            <w:lang w:val="en-US"/>
            <w:rPrChange w:id="2865" w:author="Claus" w:date="2018-12-17T18:23:00Z">
              <w:rPr>
                <w:rFonts w:ascii="Courier New" w:eastAsiaTheme="majorEastAsia" w:hAnsi="Courier New" w:cs="Courier New"/>
                <w:b/>
                <w:bCs/>
                <w:color w:val="365F91" w:themeColor="accent1" w:themeShade="BF"/>
                <w:sz w:val="24"/>
                <w:szCs w:val="24"/>
              </w:rPr>
            </w:rPrChange>
          </w:rPr>
          <w:br/>
          <w:t>{</w:t>
        </w:r>
        <w:r w:rsidRPr="00B37393">
          <w:rPr>
            <w:rFonts w:ascii="Courier New" w:hAnsi="Courier New" w:cs="Courier New"/>
            <w:sz w:val="18"/>
            <w:szCs w:val="24"/>
            <w:lang w:val="en-US"/>
            <w:rPrChange w:id="2866" w:author="Claus" w:date="2018-12-17T18:23: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2867" w:author="Claus" w:date="2018-12-17T18:23:00Z">
              <w:rPr>
                <w:rFonts w:ascii="Courier New" w:eastAsiaTheme="majorEastAsia" w:hAnsi="Courier New" w:cs="Courier New"/>
                <w:b/>
                <w:bCs/>
                <w:color w:val="000099"/>
                <w:sz w:val="24"/>
                <w:szCs w:val="24"/>
              </w:rPr>
            </w:rPrChange>
          </w:rPr>
          <w:t>try</w:t>
        </w:r>
        <w:r w:rsidRPr="00B37393">
          <w:rPr>
            <w:rFonts w:ascii="Courier New" w:hAnsi="Courier New" w:cs="Courier New"/>
            <w:sz w:val="18"/>
            <w:szCs w:val="24"/>
            <w:lang w:val="en-US"/>
            <w:rPrChange w:id="2868" w:author="Claus" w:date="2018-12-17T18:23: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2869" w:author="Claus" w:date="2018-12-17T18:23:00Z">
              <w:rPr>
                <w:rFonts w:ascii="Courier New" w:eastAsiaTheme="majorEastAsia" w:hAnsi="Courier New" w:cs="Courier New"/>
                <w:b/>
                <w:bCs/>
                <w:color w:val="365F91" w:themeColor="accent1" w:themeShade="BF"/>
                <w:sz w:val="24"/>
                <w:szCs w:val="24"/>
              </w:rPr>
            </w:rPrChange>
          </w:rPr>
          <w:br/>
          <w:t xml:space="preserve">        connection.rollback();</w:t>
        </w:r>
        <w:r w:rsidRPr="00B37393">
          <w:rPr>
            <w:rFonts w:ascii="Courier New" w:hAnsi="Courier New" w:cs="Courier New"/>
            <w:sz w:val="18"/>
            <w:szCs w:val="24"/>
            <w:lang w:val="en-US"/>
            <w:rPrChange w:id="2870" w:author="Claus" w:date="2018-12-17T18:23: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2871" w:author="Claus" w:date="2018-12-17T18:23: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2872" w:author="Claus" w:date="2018-12-17T18:23:00Z">
              <w:rPr>
                <w:rFonts w:ascii="Courier New" w:eastAsiaTheme="majorEastAsia" w:hAnsi="Courier New" w:cs="Courier New"/>
                <w:b/>
                <w:bCs/>
                <w:color w:val="000099"/>
                <w:sz w:val="24"/>
                <w:szCs w:val="24"/>
              </w:rPr>
            </w:rPrChange>
          </w:rPr>
          <w:t>catch</w:t>
        </w:r>
        <w:r w:rsidRPr="00B37393">
          <w:rPr>
            <w:rFonts w:ascii="Courier New" w:hAnsi="Courier New" w:cs="Courier New"/>
            <w:sz w:val="18"/>
            <w:szCs w:val="24"/>
            <w:lang w:val="en-US"/>
            <w:rPrChange w:id="2873" w:author="Claus" w:date="2018-12-17T18:23:00Z">
              <w:rPr>
                <w:rFonts w:ascii="Courier New" w:eastAsiaTheme="majorEastAsia" w:hAnsi="Courier New" w:cs="Courier New"/>
                <w:b/>
                <w:bCs/>
                <w:color w:val="365F91" w:themeColor="accent1" w:themeShade="BF"/>
                <w:sz w:val="24"/>
                <w:szCs w:val="24"/>
              </w:rPr>
            </w:rPrChange>
          </w:rPr>
          <w:t>(SQLException se)</w:t>
        </w:r>
        <w:r w:rsidRPr="00B37393">
          <w:rPr>
            <w:rFonts w:ascii="Courier New" w:hAnsi="Courier New" w:cs="Courier New"/>
            <w:sz w:val="18"/>
            <w:szCs w:val="24"/>
            <w:lang w:val="en-US"/>
            <w:rPrChange w:id="2874" w:author="Claus" w:date="2018-12-17T18:23:00Z">
              <w:rPr>
                <w:rFonts w:ascii="Courier New" w:eastAsiaTheme="majorEastAsia" w:hAnsi="Courier New" w:cs="Courier New"/>
                <w:b/>
                <w:bCs/>
                <w:color w:val="365F91" w:themeColor="accent1" w:themeShade="BF"/>
                <w:sz w:val="24"/>
                <w:szCs w:val="24"/>
              </w:rPr>
            </w:rPrChange>
          </w:rPr>
          <w:br/>
          <w:t xml:space="preserve">    {</w:t>
        </w:r>
      </w:ins>
    </w:p>
    <w:p w:rsidR="00832B0C" w:rsidRDefault="00F05B50" w:rsidP="00577A46">
      <w:pPr>
        <w:autoSpaceDE w:val="0"/>
        <w:autoSpaceDN w:val="0"/>
        <w:adjustRightInd w:val="0"/>
        <w:spacing w:after="0" w:line="240" w:lineRule="auto"/>
        <w:rPr>
          <w:ins w:id="2875" w:author="Claus" w:date="2018-12-17T17:41:00Z"/>
          <w:rFonts w:ascii="Courier New" w:hAnsi="Courier New" w:cs="Courier New"/>
          <w:sz w:val="18"/>
          <w:szCs w:val="24"/>
        </w:rPr>
      </w:pPr>
      <w:ins w:id="2876" w:author="Claus" w:date="2018-12-17T18:23:00Z">
        <w:r w:rsidRPr="00825774">
          <w:rPr>
            <w:rFonts w:ascii="Courier New" w:hAnsi="Courier New" w:cs="Courier New"/>
            <w:sz w:val="18"/>
            <w:szCs w:val="24"/>
            <w:lang w:val="en-US"/>
          </w:rPr>
          <w:t xml:space="preserve">        </w:t>
        </w:r>
      </w:ins>
      <w:ins w:id="2877" w:author="Claus" w:date="2018-12-17T18:22:00Z">
        <w:r w:rsidR="00B37393" w:rsidRPr="00B37393">
          <w:rPr>
            <w:rFonts w:ascii="Courier New" w:hAnsi="Courier New" w:cs="Courier New"/>
            <w:color w:val="737373"/>
            <w:sz w:val="18"/>
            <w:szCs w:val="24"/>
            <w:rPrChange w:id="2878" w:author="Claus" w:date="2018-12-17T18:23:00Z">
              <w:rPr>
                <w:rFonts w:ascii="Courier New" w:eastAsiaTheme="majorEastAsia" w:hAnsi="Courier New" w:cs="Courier New"/>
                <w:b/>
                <w:bCs/>
                <w:color w:val="737373"/>
                <w:sz w:val="24"/>
                <w:szCs w:val="24"/>
              </w:rPr>
            </w:rPrChange>
          </w:rPr>
          <w:t>// rollback failed, lad os lukke forbindelsen.</w:t>
        </w:r>
        <w:r w:rsidR="00B37393" w:rsidRPr="00B37393">
          <w:rPr>
            <w:rFonts w:ascii="Courier New" w:hAnsi="Courier New" w:cs="Courier New"/>
            <w:color w:val="737373"/>
            <w:sz w:val="18"/>
            <w:szCs w:val="24"/>
            <w:rPrChange w:id="2879" w:author="Claus" w:date="2018-12-17T18:23:00Z">
              <w:rPr>
                <w:rFonts w:ascii="Courier New" w:eastAsiaTheme="majorEastAsia" w:hAnsi="Courier New" w:cs="Courier New"/>
                <w:b/>
                <w:bCs/>
                <w:color w:val="737373"/>
                <w:sz w:val="24"/>
                <w:szCs w:val="24"/>
              </w:rPr>
            </w:rPrChange>
          </w:rPr>
          <w:br/>
        </w:r>
        <w:r w:rsidR="00B37393" w:rsidRPr="00B37393">
          <w:rPr>
            <w:rFonts w:ascii="Courier New" w:hAnsi="Courier New" w:cs="Courier New"/>
            <w:sz w:val="18"/>
            <w:szCs w:val="24"/>
            <w:rPrChange w:id="2880" w:author="Claus" w:date="2018-12-17T18:23:00Z">
              <w:rPr>
                <w:rFonts w:ascii="Courier New" w:eastAsiaTheme="majorEastAsia" w:hAnsi="Courier New" w:cs="Courier New"/>
                <w:b/>
                <w:bCs/>
                <w:color w:val="365F91" w:themeColor="accent1" w:themeShade="BF"/>
                <w:sz w:val="24"/>
                <w:szCs w:val="24"/>
              </w:rPr>
            </w:rPrChange>
          </w:rPr>
          <w:t xml:space="preserve">        DbConnector.closeConnection(); </w:t>
        </w:r>
      </w:ins>
      <w:ins w:id="2881" w:author="Claus" w:date="2018-12-17T17:40:00Z">
        <w:r w:rsidR="00B37393" w:rsidRPr="00B37393">
          <w:rPr>
            <w:rFonts w:ascii="Courier New" w:hAnsi="Courier New" w:cs="Courier New"/>
            <w:sz w:val="18"/>
            <w:szCs w:val="24"/>
            <w:rPrChange w:id="2882" w:author="Claus" w:date="2018-12-17T18:23: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color w:val="000099"/>
            <w:sz w:val="18"/>
            <w:szCs w:val="24"/>
            <w:rPrChange w:id="2883" w:author="Claus" w:date="2018-12-17T17:40:00Z">
              <w:rPr>
                <w:rFonts w:ascii="Courier New" w:eastAsiaTheme="majorEastAsia" w:hAnsi="Courier New" w:cs="Courier New"/>
                <w:b/>
                <w:bCs/>
                <w:color w:val="000099"/>
                <w:sz w:val="24"/>
                <w:szCs w:val="24"/>
              </w:rPr>
            </w:rPrChange>
          </w:rPr>
          <w:t>throw</w:t>
        </w:r>
        <w:r w:rsidR="00B37393" w:rsidRPr="00B37393">
          <w:rPr>
            <w:rFonts w:ascii="Courier New" w:hAnsi="Courier New" w:cs="Courier New"/>
            <w:sz w:val="18"/>
            <w:szCs w:val="24"/>
            <w:rPrChange w:id="2884" w:author="Claus" w:date="2018-12-17T17:40:00Z">
              <w:rPr>
                <w:rFonts w:ascii="Courier New" w:eastAsiaTheme="majorEastAsia" w:hAnsi="Courier New" w:cs="Courier New"/>
                <w:b/>
                <w:bCs/>
                <w:color w:val="365F91" w:themeColor="accent1" w:themeShade="BF"/>
                <w:sz w:val="24"/>
                <w:szCs w:val="24"/>
              </w:rPr>
            </w:rPrChange>
          </w:rPr>
          <w:t xml:space="preserve"> </w:t>
        </w:r>
        <w:r w:rsidR="00B37393" w:rsidRPr="00B37393">
          <w:rPr>
            <w:rFonts w:ascii="Courier New" w:hAnsi="Courier New" w:cs="Courier New"/>
            <w:color w:val="000099"/>
            <w:sz w:val="18"/>
            <w:szCs w:val="24"/>
            <w:rPrChange w:id="2885" w:author="Claus" w:date="2018-12-17T17:40:00Z">
              <w:rPr>
                <w:rFonts w:ascii="Courier New" w:eastAsiaTheme="majorEastAsia" w:hAnsi="Courier New" w:cs="Courier New"/>
                <w:b/>
                <w:bCs/>
                <w:color w:val="000099"/>
                <w:sz w:val="24"/>
                <w:szCs w:val="24"/>
              </w:rPr>
            </w:rPrChange>
          </w:rPr>
          <w:t>new</w:t>
        </w:r>
        <w:r w:rsidR="00B37393" w:rsidRPr="00B37393">
          <w:rPr>
            <w:rFonts w:ascii="Courier New" w:hAnsi="Courier New" w:cs="Courier New"/>
            <w:sz w:val="18"/>
            <w:szCs w:val="24"/>
            <w:rPrChange w:id="2886"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B37393" w:rsidRPr="00B37393">
          <w:rPr>
            <w:rFonts w:ascii="Courier New" w:hAnsi="Courier New" w:cs="Courier New"/>
            <w:color w:val="99006B"/>
            <w:sz w:val="18"/>
            <w:szCs w:val="24"/>
            <w:rPrChange w:id="2887"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se.getMessage(), se);</w:t>
        </w:r>
        <w:r>
          <w:rPr>
            <w:rFonts w:ascii="Courier New" w:hAnsi="Courier New" w:cs="Courier New"/>
            <w:sz w:val="18"/>
            <w:szCs w:val="24"/>
          </w:rPr>
          <w:br/>
          <w:t xml:space="preserve">    </w:t>
        </w:r>
        <w:r w:rsidR="00B37393" w:rsidRPr="00B37393">
          <w:rPr>
            <w:rFonts w:ascii="Courier New" w:hAnsi="Courier New" w:cs="Courier New"/>
            <w:sz w:val="18"/>
            <w:szCs w:val="24"/>
            <w:rPrChange w:id="2888" w:author="Claus" w:date="2018-12-17T17:40:00Z">
              <w:rPr>
                <w:rFonts w:ascii="Courier New" w:eastAsiaTheme="majorEastAsia" w:hAnsi="Courier New" w:cs="Courier New"/>
                <w:b/>
                <w:bCs/>
                <w:color w:val="365F91" w:themeColor="accent1" w:themeShade="BF"/>
                <w:sz w:val="24"/>
                <w:szCs w:val="24"/>
              </w:rPr>
            </w:rPrChange>
          </w:rPr>
          <w:t>}</w:t>
        </w:r>
        <w:r w:rsidR="00B37393" w:rsidRPr="00B37393">
          <w:rPr>
            <w:rFonts w:ascii="Courier New" w:hAnsi="Courier New" w:cs="Courier New"/>
            <w:sz w:val="18"/>
            <w:szCs w:val="24"/>
            <w:rPrChange w:id="2889" w:author="Claus" w:date="2018-12-17T17:40: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sz w:val="18"/>
            <w:szCs w:val="24"/>
            <w:rPrChange w:id="2890" w:author="Claus" w:date="2018-12-17T17:40: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color w:val="000099"/>
            <w:sz w:val="18"/>
            <w:szCs w:val="24"/>
            <w:rPrChange w:id="2891" w:author="Claus" w:date="2018-12-17T17:40:00Z">
              <w:rPr>
                <w:rFonts w:ascii="Courier New" w:eastAsiaTheme="majorEastAsia" w:hAnsi="Courier New" w:cs="Courier New"/>
                <w:b/>
                <w:bCs/>
                <w:color w:val="000099"/>
                <w:sz w:val="24"/>
                <w:szCs w:val="24"/>
              </w:rPr>
            </w:rPrChange>
          </w:rPr>
          <w:t>throw</w:t>
        </w:r>
        <w:r w:rsidR="00B37393" w:rsidRPr="00B37393">
          <w:rPr>
            <w:rFonts w:ascii="Courier New" w:hAnsi="Courier New" w:cs="Courier New"/>
            <w:sz w:val="18"/>
            <w:szCs w:val="24"/>
            <w:rPrChange w:id="2892" w:author="Claus" w:date="2018-12-17T17:40:00Z">
              <w:rPr>
                <w:rFonts w:ascii="Courier New" w:eastAsiaTheme="majorEastAsia" w:hAnsi="Courier New" w:cs="Courier New"/>
                <w:b/>
                <w:bCs/>
                <w:color w:val="365F91" w:themeColor="accent1" w:themeShade="BF"/>
                <w:sz w:val="24"/>
                <w:szCs w:val="24"/>
              </w:rPr>
            </w:rPrChange>
          </w:rPr>
          <w:t xml:space="preserve"> </w:t>
        </w:r>
        <w:r w:rsidR="00B37393" w:rsidRPr="00B37393">
          <w:rPr>
            <w:rFonts w:ascii="Courier New" w:hAnsi="Courier New" w:cs="Courier New"/>
            <w:color w:val="000099"/>
            <w:sz w:val="18"/>
            <w:szCs w:val="24"/>
            <w:rPrChange w:id="2893" w:author="Claus" w:date="2018-12-17T17:40:00Z">
              <w:rPr>
                <w:rFonts w:ascii="Courier New" w:eastAsiaTheme="majorEastAsia" w:hAnsi="Courier New" w:cs="Courier New"/>
                <w:b/>
                <w:bCs/>
                <w:color w:val="000099"/>
                <w:sz w:val="24"/>
                <w:szCs w:val="24"/>
              </w:rPr>
            </w:rPrChange>
          </w:rPr>
          <w:t>new</w:t>
        </w:r>
        <w:r w:rsidR="00B37393" w:rsidRPr="00B37393">
          <w:rPr>
            <w:rFonts w:ascii="Courier New" w:hAnsi="Courier New" w:cs="Courier New"/>
            <w:sz w:val="18"/>
            <w:szCs w:val="24"/>
            <w:rPrChange w:id="2894"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B37393" w:rsidRPr="00B37393">
          <w:rPr>
            <w:rFonts w:ascii="Courier New" w:hAnsi="Courier New" w:cs="Courier New"/>
            <w:color w:val="99006B"/>
            <w:sz w:val="18"/>
            <w:szCs w:val="24"/>
            <w:rPrChange w:id="2895"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s.getMessage(), s);</w:t>
        </w:r>
        <w:r>
          <w:rPr>
            <w:rFonts w:ascii="Courier New" w:hAnsi="Courier New" w:cs="Courier New"/>
            <w:sz w:val="18"/>
            <w:szCs w:val="24"/>
          </w:rPr>
          <w:br/>
        </w:r>
        <w:r w:rsidR="00B37393" w:rsidRPr="00B37393">
          <w:rPr>
            <w:rFonts w:ascii="Courier New" w:hAnsi="Courier New" w:cs="Courier New"/>
            <w:sz w:val="18"/>
            <w:szCs w:val="24"/>
            <w:rPrChange w:id="2896" w:author="Claus" w:date="2018-12-17T17:40:00Z">
              <w:rPr>
                <w:rFonts w:ascii="Courier New" w:eastAsiaTheme="majorEastAsia" w:hAnsi="Courier New" w:cs="Courier New"/>
                <w:b/>
                <w:bCs/>
                <w:color w:val="365F91" w:themeColor="accent1" w:themeShade="BF"/>
                <w:sz w:val="24"/>
                <w:szCs w:val="24"/>
              </w:rPr>
            </w:rPrChange>
          </w:rPr>
          <w:t xml:space="preserve">} </w:t>
        </w:r>
      </w:ins>
    </w:p>
    <w:p w:rsidR="00832B0C" w:rsidRPr="00FA1632" w:rsidRDefault="00832B0C" w:rsidP="00577A46">
      <w:pPr>
        <w:autoSpaceDE w:val="0"/>
        <w:autoSpaceDN w:val="0"/>
        <w:adjustRightInd w:val="0"/>
        <w:spacing w:after="0" w:line="240" w:lineRule="auto"/>
        <w:rPr>
          <w:ins w:id="2897" w:author="Claus" w:date="2018-12-17T16:26:00Z"/>
          <w:rFonts w:ascii="Courier New" w:hAnsi="Courier New" w:cs="Courier New"/>
          <w:sz w:val="18"/>
          <w:szCs w:val="24"/>
          <w:rPrChange w:id="2898" w:author="Claus" w:date="2018-12-17T17:36:00Z">
            <w:rPr>
              <w:ins w:id="2899" w:author="Claus" w:date="2018-12-17T16:26:00Z"/>
              <w:rFonts w:ascii="Courier New" w:hAnsi="Courier New" w:cs="Courier New"/>
              <w:sz w:val="24"/>
              <w:szCs w:val="24"/>
            </w:rPr>
          </w:rPrChange>
        </w:rPr>
      </w:pPr>
    </w:p>
    <w:p w:rsidR="00132F63" w:rsidRDefault="00832B0C">
      <w:pPr>
        <w:rPr>
          <w:ins w:id="2900" w:author="Claus" w:date="2018-12-17T15:09:00Z"/>
        </w:rPr>
        <w:pPrChange w:id="2901" w:author="Claus" w:date="2018-12-17T16:24:00Z">
          <w:pPr>
            <w:pStyle w:val="Overskrift1"/>
          </w:pPr>
        </w:pPrChange>
      </w:pPr>
      <w:ins w:id="2902" w:author="Claus" w:date="2018-12-17T17:41:00Z">
        <w:r>
          <w:t>I Catch-delen, rulle</w:t>
        </w:r>
      </w:ins>
      <w:ins w:id="2903" w:author="Claus" w:date="2018-12-17T17:42:00Z">
        <w:r>
          <w:t>s</w:t>
        </w:r>
      </w:ins>
      <w:ins w:id="2904" w:author="Claus" w:date="2018-12-17T17:41:00Z">
        <w:r>
          <w:t xml:space="preserve"> </w:t>
        </w:r>
      </w:ins>
      <w:ins w:id="2905" w:author="Claus" w:date="2018-12-17T17:42:00Z">
        <w:r>
          <w:t xml:space="preserve">databaseændringerne </w:t>
        </w:r>
      </w:ins>
      <w:ins w:id="2906" w:author="Claus" w:date="2018-12-17T17:41:00Z">
        <w:r>
          <w:t>tilbage</w:t>
        </w:r>
      </w:ins>
      <w:ins w:id="2907" w:author="Claus" w:date="2018-12-17T17:42:00Z">
        <w:r>
          <w:t xml:space="preserve"> og en FogException, med beskrivende tekst kastes videre i arkitekturen.</w:t>
        </w:r>
      </w:ins>
      <w:ins w:id="2908" w:author="Claus" w:date="2018-12-17T17:41:00Z">
        <w:r>
          <w:t xml:space="preserve"> Skulle </w:t>
        </w:r>
      </w:ins>
      <w:ins w:id="2909" w:author="Claus" w:date="2018-12-17T18:08:00Z">
        <w:r w:rsidR="00042DBB">
          <w:t xml:space="preserve">rollback() fejle, </w:t>
        </w:r>
      </w:ins>
      <w:ins w:id="2910" w:author="Claus" w:date="2018-12-17T18:24:00Z">
        <w:r w:rsidR="008B48CE">
          <w:t>lukkes forbindelsen og en FogException kastes.</w:t>
        </w:r>
      </w:ins>
      <w:ins w:id="2911" w:author="Claus" w:date="2018-12-17T17:41:00Z">
        <w:r>
          <w:t xml:space="preserve"> </w:t>
        </w:r>
      </w:ins>
    </w:p>
    <w:p w:rsidR="00132F63" w:rsidRDefault="000E6EE4">
      <w:pPr>
        <w:pStyle w:val="Overskrift2"/>
        <w:rPr>
          <w:ins w:id="2912" w:author="Claus" w:date="2018-12-17T18:24:00Z"/>
        </w:rPr>
        <w:pPrChange w:id="2913" w:author="Claus" w:date="2018-12-17T18:24:00Z">
          <w:pPr>
            <w:pStyle w:val="Overskrift1"/>
          </w:pPr>
        </w:pPrChange>
      </w:pPr>
      <w:bookmarkStart w:id="2914" w:name="_Toc533018501"/>
      <w:ins w:id="2915" w:author="Claus" w:date="2018-12-17T19:57:00Z">
        <w:r>
          <w:t>Materialer</w:t>
        </w:r>
      </w:ins>
      <w:ins w:id="2916" w:author="Claus" w:date="2018-12-17T18:24:00Z">
        <w:r w:rsidR="00F722EC">
          <w:t xml:space="preserve"> til beregning inddeles efter type i HashMap.</w:t>
        </w:r>
        <w:bookmarkEnd w:id="2914"/>
      </w:ins>
    </w:p>
    <w:p w:rsidR="00132F63" w:rsidRDefault="003D7243">
      <w:pPr>
        <w:rPr>
          <w:ins w:id="2917" w:author="Claus" w:date="2018-12-17T19:41:00Z"/>
        </w:rPr>
        <w:pPrChange w:id="2918" w:author="Claus" w:date="2018-12-17T18:24:00Z">
          <w:pPr>
            <w:pStyle w:val="Overskrift1"/>
          </w:pPr>
        </w:pPrChange>
      </w:pPr>
      <w:ins w:id="2919" w:author="Claus" w:date="2018-12-17T18:26:00Z">
        <w:r>
          <w:t xml:space="preserve">Alle RulesCalculator-nedarvning </w:t>
        </w:r>
      </w:ins>
      <w:ins w:id="2920" w:author="Claus" w:date="2018-12-17T18:27:00Z">
        <w:r>
          <w:t>deler et HashMap af materialer, som er opdelt efter materialetypen</w:t>
        </w:r>
      </w:ins>
      <w:ins w:id="2921" w:author="Claus" w:date="2018-12-17T18:28:00Z">
        <w:r>
          <w:t>, så de hver især kan tilgå præcis den delmængde materialer, de har brug for.</w:t>
        </w:r>
      </w:ins>
      <w:ins w:id="2922" w:author="Claus" w:date="2018-12-17T18:29:00Z">
        <w:r w:rsidR="007946F3">
          <w:t xml:space="preserve"> </w:t>
        </w:r>
      </w:ins>
      <w:ins w:id="2923" w:author="Claus" w:date="2018-12-17T19:35:00Z">
        <w:r w:rsidR="00DF0C1F">
          <w:t>Opdelingen sker ved at gennemløbe en enum</w:t>
        </w:r>
      </w:ins>
      <w:ins w:id="2924" w:author="Claus" w:date="2018-12-17T19:40:00Z">
        <w:r w:rsidR="00DF0C1F">
          <w:t>,</w:t>
        </w:r>
      </w:ins>
      <w:ins w:id="2925" w:author="Claus" w:date="2018-12-17T19:38:00Z">
        <w:r w:rsidR="00DF0C1F">
          <w:t xml:space="preserve"> Rules.Materialtype</w:t>
        </w:r>
      </w:ins>
      <w:ins w:id="2926" w:author="Claus" w:date="2018-12-17T19:40:00Z">
        <w:r w:rsidR="00DF0C1F">
          <w:t>,</w:t>
        </w:r>
      </w:ins>
      <w:ins w:id="2927" w:author="Claus" w:date="2018-12-17T19:38:00Z">
        <w:r w:rsidR="00DF0C1F">
          <w:t xml:space="preserve"> </w:t>
        </w:r>
      </w:ins>
      <w:ins w:id="2928" w:author="Claus" w:date="2018-12-17T19:40:00Z">
        <w:r w:rsidR="00DF0C1F">
          <w:t xml:space="preserve">som indeholder </w:t>
        </w:r>
      </w:ins>
      <w:ins w:id="2929" w:author="Claus" w:date="2018-12-17T19:39:00Z">
        <w:r w:rsidR="00DF0C1F">
          <w:t>id</w:t>
        </w:r>
      </w:ins>
      <w:ins w:id="2930" w:author="Claus" w:date="2018-12-17T19:40:00Z">
        <w:r w:rsidR="00DF0C1F">
          <w:t>’s</w:t>
        </w:r>
      </w:ins>
      <w:ins w:id="2931" w:author="Claus" w:date="2018-12-17T19:39:00Z">
        <w:r w:rsidR="00DF0C1F">
          <w:t xml:space="preserve"> for materialetype</w:t>
        </w:r>
      </w:ins>
      <w:ins w:id="2932" w:author="Claus" w:date="2018-12-17T19:40:00Z">
        <w:r w:rsidR="00DF0C1F">
          <w:t>r. For hver id filtreres den samlede liste af materialer, og delmængden lagres i HashMap</w:t>
        </w:r>
      </w:ins>
      <w:ins w:id="2933" w:author="Claus" w:date="2018-12-17T19:41:00Z">
        <w:r w:rsidR="00DF0C1F">
          <w:t>’et.</w:t>
        </w:r>
      </w:ins>
    </w:p>
    <w:p w:rsidR="00DF0C1F" w:rsidRPr="00DF0C1F" w:rsidRDefault="00B37393" w:rsidP="00DF0C1F">
      <w:pPr>
        <w:autoSpaceDE w:val="0"/>
        <w:autoSpaceDN w:val="0"/>
        <w:adjustRightInd w:val="0"/>
        <w:spacing w:after="0" w:line="240" w:lineRule="auto"/>
        <w:rPr>
          <w:ins w:id="2934" w:author="Claus" w:date="2018-12-17T19:41:00Z"/>
          <w:rFonts w:ascii="Courier New" w:hAnsi="Courier New" w:cs="Courier New"/>
          <w:sz w:val="18"/>
          <w:szCs w:val="24"/>
          <w:rPrChange w:id="2935" w:author="Claus" w:date="2018-12-17T19:41:00Z">
            <w:rPr>
              <w:ins w:id="2936" w:author="Claus" w:date="2018-12-17T19:41:00Z"/>
              <w:rFonts w:ascii="Courier New" w:hAnsi="Courier New" w:cs="Courier New"/>
              <w:sz w:val="24"/>
              <w:szCs w:val="24"/>
            </w:rPr>
          </w:rPrChange>
        </w:rPr>
      </w:pPr>
      <w:ins w:id="2937" w:author="Claus" w:date="2018-12-17T19:41:00Z">
        <w:r w:rsidRPr="00B37393">
          <w:rPr>
            <w:rFonts w:ascii="Courier New" w:hAnsi="Courier New" w:cs="Courier New"/>
            <w:color w:val="000099"/>
            <w:sz w:val="18"/>
            <w:szCs w:val="24"/>
            <w:lang w:val="en-US"/>
            <w:rPrChange w:id="2938" w:author="Claus" w:date="2018-12-17T19:41:00Z">
              <w:rPr>
                <w:rFonts w:ascii="Courier New" w:eastAsiaTheme="majorEastAsia" w:hAnsi="Courier New" w:cs="Courier New"/>
                <w:b/>
                <w:bCs/>
                <w:color w:val="000099"/>
                <w:sz w:val="24"/>
                <w:szCs w:val="24"/>
              </w:rPr>
            </w:rPrChange>
          </w:rPr>
          <w:t>public</w:t>
        </w:r>
        <w:r w:rsidRPr="00B37393">
          <w:rPr>
            <w:rFonts w:ascii="Courier New" w:hAnsi="Courier New" w:cs="Courier New"/>
            <w:sz w:val="18"/>
            <w:szCs w:val="24"/>
            <w:lang w:val="en-US"/>
            <w:rPrChange w:id="2939" w:author="Claus" w:date="2018-12-17T19:41: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lang w:val="en-US"/>
            <w:rPrChange w:id="2940" w:author="Claus" w:date="2018-12-17T19:41:00Z">
              <w:rPr>
                <w:rFonts w:ascii="Courier New" w:eastAsiaTheme="majorEastAsia" w:hAnsi="Courier New" w:cs="Courier New"/>
                <w:b/>
                <w:bCs/>
                <w:color w:val="000099"/>
                <w:sz w:val="24"/>
                <w:szCs w:val="24"/>
              </w:rPr>
            </w:rPrChange>
          </w:rPr>
          <w:t>static</w:t>
        </w:r>
        <w:r w:rsidRPr="00B37393">
          <w:rPr>
            <w:rFonts w:ascii="Courier New" w:hAnsi="Courier New" w:cs="Courier New"/>
            <w:sz w:val="18"/>
            <w:szCs w:val="24"/>
            <w:lang w:val="en-US"/>
            <w:rPrChange w:id="2941" w:author="Claus" w:date="2018-12-17T19:41: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lang w:val="en-US"/>
            <w:rPrChange w:id="2942" w:author="Claus" w:date="2018-12-17T19:41:00Z">
              <w:rPr>
                <w:rFonts w:ascii="Courier New" w:eastAsiaTheme="majorEastAsia" w:hAnsi="Courier New" w:cs="Courier New"/>
                <w:b/>
                <w:bCs/>
                <w:color w:val="000099"/>
                <w:sz w:val="24"/>
                <w:szCs w:val="24"/>
              </w:rPr>
            </w:rPrChange>
          </w:rPr>
          <w:t>void</w:t>
        </w:r>
        <w:r w:rsidRPr="00B37393">
          <w:rPr>
            <w:rFonts w:ascii="Courier New" w:hAnsi="Courier New" w:cs="Courier New"/>
            <w:sz w:val="18"/>
            <w:szCs w:val="24"/>
            <w:lang w:val="en-US"/>
            <w:rPrChange w:id="2943" w:author="Claus" w:date="2018-12-17T19:41:00Z">
              <w:rPr>
                <w:rFonts w:ascii="Courier New" w:eastAsiaTheme="majorEastAsia" w:hAnsi="Courier New" w:cs="Courier New"/>
                <w:b/>
                <w:bCs/>
                <w:color w:val="365F91" w:themeColor="accent1" w:themeShade="BF"/>
                <w:sz w:val="24"/>
                <w:szCs w:val="24"/>
              </w:rPr>
            </w:rPrChange>
          </w:rPr>
          <w:t xml:space="preserve"> initializeMaterials(List&lt;MaterialDTO&gt; materialList) </w:t>
        </w:r>
        <w:r w:rsidRPr="00B37393">
          <w:rPr>
            <w:rFonts w:ascii="Courier New" w:hAnsi="Courier New" w:cs="Courier New"/>
            <w:color w:val="000099"/>
            <w:sz w:val="18"/>
            <w:szCs w:val="24"/>
            <w:lang w:val="en-US"/>
            <w:rPrChange w:id="2944" w:author="Claus" w:date="2018-12-17T19:41:00Z">
              <w:rPr>
                <w:rFonts w:ascii="Courier New" w:eastAsiaTheme="majorEastAsia" w:hAnsi="Courier New" w:cs="Courier New"/>
                <w:b/>
                <w:bCs/>
                <w:color w:val="000099"/>
                <w:sz w:val="24"/>
                <w:szCs w:val="24"/>
              </w:rPr>
            </w:rPrChange>
          </w:rPr>
          <w:t>throws</w:t>
        </w:r>
        <w:r w:rsidRPr="00B37393">
          <w:rPr>
            <w:rFonts w:ascii="Courier New" w:hAnsi="Courier New" w:cs="Courier New"/>
            <w:sz w:val="18"/>
            <w:szCs w:val="24"/>
            <w:lang w:val="en-US"/>
            <w:rPrChange w:id="2945"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B37393">
          <w:rPr>
            <w:rFonts w:ascii="Courier New" w:hAnsi="Courier New" w:cs="Courier New"/>
            <w:sz w:val="18"/>
            <w:szCs w:val="24"/>
            <w:lang w:val="en-US"/>
            <w:rPrChange w:id="2946" w:author="Claus" w:date="2018-12-17T19:4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2947" w:author="Claus" w:date="2018-12-17T19:4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2948" w:author="Claus" w:date="2018-12-17T19:41:00Z">
              <w:rPr>
                <w:rFonts w:ascii="Courier New" w:eastAsiaTheme="majorEastAsia" w:hAnsi="Courier New" w:cs="Courier New"/>
                <w:b/>
                <w:bCs/>
                <w:color w:val="000099"/>
                <w:sz w:val="24"/>
                <w:szCs w:val="24"/>
              </w:rPr>
            </w:rPrChange>
          </w:rPr>
          <w:t>try</w:t>
        </w:r>
        <w:r w:rsidRPr="00B37393">
          <w:rPr>
            <w:rFonts w:ascii="Courier New" w:hAnsi="Courier New" w:cs="Courier New"/>
            <w:sz w:val="18"/>
            <w:szCs w:val="24"/>
            <w:lang w:val="en-US"/>
            <w:rPrChange w:id="2949" w:author="Claus" w:date="2018-12-17T19:4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2950" w:author="Claus" w:date="2018-12-17T19:4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737373"/>
            <w:sz w:val="18"/>
            <w:szCs w:val="24"/>
            <w:lang w:val="en-US"/>
            <w:rPrChange w:id="2951" w:author="Claus" w:date="2018-12-17T19:41:00Z">
              <w:rPr>
                <w:rFonts w:ascii="Courier New" w:eastAsiaTheme="majorEastAsia" w:hAnsi="Courier New" w:cs="Courier New"/>
                <w:b/>
                <w:bCs/>
                <w:color w:val="737373"/>
                <w:sz w:val="24"/>
                <w:szCs w:val="24"/>
              </w:rPr>
            </w:rPrChange>
          </w:rPr>
          <w:t>// Opret ny hashmap.</w:t>
        </w:r>
        <w:r w:rsidRPr="00B37393">
          <w:rPr>
            <w:rFonts w:ascii="Courier New" w:hAnsi="Courier New" w:cs="Courier New"/>
            <w:color w:val="737373"/>
            <w:sz w:val="18"/>
            <w:szCs w:val="24"/>
            <w:lang w:val="en-US"/>
            <w:rPrChange w:id="2952" w:author="Claus" w:date="2018-12-17T19:41: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lang w:val="en-US"/>
            <w:rPrChange w:id="2953" w:author="Claus" w:date="2018-12-17T19:41: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sz w:val="18"/>
            <w:szCs w:val="24"/>
            <w:rPrChange w:id="2954" w:author="Claus" w:date="2018-12-17T19:41:00Z">
              <w:rPr>
                <w:rFonts w:ascii="Courier New" w:eastAsiaTheme="majorEastAsia" w:hAnsi="Courier New" w:cs="Courier New"/>
                <w:b/>
                <w:bCs/>
                <w:color w:val="365F91" w:themeColor="accent1" w:themeShade="BF"/>
                <w:sz w:val="24"/>
                <w:szCs w:val="24"/>
              </w:rPr>
            </w:rPrChange>
          </w:rPr>
          <w:t xml:space="preserve">materials = </w:t>
        </w:r>
        <w:r w:rsidRPr="00B37393">
          <w:rPr>
            <w:rFonts w:ascii="Courier New" w:hAnsi="Courier New" w:cs="Courier New"/>
            <w:color w:val="000099"/>
            <w:sz w:val="18"/>
            <w:szCs w:val="24"/>
            <w:rPrChange w:id="2955" w:author="Claus" w:date="2018-12-17T19:41:00Z">
              <w:rPr>
                <w:rFonts w:ascii="Courier New" w:eastAsiaTheme="majorEastAsia" w:hAnsi="Courier New" w:cs="Courier New"/>
                <w:b/>
                <w:bCs/>
                <w:color w:val="000099"/>
                <w:sz w:val="24"/>
                <w:szCs w:val="24"/>
              </w:rPr>
            </w:rPrChange>
          </w:rPr>
          <w:t>new</w:t>
        </w:r>
        <w:r w:rsidRPr="00B37393">
          <w:rPr>
            <w:rFonts w:ascii="Courier New" w:hAnsi="Courier New" w:cs="Courier New"/>
            <w:sz w:val="18"/>
            <w:szCs w:val="24"/>
            <w:rPrChange w:id="2956" w:author="Claus" w:date="2018-12-17T19:41:00Z">
              <w:rPr>
                <w:rFonts w:ascii="Courier New" w:eastAsiaTheme="majorEastAsia" w:hAnsi="Courier New" w:cs="Courier New"/>
                <w:b/>
                <w:bCs/>
                <w:color w:val="365F91" w:themeColor="accent1" w:themeShade="BF"/>
                <w:sz w:val="24"/>
                <w:szCs w:val="24"/>
              </w:rPr>
            </w:rPrChange>
          </w:rPr>
          <w:t xml:space="preserve"> HashMap&lt;&gt;();</w:t>
        </w:r>
        <w:r w:rsidRPr="00B37393">
          <w:rPr>
            <w:rFonts w:ascii="Courier New" w:hAnsi="Courier New" w:cs="Courier New"/>
            <w:sz w:val="18"/>
            <w:szCs w:val="24"/>
            <w:rPrChange w:id="2957" w:author="Claus" w:date="2018-12-17T19:4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737373"/>
            <w:sz w:val="18"/>
            <w:szCs w:val="24"/>
            <w:rPrChange w:id="2958" w:author="Claus" w:date="2018-12-17T19:41:00Z">
              <w:rPr>
                <w:rFonts w:ascii="Courier New" w:eastAsiaTheme="majorEastAsia" w:hAnsi="Courier New" w:cs="Courier New"/>
                <w:b/>
                <w:bCs/>
                <w:color w:val="737373"/>
                <w:sz w:val="24"/>
                <w:szCs w:val="24"/>
              </w:rPr>
            </w:rPrChange>
          </w:rPr>
          <w:t xml:space="preserve">// Gennemløb enum og opret HashMap key-value pair med subset af listen, hvor </w:t>
        </w:r>
        <w:r w:rsidRPr="00B37393">
          <w:rPr>
            <w:rFonts w:ascii="Courier New" w:hAnsi="Courier New" w:cs="Courier New"/>
            <w:color w:val="737373"/>
            <w:sz w:val="18"/>
            <w:szCs w:val="24"/>
            <w:rPrChange w:id="2959" w:author="Claus" w:date="2018-12-17T19:41: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rPrChange w:id="2960" w:author="Claus" w:date="2018-12-17T19:41: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737373"/>
            <w:sz w:val="18"/>
            <w:szCs w:val="24"/>
            <w:rPrChange w:id="2961" w:author="Claus" w:date="2018-12-17T19:41:00Z">
              <w:rPr>
                <w:rFonts w:ascii="Courier New" w:eastAsiaTheme="majorEastAsia" w:hAnsi="Courier New" w:cs="Courier New"/>
                <w:b/>
                <w:bCs/>
                <w:color w:val="737373"/>
                <w:sz w:val="24"/>
                <w:szCs w:val="24"/>
              </w:rPr>
            </w:rPrChange>
          </w:rPr>
          <w:t>// hvert MaterialDTO objekts materialtypeId svarer til værdien i enum.</w:t>
        </w:r>
        <w:r w:rsidRPr="00B37393">
          <w:rPr>
            <w:rFonts w:ascii="Courier New" w:hAnsi="Courier New" w:cs="Courier New"/>
            <w:color w:val="737373"/>
            <w:sz w:val="18"/>
            <w:szCs w:val="24"/>
            <w:rPrChange w:id="2962" w:author="Claus" w:date="2018-12-17T19:41: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rPrChange w:id="2963" w:author="Claus" w:date="2018-12-17T19:41: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rPrChange w:id="2964" w:author="Claus" w:date="2018-12-17T19:41:00Z">
              <w:rPr>
                <w:rFonts w:ascii="Courier New" w:eastAsiaTheme="majorEastAsia" w:hAnsi="Courier New" w:cs="Courier New"/>
                <w:b/>
                <w:bCs/>
                <w:color w:val="000099"/>
                <w:sz w:val="24"/>
                <w:szCs w:val="24"/>
              </w:rPr>
            </w:rPrChange>
          </w:rPr>
          <w:t>for</w:t>
        </w:r>
        <w:r w:rsidRPr="00B37393">
          <w:rPr>
            <w:rFonts w:ascii="Courier New" w:hAnsi="Courier New" w:cs="Courier New"/>
            <w:sz w:val="18"/>
            <w:szCs w:val="24"/>
            <w:rPrChange w:id="2965" w:author="Claus" w:date="2018-12-17T19:41:00Z">
              <w:rPr>
                <w:rFonts w:ascii="Courier New" w:eastAsiaTheme="majorEastAsia" w:hAnsi="Courier New" w:cs="Courier New"/>
                <w:b/>
                <w:bCs/>
                <w:color w:val="365F91" w:themeColor="accent1" w:themeShade="BF"/>
                <w:sz w:val="24"/>
                <w:szCs w:val="24"/>
              </w:rPr>
            </w:rPrChange>
          </w:rPr>
          <w:t>(Materialtype mt : Materialtype.values())</w:t>
        </w:r>
        <w:r w:rsidRPr="00B37393">
          <w:rPr>
            <w:rFonts w:ascii="Courier New" w:hAnsi="Courier New" w:cs="Courier New"/>
            <w:sz w:val="18"/>
            <w:szCs w:val="24"/>
            <w:rPrChange w:id="2966" w:author="Claus" w:date="2018-12-17T19:41:00Z">
              <w:rPr>
                <w:rFonts w:ascii="Courier New" w:eastAsiaTheme="majorEastAsia" w:hAnsi="Courier New" w:cs="Courier New"/>
                <w:b/>
                <w:bCs/>
                <w:color w:val="365F91" w:themeColor="accent1" w:themeShade="BF"/>
                <w:sz w:val="24"/>
                <w:szCs w:val="24"/>
              </w:rPr>
            </w:rPrChange>
          </w:rPr>
          <w:br/>
          <w:t xml:space="preserve">        {           </w:t>
        </w:r>
        <w:r w:rsidRPr="00B37393">
          <w:rPr>
            <w:rFonts w:ascii="Courier New" w:hAnsi="Courier New" w:cs="Courier New"/>
            <w:sz w:val="18"/>
            <w:szCs w:val="24"/>
            <w:rPrChange w:id="2967" w:author="Claus" w:date="2018-12-17T19:41:00Z">
              <w:rPr>
                <w:rFonts w:ascii="Courier New" w:eastAsiaTheme="majorEastAsia" w:hAnsi="Courier New" w:cs="Courier New"/>
                <w:b/>
                <w:bCs/>
                <w:color w:val="365F91" w:themeColor="accent1" w:themeShade="BF"/>
                <w:sz w:val="24"/>
                <w:szCs w:val="24"/>
              </w:rPr>
            </w:rPrChange>
          </w:rPr>
          <w:br/>
          <w:t xml:space="preserve">            materials.put(mt.name(), filter(materialList, mt.getMaterialtypeId()));</w:t>
        </w:r>
        <w:r w:rsidRPr="00B37393">
          <w:rPr>
            <w:rFonts w:ascii="Courier New" w:hAnsi="Courier New" w:cs="Courier New"/>
            <w:sz w:val="18"/>
            <w:szCs w:val="24"/>
            <w:rPrChange w:id="2968" w:author="Claus" w:date="2018-12-17T19:4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rPrChange w:id="2969" w:author="Claus" w:date="2018-12-17T19:41:00Z">
              <w:rPr>
                <w:rFonts w:ascii="Courier New" w:eastAsiaTheme="majorEastAsia" w:hAnsi="Courier New" w:cs="Courier New"/>
                <w:b/>
                <w:bCs/>
                <w:color w:val="365F91" w:themeColor="accent1" w:themeShade="BF"/>
                <w:sz w:val="18"/>
                <w:szCs w:val="24"/>
              </w:rPr>
            </w:rPrChange>
          </w:rPr>
          <w:br/>
          <w:t xml:space="preserve">    }</w:t>
        </w:r>
        <w:r w:rsidRPr="00B37393">
          <w:rPr>
            <w:rFonts w:ascii="Courier New" w:hAnsi="Courier New" w:cs="Courier New"/>
            <w:sz w:val="18"/>
            <w:szCs w:val="24"/>
            <w:rPrChange w:id="2970" w:author="Claus" w:date="2018-12-17T19:4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rPrChange w:id="2971" w:author="Claus" w:date="2018-12-17T19:41:00Z">
              <w:rPr>
                <w:rFonts w:ascii="Courier New" w:eastAsiaTheme="majorEastAsia" w:hAnsi="Courier New" w:cs="Courier New"/>
                <w:b/>
                <w:bCs/>
                <w:color w:val="000099"/>
                <w:sz w:val="24"/>
                <w:szCs w:val="24"/>
              </w:rPr>
            </w:rPrChange>
          </w:rPr>
          <w:t>catch</w:t>
        </w:r>
        <w:r w:rsidRPr="00B37393">
          <w:rPr>
            <w:rFonts w:ascii="Courier New" w:hAnsi="Courier New" w:cs="Courier New"/>
            <w:sz w:val="18"/>
            <w:szCs w:val="24"/>
            <w:rPrChange w:id="2972" w:author="Claus" w:date="2018-12-17T19:41:00Z">
              <w:rPr>
                <w:rFonts w:ascii="Courier New" w:eastAsiaTheme="majorEastAsia" w:hAnsi="Courier New" w:cs="Courier New"/>
                <w:b/>
                <w:bCs/>
                <w:color w:val="365F91" w:themeColor="accent1" w:themeShade="BF"/>
                <w:sz w:val="24"/>
                <w:szCs w:val="24"/>
              </w:rPr>
            </w:rPrChange>
          </w:rPr>
          <w:t>(Exception e)</w:t>
        </w:r>
        <w:r w:rsidRPr="00B37393">
          <w:rPr>
            <w:rFonts w:ascii="Courier New" w:hAnsi="Courier New" w:cs="Courier New"/>
            <w:sz w:val="18"/>
            <w:szCs w:val="24"/>
            <w:rPrChange w:id="2973" w:author="Claus" w:date="2018-12-17T19:41:00Z">
              <w:rPr>
                <w:rFonts w:ascii="Courier New" w:eastAsiaTheme="majorEastAsia" w:hAnsi="Courier New" w:cs="Courier New"/>
                <w:b/>
                <w:bCs/>
                <w:color w:val="365F91" w:themeColor="accent1" w:themeShade="BF"/>
                <w:sz w:val="24"/>
                <w:szCs w:val="24"/>
              </w:rPr>
            </w:rPrChange>
          </w:rPr>
          <w:br/>
        </w:r>
        <w:r w:rsidRPr="00B37393">
          <w:rPr>
            <w:rFonts w:ascii="Courier New" w:hAnsi="Courier New" w:cs="Courier New"/>
            <w:sz w:val="18"/>
            <w:szCs w:val="24"/>
            <w:rPrChange w:id="2974" w:author="Claus" w:date="2018-12-17T19:41:00Z">
              <w:rPr>
                <w:rFonts w:ascii="Courier New" w:eastAsiaTheme="majorEastAsia" w:hAnsi="Courier New" w:cs="Courier New"/>
                <w:b/>
                <w:bCs/>
                <w:color w:val="365F91" w:themeColor="accent1" w:themeShade="BF"/>
                <w:sz w:val="24"/>
                <w:szCs w:val="24"/>
              </w:rPr>
            </w:rPrChange>
          </w:rPr>
          <w:lastRenderedPageBreak/>
          <w:t xml:space="preserve">    {</w:t>
        </w:r>
        <w:r w:rsidRPr="00B37393">
          <w:rPr>
            <w:rFonts w:ascii="Courier New" w:hAnsi="Courier New" w:cs="Courier New"/>
            <w:sz w:val="18"/>
            <w:szCs w:val="24"/>
            <w:rPrChange w:id="2975" w:author="Claus" w:date="2018-12-17T19:41: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rPrChange w:id="2976" w:author="Claus" w:date="2018-12-17T19:41:00Z">
              <w:rPr>
                <w:rFonts w:ascii="Courier New" w:eastAsiaTheme="majorEastAsia" w:hAnsi="Courier New" w:cs="Courier New"/>
                <w:b/>
                <w:bCs/>
                <w:color w:val="000099"/>
                <w:sz w:val="24"/>
                <w:szCs w:val="24"/>
              </w:rPr>
            </w:rPrChange>
          </w:rPr>
          <w:t>throw</w:t>
        </w:r>
        <w:r w:rsidRPr="00B37393">
          <w:rPr>
            <w:rFonts w:ascii="Courier New" w:hAnsi="Courier New" w:cs="Courier New"/>
            <w:sz w:val="18"/>
            <w:szCs w:val="24"/>
            <w:rPrChange w:id="2977" w:author="Claus" w:date="2018-12-17T19:41: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rPrChange w:id="2978" w:author="Claus" w:date="2018-12-17T19:41:00Z">
              <w:rPr>
                <w:rFonts w:ascii="Courier New" w:eastAsiaTheme="majorEastAsia" w:hAnsi="Courier New" w:cs="Courier New"/>
                <w:b/>
                <w:bCs/>
                <w:color w:val="000099"/>
                <w:sz w:val="24"/>
                <w:szCs w:val="24"/>
              </w:rPr>
            </w:rPrChange>
          </w:rPr>
          <w:t>new</w:t>
        </w:r>
        <w:r w:rsidRPr="00B37393">
          <w:rPr>
            <w:rFonts w:ascii="Courier New" w:hAnsi="Courier New" w:cs="Courier New"/>
            <w:sz w:val="18"/>
            <w:szCs w:val="24"/>
            <w:rPrChange w:id="2979"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B37393">
          <w:rPr>
            <w:rFonts w:ascii="Courier New" w:hAnsi="Courier New" w:cs="Courier New"/>
            <w:color w:val="99006B"/>
            <w:sz w:val="18"/>
            <w:szCs w:val="24"/>
            <w:rPrChange w:id="2980" w:author="Claus" w:date="2018-12-17T19:41:00Z">
              <w:rPr>
                <w:rFonts w:ascii="Courier New" w:eastAsiaTheme="majorEastAsia" w:hAnsi="Courier New" w:cs="Courier New"/>
                <w:b/>
                <w:bCs/>
                <w:color w:val="99006B"/>
                <w:sz w:val="24"/>
                <w:szCs w:val="24"/>
              </w:rPr>
            </w:rPrChange>
          </w:rPr>
          <w:t>"Materialer blev ikke initialiseret"</w:t>
        </w:r>
        <w:r w:rsidRPr="00B37393">
          <w:rPr>
            <w:rFonts w:ascii="Courier New" w:hAnsi="Courier New" w:cs="Courier New"/>
            <w:sz w:val="18"/>
            <w:szCs w:val="24"/>
            <w:rPrChange w:id="2981" w:author="Claus" w:date="2018-12-17T19:41:00Z">
              <w:rPr>
                <w:rFonts w:ascii="Courier New" w:eastAsiaTheme="majorEastAsia" w:hAnsi="Courier New" w:cs="Courier New"/>
                <w:b/>
                <w:bCs/>
                <w:color w:val="365F91" w:themeColor="accent1" w:themeShade="BF"/>
                <w:sz w:val="24"/>
                <w:szCs w:val="24"/>
              </w:rPr>
            </w:rPrChange>
          </w:rPr>
          <w:t>, e.getMessage(), e);</w:t>
        </w:r>
        <w:r w:rsidRPr="00B37393">
          <w:rPr>
            <w:rFonts w:ascii="Courier New" w:hAnsi="Courier New" w:cs="Courier New"/>
            <w:sz w:val="18"/>
            <w:szCs w:val="24"/>
            <w:rPrChange w:id="2982" w:author="Claus" w:date="2018-12-17T19:41:00Z">
              <w:rPr>
                <w:rFonts w:ascii="Courier New" w:eastAsiaTheme="majorEastAsia" w:hAnsi="Courier New" w:cs="Courier New"/>
                <w:b/>
                <w:bCs/>
                <w:color w:val="365F91" w:themeColor="accent1" w:themeShade="BF"/>
                <w:sz w:val="18"/>
                <w:szCs w:val="24"/>
              </w:rPr>
            </w:rPrChange>
          </w:rPr>
          <w:br/>
          <w:t xml:space="preserve">    }        </w:t>
        </w:r>
        <w:r w:rsidRPr="00B37393">
          <w:rPr>
            <w:rFonts w:ascii="Courier New" w:hAnsi="Courier New" w:cs="Courier New"/>
            <w:sz w:val="18"/>
            <w:szCs w:val="24"/>
            <w:rPrChange w:id="2983" w:author="Claus" w:date="2018-12-17T19:41:00Z">
              <w:rPr>
                <w:rFonts w:ascii="Courier New" w:eastAsiaTheme="majorEastAsia" w:hAnsi="Courier New" w:cs="Courier New"/>
                <w:b/>
                <w:bCs/>
                <w:color w:val="365F91" w:themeColor="accent1" w:themeShade="BF"/>
                <w:sz w:val="18"/>
                <w:szCs w:val="24"/>
              </w:rPr>
            </w:rPrChange>
          </w:rPr>
          <w:br/>
          <w:t xml:space="preserve">} </w:t>
        </w:r>
      </w:ins>
    </w:p>
    <w:p w:rsidR="00132F63" w:rsidRDefault="00381A7A">
      <w:pPr>
        <w:rPr>
          <w:ins w:id="2984" w:author="Claus" w:date="2018-12-17T19:42:00Z"/>
        </w:rPr>
        <w:pPrChange w:id="2985" w:author="Claus" w:date="2018-12-17T18:24:00Z">
          <w:pPr>
            <w:pStyle w:val="Overskrift1"/>
          </w:pPr>
        </w:pPrChange>
      </w:pPr>
      <w:ins w:id="2986" w:author="Claus" w:date="2018-12-17T19:42:00Z">
        <w:r>
          <w:t>Herunder ses hjælpemetoden som filtrerer materialelisten</w:t>
        </w:r>
      </w:ins>
      <w:ins w:id="2987" w:author="Claus" w:date="2018-12-17T19:47:00Z">
        <w:r>
          <w:t xml:space="preserve"> vha. et lambda udtryk</w:t>
        </w:r>
      </w:ins>
      <w:ins w:id="2988" w:author="Claus" w:date="2018-12-17T19:42:00Z">
        <w:r>
          <w:t>.</w:t>
        </w:r>
      </w:ins>
    </w:p>
    <w:p w:rsidR="00132F63" w:rsidRDefault="00B37393">
      <w:pPr>
        <w:autoSpaceDE w:val="0"/>
        <w:autoSpaceDN w:val="0"/>
        <w:adjustRightInd w:val="0"/>
        <w:spacing w:after="0" w:line="240" w:lineRule="auto"/>
        <w:rPr>
          <w:ins w:id="2989" w:author="Claus" w:date="2018-12-17T19:48:00Z"/>
          <w:lang w:val="en-US"/>
        </w:rPr>
        <w:pPrChange w:id="2990" w:author="Claus" w:date="2018-12-17T19:48:00Z">
          <w:pPr>
            <w:pStyle w:val="Overskrift1"/>
          </w:pPr>
        </w:pPrChange>
      </w:pPr>
      <w:ins w:id="2991" w:author="Claus" w:date="2018-12-17T19:43:00Z">
        <w:r w:rsidRPr="00B37393">
          <w:rPr>
            <w:rFonts w:ascii="Courier New" w:hAnsi="Courier New" w:cs="Courier New"/>
            <w:color w:val="000099"/>
            <w:sz w:val="18"/>
            <w:szCs w:val="24"/>
            <w:lang w:val="en-US"/>
            <w:rPrChange w:id="2992" w:author="Claus" w:date="2018-12-17T19:43:00Z">
              <w:rPr>
                <w:rFonts w:ascii="Courier New" w:hAnsi="Courier New" w:cs="Courier New"/>
                <w:b w:val="0"/>
                <w:bCs w:val="0"/>
                <w:color w:val="000099"/>
                <w:sz w:val="24"/>
                <w:szCs w:val="24"/>
              </w:rPr>
            </w:rPrChange>
          </w:rPr>
          <w:t>private</w:t>
        </w:r>
        <w:r w:rsidRPr="00B37393">
          <w:rPr>
            <w:rFonts w:ascii="Courier New" w:hAnsi="Courier New" w:cs="Courier New"/>
            <w:sz w:val="18"/>
            <w:szCs w:val="24"/>
            <w:lang w:val="en-US"/>
            <w:rPrChange w:id="2993" w:author="Claus" w:date="2018-12-17T19:43:00Z">
              <w:rPr>
                <w:rFonts w:ascii="Courier New" w:hAnsi="Courier New" w:cs="Courier New"/>
                <w:b w:val="0"/>
                <w:bCs w:val="0"/>
                <w:sz w:val="24"/>
                <w:szCs w:val="24"/>
              </w:rPr>
            </w:rPrChange>
          </w:rPr>
          <w:t xml:space="preserve"> </w:t>
        </w:r>
        <w:r w:rsidRPr="00B37393">
          <w:rPr>
            <w:rFonts w:ascii="Courier New" w:hAnsi="Courier New" w:cs="Courier New"/>
            <w:color w:val="000099"/>
            <w:sz w:val="18"/>
            <w:szCs w:val="24"/>
            <w:lang w:val="en-US"/>
            <w:rPrChange w:id="2994" w:author="Claus" w:date="2018-12-17T19:43:00Z">
              <w:rPr>
                <w:rFonts w:ascii="Courier New" w:hAnsi="Courier New" w:cs="Courier New"/>
                <w:b w:val="0"/>
                <w:bCs w:val="0"/>
                <w:color w:val="000099"/>
                <w:sz w:val="24"/>
                <w:szCs w:val="24"/>
              </w:rPr>
            </w:rPrChange>
          </w:rPr>
          <w:t>static</w:t>
        </w:r>
        <w:r w:rsidRPr="00B37393">
          <w:rPr>
            <w:rFonts w:ascii="Courier New" w:hAnsi="Courier New" w:cs="Courier New"/>
            <w:sz w:val="18"/>
            <w:szCs w:val="24"/>
            <w:lang w:val="en-US"/>
            <w:rPrChange w:id="2995" w:author="Claus" w:date="2018-12-17T19:43:00Z">
              <w:rPr>
                <w:rFonts w:ascii="Courier New" w:hAnsi="Courier New" w:cs="Courier New"/>
                <w:b w:val="0"/>
                <w:bCs w:val="0"/>
                <w:sz w:val="24"/>
                <w:szCs w:val="24"/>
              </w:rPr>
            </w:rPrChange>
          </w:rPr>
          <w:t xml:space="preserve"> List&lt;MaterialDTO&gt; filter(List&lt;MaterialDTO&gt; list, </w:t>
        </w:r>
        <w:r w:rsidRPr="00B37393">
          <w:rPr>
            <w:rFonts w:ascii="Courier New" w:hAnsi="Courier New" w:cs="Courier New"/>
            <w:color w:val="000099"/>
            <w:sz w:val="18"/>
            <w:szCs w:val="24"/>
            <w:lang w:val="en-US"/>
            <w:rPrChange w:id="2996" w:author="Claus" w:date="2018-12-17T19:43:00Z">
              <w:rPr>
                <w:rFonts w:ascii="Courier New" w:hAnsi="Courier New" w:cs="Courier New"/>
                <w:b w:val="0"/>
                <w:bCs w:val="0"/>
                <w:color w:val="000099"/>
                <w:sz w:val="24"/>
                <w:szCs w:val="24"/>
              </w:rPr>
            </w:rPrChange>
          </w:rPr>
          <w:t>int</w:t>
        </w:r>
        <w:r w:rsidRPr="00B37393">
          <w:rPr>
            <w:rFonts w:ascii="Courier New" w:hAnsi="Courier New" w:cs="Courier New"/>
            <w:sz w:val="18"/>
            <w:szCs w:val="24"/>
            <w:lang w:val="en-US"/>
            <w:rPrChange w:id="2997" w:author="Claus" w:date="2018-12-17T19:43:00Z">
              <w:rPr>
                <w:rFonts w:ascii="Courier New" w:hAnsi="Courier New" w:cs="Courier New"/>
                <w:b w:val="0"/>
                <w:bCs w:val="0"/>
                <w:sz w:val="24"/>
                <w:szCs w:val="24"/>
              </w:rPr>
            </w:rPrChange>
          </w:rPr>
          <w:t xml:space="preserve"> typeId)</w:t>
        </w:r>
        <w:r w:rsidRPr="00B37393">
          <w:rPr>
            <w:rFonts w:ascii="Courier New" w:hAnsi="Courier New" w:cs="Courier New"/>
            <w:sz w:val="18"/>
            <w:szCs w:val="24"/>
            <w:lang w:val="en-US"/>
            <w:rPrChange w:id="2998" w:author="Claus" w:date="2018-12-17T19:43:00Z">
              <w:rPr>
                <w:rFonts w:ascii="Courier New" w:hAnsi="Courier New" w:cs="Courier New"/>
                <w:b w:val="0"/>
                <w:bCs w:val="0"/>
                <w:sz w:val="24"/>
                <w:szCs w:val="24"/>
              </w:rPr>
            </w:rPrChange>
          </w:rPr>
          <w:br/>
          <w:t xml:space="preserve">{        </w:t>
        </w:r>
        <w:r w:rsidRPr="00B37393">
          <w:rPr>
            <w:rFonts w:ascii="Courier New" w:hAnsi="Courier New" w:cs="Courier New"/>
            <w:sz w:val="18"/>
            <w:szCs w:val="24"/>
            <w:lang w:val="en-US"/>
            <w:rPrChange w:id="2999" w:author="Claus" w:date="2018-12-17T19:43:00Z">
              <w:rPr>
                <w:rFonts w:ascii="Courier New" w:hAnsi="Courier New" w:cs="Courier New"/>
                <w:b w:val="0"/>
                <w:bCs w:val="0"/>
                <w:sz w:val="24"/>
                <w:szCs w:val="24"/>
              </w:rPr>
            </w:rPrChange>
          </w:rPr>
          <w:br/>
          <w:t xml:space="preserve">    Stream&lt;MaterialDTO&gt; stream = list.stream().filter(m -&gt; m.getMaterialtypeDTO().getId() == typeId);</w:t>
        </w:r>
        <w:r w:rsidRPr="00B37393">
          <w:rPr>
            <w:rFonts w:ascii="Courier New" w:hAnsi="Courier New" w:cs="Courier New"/>
            <w:sz w:val="18"/>
            <w:szCs w:val="24"/>
            <w:lang w:val="en-US"/>
            <w:rPrChange w:id="3000" w:author="Claus" w:date="2018-12-17T19:43:00Z">
              <w:rPr>
                <w:rFonts w:ascii="Courier New" w:hAnsi="Courier New" w:cs="Courier New"/>
                <w:b w:val="0"/>
                <w:bCs w:val="0"/>
                <w:sz w:val="24"/>
                <w:szCs w:val="24"/>
              </w:rPr>
            </w:rPrChange>
          </w:rPr>
          <w:br/>
          <w:t xml:space="preserve">    List&lt;MaterialDTO&gt; result = stream.collect(</w:t>
        </w:r>
        <w:r w:rsidRPr="00B37393">
          <w:rPr>
            <w:rFonts w:ascii="Courier New" w:hAnsi="Courier New" w:cs="Courier New"/>
            <w:b/>
            <w:sz w:val="18"/>
            <w:szCs w:val="24"/>
            <w:lang w:val="en-US"/>
            <w:rPrChange w:id="3001" w:author="Claus" w:date="2018-12-17T20:15:00Z">
              <w:rPr>
                <w:rFonts w:ascii="Courier New" w:hAnsi="Courier New" w:cs="Courier New"/>
                <w:b w:val="0"/>
                <w:bCs w:val="0"/>
                <w:sz w:val="24"/>
                <w:szCs w:val="24"/>
              </w:rPr>
            </w:rPrChange>
          </w:rPr>
          <w:t>Collectors</w:t>
        </w:r>
        <w:r w:rsidRPr="00B37393">
          <w:rPr>
            <w:rFonts w:ascii="Courier New" w:hAnsi="Courier New" w:cs="Courier New"/>
            <w:sz w:val="18"/>
            <w:szCs w:val="24"/>
            <w:lang w:val="en-US"/>
            <w:rPrChange w:id="3002" w:author="Claus" w:date="2018-12-17T19:43:00Z">
              <w:rPr>
                <w:rFonts w:ascii="Courier New" w:hAnsi="Courier New" w:cs="Courier New"/>
                <w:b w:val="0"/>
                <w:bCs w:val="0"/>
                <w:sz w:val="24"/>
                <w:szCs w:val="24"/>
              </w:rPr>
            </w:rPrChange>
          </w:rPr>
          <w:t>.toList());</w:t>
        </w:r>
        <w:r w:rsidRPr="00B37393">
          <w:rPr>
            <w:rFonts w:ascii="Courier New" w:hAnsi="Courier New" w:cs="Courier New"/>
            <w:sz w:val="18"/>
            <w:szCs w:val="24"/>
            <w:lang w:val="en-US"/>
            <w:rPrChange w:id="3003" w:author="Claus" w:date="2018-12-17T19:43:00Z">
              <w:rPr>
                <w:rFonts w:ascii="Courier New" w:hAnsi="Courier New" w:cs="Courier New"/>
                <w:b w:val="0"/>
                <w:bCs w:val="0"/>
                <w:sz w:val="24"/>
                <w:szCs w:val="24"/>
              </w:rPr>
            </w:rPrChange>
          </w:rPr>
          <w:br/>
          <w:t xml:space="preserve">    </w:t>
        </w:r>
        <w:r w:rsidRPr="00B37393">
          <w:rPr>
            <w:rFonts w:ascii="Courier New" w:hAnsi="Courier New" w:cs="Courier New"/>
            <w:color w:val="000099"/>
            <w:sz w:val="18"/>
            <w:szCs w:val="24"/>
            <w:lang w:val="en-US"/>
            <w:rPrChange w:id="3004" w:author="Claus" w:date="2018-12-17T19:43:00Z">
              <w:rPr>
                <w:rFonts w:ascii="Courier New" w:hAnsi="Courier New" w:cs="Courier New"/>
                <w:b w:val="0"/>
                <w:bCs w:val="0"/>
                <w:color w:val="000099"/>
                <w:sz w:val="24"/>
                <w:szCs w:val="24"/>
              </w:rPr>
            </w:rPrChange>
          </w:rPr>
          <w:t>return</w:t>
        </w:r>
        <w:r w:rsidRPr="00B37393">
          <w:rPr>
            <w:rFonts w:ascii="Courier New" w:hAnsi="Courier New" w:cs="Courier New"/>
            <w:sz w:val="18"/>
            <w:szCs w:val="24"/>
            <w:lang w:val="en-US"/>
            <w:rPrChange w:id="3005" w:author="Claus" w:date="2018-12-17T19:43:00Z">
              <w:rPr>
                <w:rFonts w:ascii="Courier New" w:hAnsi="Courier New" w:cs="Courier New"/>
                <w:b w:val="0"/>
                <w:bCs w:val="0"/>
                <w:sz w:val="24"/>
                <w:szCs w:val="24"/>
              </w:rPr>
            </w:rPrChange>
          </w:rPr>
          <w:t xml:space="preserve"> result;        </w:t>
        </w:r>
        <w:r w:rsidRPr="00B37393">
          <w:rPr>
            <w:rFonts w:ascii="Courier New" w:hAnsi="Courier New" w:cs="Courier New"/>
            <w:sz w:val="18"/>
            <w:szCs w:val="24"/>
            <w:lang w:val="en-US"/>
            <w:rPrChange w:id="3006" w:author="Claus" w:date="2018-12-17T19:43:00Z">
              <w:rPr>
                <w:rFonts w:ascii="Courier New" w:hAnsi="Courier New" w:cs="Courier New"/>
                <w:b w:val="0"/>
                <w:bCs w:val="0"/>
                <w:sz w:val="24"/>
                <w:szCs w:val="24"/>
              </w:rPr>
            </w:rPrChange>
          </w:rPr>
          <w:br/>
          <w:t xml:space="preserve">} </w:t>
        </w:r>
      </w:ins>
    </w:p>
    <w:p w:rsidR="00132F63" w:rsidRDefault="00132F63">
      <w:pPr>
        <w:rPr>
          <w:ins w:id="3007" w:author="Claus" w:date="2018-12-17T20:26:00Z"/>
          <w:lang w:val="en-US"/>
        </w:rPr>
        <w:pPrChange w:id="3008" w:author="Claus" w:date="2018-12-17T18:24:00Z">
          <w:pPr>
            <w:pStyle w:val="Overskrift1"/>
          </w:pPr>
        </w:pPrChange>
      </w:pPr>
    </w:p>
    <w:p w:rsidR="00132F63" w:rsidRDefault="00B37393">
      <w:pPr>
        <w:pStyle w:val="Overskrift2"/>
        <w:rPr>
          <w:ins w:id="3009" w:author="Claus" w:date="2018-12-17T21:08:00Z"/>
        </w:rPr>
        <w:pPrChange w:id="3010" w:author="Claus" w:date="2018-12-17T20:26:00Z">
          <w:pPr>
            <w:pStyle w:val="Overskrift1"/>
          </w:pPr>
        </w:pPrChange>
      </w:pPr>
      <w:bookmarkStart w:id="3011" w:name="_Toc533018502"/>
      <w:ins w:id="3012" w:author="Claus" w:date="2018-12-17T20:26:00Z">
        <w:r w:rsidRPr="00B37393">
          <w:rPr>
            <w:rPrChange w:id="3013" w:author="Claus" w:date="2018-12-17T21:08:00Z">
              <w:rPr>
                <w:lang w:val="en-US"/>
              </w:rPr>
            </w:rPrChange>
          </w:rPr>
          <w:t xml:space="preserve">Ved beregninger promotes </w:t>
        </w:r>
      </w:ins>
      <w:ins w:id="3014" w:author="Claus" w:date="2018-12-17T21:16:00Z">
        <w:r w:rsidR="002F2E8C">
          <w:t xml:space="preserve">operander </w:t>
        </w:r>
      </w:ins>
      <w:ins w:id="3015" w:author="Claus" w:date="2018-12-17T21:08:00Z">
        <w:r w:rsidRPr="00B37393">
          <w:rPr>
            <w:rPrChange w:id="3016" w:author="Claus" w:date="2018-12-17T21:08:00Z">
              <w:rPr>
                <w:lang w:val="en-US"/>
              </w:rPr>
            </w:rPrChange>
          </w:rPr>
          <w:t>for at finde korrekt antal.</w:t>
        </w:r>
        <w:bookmarkEnd w:id="3011"/>
      </w:ins>
    </w:p>
    <w:p w:rsidR="00132F63" w:rsidRDefault="002F2E8C">
      <w:pPr>
        <w:rPr>
          <w:ins w:id="3017" w:author="Claus" w:date="2018-12-17T20:26:00Z"/>
          <w:rPrChange w:id="3018" w:author="Claus" w:date="2018-12-17T21:08:00Z">
            <w:rPr>
              <w:ins w:id="3019" w:author="Claus" w:date="2018-12-17T20:26:00Z"/>
              <w:lang w:val="en-US"/>
            </w:rPr>
          </w:rPrChange>
        </w:rPr>
        <w:pPrChange w:id="3020" w:author="Claus" w:date="2018-12-17T21:08:00Z">
          <w:pPr>
            <w:pStyle w:val="Overskrift1"/>
          </w:pPr>
        </w:pPrChange>
      </w:pPr>
      <w:ins w:id="3021" w:author="Claus" w:date="2018-12-17T21:08:00Z">
        <w:r>
          <w:t xml:space="preserve">For at sikre, at </w:t>
        </w:r>
      </w:ins>
      <w:ins w:id="3022" w:author="Claus" w:date="2018-12-17T21:09:00Z">
        <w:r>
          <w:t xml:space="preserve">bl.a. </w:t>
        </w:r>
      </w:ins>
      <w:ins w:id="3023" w:author="Claus" w:date="2018-12-17T21:08:00Z">
        <w:r>
          <w:t>carportens tag</w:t>
        </w:r>
      </w:ins>
      <w:ins w:id="3024" w:author="Claus" w:date="2018-12-17T21:09:00Z">
        <w:r>
          <w:t xml:space="preserve"> ikke får for få spær, er vi nødt til at promote operanderne, når vi dividerer tagets længde med afstanden mellem spær</w:t>
        </w:r>
      </w:ins>
      <w:ins w:id="3025" w:author="Claus" w:date="2018-12-17T21:10:00Z">
        <w:r>
          <w:t xml:space="preserve">ene. Dette fordi vi må have floating point division for at beholde fraktionen. Således kan vi runde op, så vi, i eksemplet herunder, ved roofLength på 200 får 200/55 = </w:t>
        </w:r>
      </w:ins>
      <w:ins w:id="3026" w:author="Claus" w:date="2018-12-17T21:11:00Z">
        <w:r>
          <w:t xml:space="preserve">3,6 ~ 4 mellemrum mellem 5 spær. </w:t>
        </w:r>
      </w:ins>
      <w:ins w:id="3027" w:author="Claus" w:date="2018-12-17T21:12:00Z">
        <w:r>
          <w:t xml:space="preserve">På samme måde udregnes den aktuelle afstand ml. spærene, her </w:t>
        </w:r>
      </w:ins>
      <w:ins w:id="3028" w:author="Claus" w:date="2018-12-17T21:16:00Z">
        <w:r>
          <w:t>5</w:t>
        </w:r>
      </w:ins>
      <w:ins w:id="3029" w:author="Claus" w:date="2018-12-17T21:12:00Z">
        <w:r>
          <w:t>0 cm.</w:t>
        </w:r>
      </w:ins>
    </w:p>
    <w:p w:rsidR="002F1835" w:rsidRPr="002F1835" w:rsidRDefault="00B37393" w:rsidP="002F1835">
      <w:pPr>
        <w:autoSpaceDE w:val="0"/>
        <w:autoSpaceDN w:val="0"/>
        <w:adjustRightInd w:val="0"/>
        <w:spacing w:after="0" w:line="240" w:lineRule="auto"/>
        <w:rPr>
          <w:ins w:id="3030" w:author="Claus" w:date="2018-12-17T20:26:00Z"/>
          <w:rFonts w:ascii="Courier New" w:hAnsi="Courier New" w:cs="Courier New"/>
          <w:sz w:val="18"/>
          <w:szCs w:val="24"/>
          <w:rPrChange w:id="3031" w:author="Claus" w:date="2018-12-17T20:27:00Z">
            <w:rPr>
              <w:ins w:id="3032" w:author="Claus" w:date="2018-12-17T20:26:00Z"/>
              <w:rFonts w:ascii="Courier New" w:hAnsi="Courier New" w:cs="Courier New"/>
              <w:sz w:val="24"/>
              <w:szCs w:val="24"/>
            </w:rPr>
          </w:rPrChange>
        </w:rPr>
      </w:pPr>
      <w:ins w:id="3033" w:author="Claus" w:date="2018-12-17T20:26:00Z">
        <w:r w:rsidRPr="00B37393">
          <w:rPr>
            <w:rFonts w:ascii="Courier New" w:hAnsi="Courier New" w:cs="Courier New"/>
            <w:color w:val="737373"/>
            <w:sz w:val="18"/>
            <w:szCs w:val="24"/>
            <w:rPrChange w:id="3034" w:author="Claus" w:date="2018-12-17T20:27:00Z">
              <w:rPr>
                <w:rFonts w:ascii="Courier New" w:eastAsiaTheme="majorEastAsia" w:hAnsi="Courier New" w:cs="Courier New"/>
                <w:b/>
                <w:bCs/>
                <w:color w:val="737373"/>
                <w:sz w:val="24"/>
                <w:szCs w:val="24"/>
              </w:rPr>
            </w:rPrChange>
          </w:rPr>
          <w:t xml:space="preserve">// Find tagets længde og udregn antal spær, adskilt 55 cm fra hinanden.                </w:t>
        </w:r>
        <w:r w:rsidRPr="00B37393">
          <w:rPr>
            <w:rFonts w:ascii="Courier New" w:hAnsi="Courier New" w:cs="Courier New"/>
            <w:color w:val="737373"/>
            <w:sz w:val="18"/>
            <w:szCs w:val="24"/>
            <w:rPrChange w:id="3035" w:author="Claus" w:date="2018-12-17T20:27: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rPrChange w:id="3036" w:author="Claus" w:date="2018-12-17T20:27:00Z">
              <w:rPr>
                <w:rFonts w:ascii="Courier New" w:eastAsiaTheme="majorEastAsia" w:hAnsi="Courier New" w:cs="Courier New"/>
                <w:b/>
                <w:bCs/>
                <w:color w:val="365F91" w:themeColor="accent1" w:themeShade="BF"/>
                <w:sz w:val="24"/>
                <w:szCs w:val="24"/>
              </w:rPr>
            </w:rPrChange>
          </w:rPr>
          <w:t>raftersCount = (</w:t>
        </w:r>
        <w:r w:rsidRPr="00B37393">
          <w:rPr>
            <w:rFonts w:ascii="Courier New" w:hAnsi="Courier New" w:cs="Courier New"/>
            <w:color w:val="000099"/>
            <w:sz w:val="18"/>
            <w:szCs w:val="24"/>
            <w:rPrChange w:id="3037" w:author="Claus" w:date="2018-12-17T20:27:00Z">
              <w:rPr>
                <w:rFonts w:ascii="Courier New" w:eastAsiaTheme="majorEastAsia" w:hAnsi="Courier New" w:cs="Courier New"/>
                <w:b/>
                <w:bCs/>
                <w:color w:val="000099"/>
                <w:sz w:val="24"/>
                <w:szCs w:val="24"/>
              </w:rPr>
            </w:rPrChange>
          </w:rPr>
          <w:t>int</w:t>
        </w:r>
        <w:r w:rsidRPr="00B37393">
          <w:rPr>
            <w:rFonts w:ascii="Courier New" w:hAnsi="Courier New" w:cs="Courier New"/>
            <w:sz w:val="18"/>
            <w:szCs w:val="24"/>
            <w:rPrChange w:id="3038" w:author="Claus" w:date="2018-12-17T20:27:00Z">
              <w:rPr>
                <w:rFonts w:ascii="Courier New" w:eastAsiaTheme="majorEastAsia" w:hAnsi="Courier New" w:cs="Courier New"/>
                <w:b/>
                <w:bCs/>
                <w:color w:val="365F91" w:themeColor="accent1" w:themeShade="BF"/>
                <w:sz w:val="24"/>
                <w:szCs w:val="24"/>
              </w:rPr>
            </w:rPrChange>
          </w:rPr>
          <w:t xml:space="preserve">)Math.ceil(roofLength / Rules.RAFTER_SPACING) + </w:t>
        </w:r>
        <w:r w:rsidRPr="00B37393">
          <w:rPr>
            <w:rFonts w:ascii="Courier New" w:hAnsi="Courier New" w:cs="Courier New"/>
            <w:color w:val="780000"/>
            <w:sz w:val="18"/>
            <w:szCs w:val="24"/>
            <w:rPrChange w:id="3039" w:author="Claus" w:date="2018-12-17T20:27:00Z">
              <w:rPr>
                <w:rFonts w:ascii="Courier New" w:eastAsiaTheme="majorEastAsia" w:hAnsi="Courier New" w:cs="Courier New"/>
                <w:b/>
                <w:bCs/>
                <w:color w:val="780000"/>
                <w:sz w:val="24"/>
                <w:szCs w:val="24"/>
              </w:rPr>
            </w:rPrChange>
          </w:rPr>
          <w:t>1</w:t>
        </w:r>
        <w:r w:rsidRPr="00B37393">
          <w:rPr>
            <w:rFonts w:ascii="Courier New" w:hAnsi="Courier New" w:cs="Courier New"/>
            <w:sz w:val="18"/>
            <w:szCs w:val="24"/>
            <w:rPrChange w:id="3040" w:author="Claus" w:date="2018-12-17T20:27: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color w:val="737373"/>
            <w:sz w:val="18"/>
            <w:szCs w:val="24"/>
            <w:rPrChange w:id="3041" w:author="Claus" w:date="2018-12-17T20:27:00Z">
              <w:rPr>
                <w:rFonts w:ascii="Courier New" w:eastAsiaTheme="majorEastAsia" w:hAnsi="Courier New" w:cs="Courier New"/>
                <w:b/>
                <w:bCs/>
                <w:color w:val="737373"/>
                <w:sz w:val="24"/>
                <w:szCs w:val="24"/>
              </w:rPr>
            </w:rPrChange>
          </w:rPr>
          <w:t xml:space="preserve">// Et spær ekstra, da vi har udregnet antal mellemrum.     </w:t>
        </w:r>
        <w:r w:rsidRPr="00B37393">
          <w:rPr>
            <w:rFonts w:ascii="Courier New" w:hAnsi="Courier New" w:cs="Courier New"/>
            <w:color w:val="737373"/>
            <w:sz w:val="18"/>
            <w:szCs w:val="24"/>
            <w:rPrChange w:id="3042" w:author="Claus" w:date="2018-12-17T20:27:00Z">
              <w:rPr>
                <w:rFonts w:ascii="Courier New" w:eastAsiaTheme="majorEastAsia" w:hAnsi="Courier New" w:cs="Courier New"/>
                <w:b/>
                <w:bCs/>
                <w:color w:val="737373"/>
                <w:sz w:val="24"/>
                <w:szCs w:val="24"/>
              </w:rPr>
            </w:rPrChange>
          </w:rPr>
          <w:br/>
          <w:t>// Gem aktuel afstand ml. spær.</w:t>
        </w:r>
        <w:r w:rsidRPr="00B37393">
          <w:rPr>
            <w:rFonts w:ascii="Courier New" w:hAnsi="Courier New" w:cs="Courier New"/>
            <w:color w:val="737373"/>
            <w:sz w:val="18"/>
            <w:szCs w:val="24"/>
            <w:rPrChange w:id="3043" w:author="Claus" w:date="2018-12-17T20:27: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rPrChange w:id="3044" w:author="Claus" w:date="2018-12-17T20:27:00Z">
              <w:rPr>
                <w:rFonts w:ascii="Courier New" w:eastAsiaTheme="majorEastAsia" w:hAnsi="Courier New" w:cs="Courier New"/>
                <w:b/>
                <w:bCs/>
                <w:color w:val="365F91" w:themeColor="accent1" w:themeShade="BF"/>
                <w:sz w:val="24"/>
                <w:szCs w:val="24"/>
              </w:rPr>
            </w:rPrChange>
          </w:rPr>
          <w:t>raftersSpacing = (</w:t>
        </w:r>
        <w:r w:rsidRPr="00B37393">
          <w:rPr>
            <w:rFonts w:ascii="Courier New" w:hAnsi="Courier New" w:cs="Courier New"/>
            <w:color w:val="000099"/>
            <w:sz w:val="18"/>
            <w:szCs w:val="24"/>
            <w:rPrChange w:id="3045" w:author="Claus" w:date="2018-12-17T20:27:00Z">
              <w:rPr>
                <w:rFonts w:ascii="Courier New" w:eastAsiaTheme="majorEastAsia" w:hAnsi="Courier New" w:cs="Courier New"/>
                <w:b/>
                <w:bCs/>
                <w:color w:val="000099"/>
                <w:sz w:val="24"/>
                <w:szCs w:val="24"/>
              </w:rPr>
            </w:rPrChange>
          </w:rPr>
          <w:t>int</w:t>
        </w:r>
        <w:r w:rsidRPr="00B37393">
          <w:rPr>
            <w:rFonts w:ascii="Courier New" w:hAnsi="Courier New" w:cs="Courier New"/>
            <w:sz w:val="18"/>
            <w:szCs w:val="24"/>
            <w:rPrChange w:id="3046" w:author="Claus" w:date="2018-12-17T20:27:00Z">
              <w:rPr>
                <w:rFonts w:ascii="Courier New" w:eastAsiaTheme="majorEastAsia" w:hAnsi="Courier New" w:cs="Courier New"/>
                <w:b/>
                <w:bCs/>
                <w:color w:val="365F91" w:themeColor="accent1" w:themeShade="BF"/>
                <w:sz w:val="24"/>
                <w:szCs w:val="24"/>
              </w:rPr>
            </w:rPrChange>
          </w:rPr>
          <w:t>)Math.ceil(roofLength / (</w:t>
        </w:r>
        <w:r w:rsidRPr="00B37393">
          <w:rPr>
            <w:rFonts w:ascii="Courier New" w:hAnsi="Courier New" w:cs="Courier New"/>
            <w:color w:val="000099"/>
            <w:sz w:val="18"/>
            <w:szCs w:val="24"/>
            <w:rPrChange w:id="3047" w:author="Claus" w:date="2018-12-17T20:27:00Z">
              <w:rPr>
                <w:rFonts w:ascii="Courier New" w:eastAsiaTheme="majorEastAsia" w:hAnsi="Courier New" w:cs="Courier New"/>
                <w:b/>
                <w:bCs/>
                <w:color w:val="000099"/>
                <w:sz w:val="24"/>
                <w:szCs w:val="24"/>
              </w:rPr>
            </w:rPrChange>
          </w:rPr>
          <w:t>float</w:t>
        </w:r>
        <w:r w:rsidRPr="00B37393">
          <w:rPr>
            <w:rFonts w:ascii="Courier New" w:hAnsi="Courier New" w:cs="Courier New"/>
            <w:sz w:val="18"/>
            <w:szCs w:val="24"/>
            <w:rPrChange w:id="3048" w:author="Claus" w:date="2018-12-17T20:27:00Z">
              <w:rPr>
                <w:rFonts w:ascii="Courier New" w:eastAsiaTheme="majorEastAsia" w:hAnsi="Courier New" w:cs="Courier New"/>
                <w:b/>
                <w:bCs/>
                <w:color w:val="365F91" w:themeColor="accent1" w:themeShade="BF"/>
                <w:sz w:val="24"/>
                <w:szCs w:val="24"/>
              </w:rPr>
            </w:rPrChange>
          </w:rPr>
          <w:t>)(raftersCount-</w:t>
        </w:r>
        <w:r w:rsidRPr="00B37393">
          <w:rPr>
            <w:rFonts w:ascii="Courier New" w:hAnsi="Courier New" w:cs="Courier New"/>
            <w:color w:val="780000"/>
            <w:sz w:val="18"/>
            <w:szCs w:val="24"/>
            <w:rPrChange w:id="3049" w:author="Claus" w:date="2018-12-17T20:27:00Z">
              <w:rPr>
                <w:rFonts w:ascii="Courier New" w:eastAsiaTheme="majorEastAsia" w:hAnsi="Courier New" w:cs="Courier New"/>
                <w:b/>
                <w:bCs/>
                <w:color w:val="780000"/>
                <w:sz w:val="24"/>
                <w:szCs w:val="24"/>
              </w:rPr>
            </w:rPrChange>
          </w:rPr>
          <w:t>1</w:t>
        </w:r>
        <w:r w:rsidRPr="00B37393">
          <w:rPr>
            <w:rFonts w:ascii="Courier New" w:hAnsi="Courier New" w:cs="Courier New"/>
            <w:sz w:val="18"/>
            <w:szCs w:val="24"/>
            <w:rPrChange w:id="3050" w:author="Claus" w:date="2018-12-17T20:27: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color w:val="737373"/>
            <w:sz w:val="18"/>
            <w:szCs w:val="24"/>
            <w:rPrChange w:id="3051" w:author="Claus" w:date="2018-12-17T20:27:00Z">
              <w:rPr>
                <w:rFonts w:ascii="Courier New" w:eastAsiaTheme="majorEastAsia" w:hAnsi="Courier New" w:cs="Courier New"/>
                <w:b/>
                <w:bCs/>
                <w:color w:val="737373"/>
                <w:sz w:val="24"/>
                <w:szCs w:val="24"/>
              </w:rPr>
            </w:rPrChange>
          </w:rPr>
          <w:t>// Husk at fratrække slut spær for at få nok mellemrum.</w:t>
        </w:r>
        <w:r w:rsidRPr="00B37393">
          <w:rPr>
            <w:rFonts w:ascii="Courier New" w:hAnsi="Courier New" w:cs="Courier New"/>
            <w:sz w:val="18"/>
            <w:szCs w:val="24"/>
            <w:rPrChange w:id="3052" w:author="Claus" w:date="2018-12-17T20:27:00Z">
              <w:rPr>
                <w:rFonts w:ascii="Courier New" w:eastAsiaTheme="majorEastAsia" w:hAnsi="Courier New" w:cs="Courier New"/>
                <w:b/>
                <w:bCs/>
                <w:color w:val="365F91" w:themeColor="accent1" w:themeShade="BF"/>
                <w:sz w:val="24"/>
                <w:szCs w:val="24"/>
              </w:rPr>
            </w:rPrChange>
          </w:rPr>
          <w:t xml:space="preserve"> </w:t>
        </w:r>
      </w:ins>
    </w:p>
    <w:p w:rsidR="00132F63" w:rsidRDefault="00132F63">
      <w:pPr>
        <w:rPr>
          <w:ins w:id="3053" w:author="Claus" w:date="2018-12-17T15:09:00Z"/>
        </w:rPr>
        <w:pPrChange w:id="3054" w:author="Claus" w:date="2018-12-17T20:26:00Z">
          <w:pPr>
            <w:pStyle w:val="Overskrift1"/>
          </w:pPr>
        </w:pPrChange>
      </w:pPr>
    </w:p>
    <w:p w:rsidR="00132F63" w:rsidRDefault="004B0118">
      <w:pPr>
        <w:pStyle w:val="Overskrift2"/>
        <w:rPr>
          <w:ins w:id="3055" w:author="Claus" w:date="2018-12-17T15:09:00Z"/>
        </w:rPr>
        <w:pPrChange w:id="3056" w:author="Claus" w:date="2018-12-17T15:09:00Z">
          <w:pPr>
            <w:pStyle w:val="Overskrift1"/>
          </w:pPr>
        </w:pPrChange>
      </w:pPr>
      <w:bookmarkStart w:id="3057" w:name="_Toc533018503"/>
      <w:ins w:id="3058" w:author="Claus" w:date="2018-12-17T15:09:00Z">
        <w:r>
          <w:t>Dataforbindelse indlæses fra properties fil.</w:t>
        </w:r>
        <w:bookmarkEnd w:id="3057"/>
      </w:ins>
    </w:p>
    <w:p w:rsidR="00132F63" w:rsidRDefault="000E6EE4">
      <w:pPr>
        <w:rPr>
          <w:ins w:id="3059" w:author="Claus" w:date="2018-12-17T20:05:00Z"/>
        </w:rPr>
        <w:pPrChange w:id="3060" w:author="Claus" w:date="2018-12-17T15:09:00Z">
          <w:pPr>
            <w:pStyle w:val="Overskrift1"/>
          </w:pPr>
        </w:pPrChange>
      </w:pPr>
      <w:ins w:id="3061" w:author="Claus" w:date="2018-12-17T20:03:00Z">
        <w:r>
          <w:t xml:space="preserve">Databaseforbindelsens url, brugernavn og adgangskode skal ikke kunne aflæses direkte i kildekoden lagt på Github. </w:t>
        </w:r>
      </w:ins>
      <w:ins w:id="3062" w:author="Claus" w:date="2018-12-17T20:04:00Z">
        <w:r>
          <w:t xml:space="preserve">Derfor har vi valgt at lave en konfigurationsfil til forbindelsen og ekskludere den fra Github. </w:t>
        </w:r>
      </w:ins>
      <w:ins w:id="3063" w:author="Claus" w:date="2018-12-17T20:05:00Z">
        <w:r>
          <w:t>Den må derfor indlæses, når en forbindelse skal etableres:</w:t>
        </w:r>
      </w:ins>
    </w:p>
    <w:p w:rsidR="000E6EE4" w:rsidRDefault="00B37393" w:rsidP="000E6EE4">
      <w:pPr>
        <w:autoSpaceDE w:val="0"/>
        <w:autoSpaceDN w:val="0"/>
        <w:adjustRightInd w:val="0"/>
        <w:spacing w:after="0" w:line="240" w:lineRule="auto"/>
        <w:rPr>
          <w:ins w:id="3064" w:author="Claus" w:date="2018-12-17T20:06:00Z"/>
          <w:rFonts w:ascii="Courier New" w:hAnsi="Courier New" w:cs="Courier New"/>
          <w:sz w:val="18"/>
          <w:szCs w:val="24"/>
          <w:lang w:val="en-US"/>
        </w:rPr>
      </w:pPr>
      <w:ins w:id="3065" w:author="Claus" w:date="2018-12-17T20:05:00Z">
        <w:r w:rsidRPr="00B37393">
          <w:rPr>
            <w:rFonts w:ascii="Courier New" w:hAnsi="Courier New" w:cs="Courier New"/>
            <w:color w:val="000099"/>
            <w:sz w:val="18"/>
            <w:szCs w:val="24"/>
            <w:rPrChange w:id="3066" w:author="Claus" w:date="2018-12-19T15:23:00Z">
              <w:rPr>
                <w:rFonts w:ascii="Courier New" w:eastAsiaTheme="majorEastAsia" w:hAnsi="Courier New" w:cs="Courier New"/>
                <w:b/>
                <w:bCs/>
                <w:color w:val="000099"/>
                <w:sz w:val="24"/>
                <w:szCs w:val="24"/>
              </w:rPr>
            </w:rPrChange>
          </w:rPr>
          <w:t>public</w:t>
        </w:r>
        <w:r w:rsidRPr="00B37393">
          <w:rPr>
            <w:rFonts w:ascii="Courier New" w:hAnsi="Courier New" w:cs="Courier New"/>
            <w:sz w:val="18"/>
            <w:szCs w:val="24"/>
            <w:rPrChange w:id="3067" w:author="Claus" w:date="2018-12-19T15:23: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rPrChange w:id="3068" w:author="Claus" w:date="2018-12-19T15:23:00Z">
              <w:rPr>
                <w:rFonts w:ascii="Courier New" w:eastAsiaTheme="majorEastAsia" w:hAnsi="Courier New" w:cs="Courier New"/>
                <w:b/>
                <w:bCs/>
                <w:color w:val="000099"/>
                <w:sz w:val="24"/>
                <w:szCs w:val="24"/>
              </w:rPr>
            </w:rPrChange>
          </w:rPr>
          <w:t>static</w:t>
        </w:r>
        <w:r w:rsidRPr="00B37393">
          <w:rPr>
            <w:rFonts w:ascii="Courier New" w:hAnsi="Courier New" w:cs="Courier New"/>
            <w:sz w:val="18"/>
            <w:szCs w:val="24"/>
            <w:rPrChange w:id="3069" w:author="Claus" w:date="2018-12-19T15:23:00Z">
              <w:rPr>
                <w:rFonts w:ascii="Courier New" w:eastAsiaTheme="majorEastAsia" w:hAnsi="Courier New" w:cs="Courier New"/>
                <w:b/>
                <w:bCs/>
                <w:color w:val="365F91" w:themeColor="accent1" w:themeShade="BF"/>
                <w:sz w:val="24"/>
                <w:szCs w:val="24"/>
              </w:rPr>
            </w:rPrChange>
          </w:rPr>
          <w:t xml:space="preserve"> Connection getConnection() </w:t>
        </w:r>
        <w:r w:rsidRPr="00B37393">
          <w:rPr>
            <w:rFonts w:ascii="Courier New" w:hAnsi="Courier New" w:cs="Courier New"/>
            <w:color w:val="000099"/>
            <w:sz w:val="18"/>
            <w:szCs w:val="24"/>
            <w:rPrChange w:id="3070" w:author="Claus" w:date="2018-12-19T15:23:00Z">
              <w:rPr>
                <w:rFonts w:ascii="Courier New" w:eastAsiaTheme="majorEastAsia" w:hAnsi="Courier New" w:cs="Courier New"/>
                <w:b/>
                <w:bCs/>
                <w:color w:val="000099"/>
                <w:sz w:val="24"/>
                <w:szCs w:val="24"/>
              </w:rPr>
            </w:rPrChange>
          </w:rPr>
          <w:t>throws</w:t>
        </w:r>
        <w:r w:rsidRPr="00B37393">
          <w:rPr>
            <w:rFonts w:ascii="Courier New" w:hAnsi="Courier New" w:cs="Courier New"/>
            <w:sz w:val="18"/>
            <w:szCs w:val="24"/>
            <w:rPrChange w:id="3071" w:author="Claus" w:date="2018-12-19T15:23:00Z">
              <w:rPr>
                <w:rFonts w:ascii="Courier New" w:eastAsiaTheme="majorEastAsia" w:hAnsi="Courier New" w:cs="Courier New"/>
                <w:b/>
                <w:bCs/>
                <w:color w:val="365F91" w:themeColor="accent1" w:themeShade="BF"/>
                <w:sz w:val="24"/>
                <w:szCs w:val="24"/>
              </w:rPr>
            </w:rPrChange>
          </w:rPr>
          <w:t xml:space="preserve"> FogException </w:t>
        </w:r>
        <w:r w:rsidRPr="00B37393">
          <w:rPr>
            <w:rFonts w:ascii="Courier New" w:hAnsi="Courier New" w:cs="Courier New"/>
            <w:sz w:val="18"/>
            <w:szCs w:val="24"/>
            <w:rPrChange w:id="3072" w:author="Claus" w:date="2018-12-19T15:23:00Z">
              <w:rPr>
                <w:rFonts w:ascii="Courier New" w:eastAsiaTheme="majorEastAsia" w:hAnsi="Courier New" w:cs="Courier New"/>
                <w:b/>
                <w:bCs/>
                <w:color w:val="365F91" w:themeColor="accent1" w:themeShade="BF"/>
                <w:sz w:val="24"/>
                <w:szCs w:val="24"/>
              </w:rPr>
            </w:rPrChange>
          </w:rPr>
          <w:br/>
          <w:t>{</w:t>
        </w:r>
        <w:r w:rsidRPr="00B37393">
          <w:rPr>
            <w:rFonts w:ascii="Courier New" w:hAnsi="Courier New" w:cs="Courier New"/>
            <w:sz w:val="18"/>
            <w:szCs w:val="24"/>
            <w:rPrChange w:id="3073" w:author="Claus" w:date="2018-12-19T15:23: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737373"/>
            <w:sz w:val="18"/>
            <w:szCs w:val="24"/>
            <w:rPrChange w:id="3074" w:author="Claus" w:date="2018-12-19T15:23:00Z">
              <w:rPr>
                <w:rFonts w:ascii="Courier New" w:eastAsiaTheme="majorEastAsia" w:hAnsi="Courier New" w:cs="Courier New"/>
                <w:b/>
                <w:bCs/>
                <w:color w:val="737373"/>
                <w:sz w:val="24"/>
                <w:szCs w:val="24"/>
              </w:rPr>
            </w:rPrChange>
          </w:rPr>
          <w:t>// Hvis connection er etableret, se om den er lukket.</w:t>
        </w:r>
        <w:r w:rsidRPr="00B37393">
          <w:rPr>
            <w:rFonts w:ascii="Courier New" w:hAnsi="Courier New" w:cs="Courier New"/>
            <w:color w:val="737373"/>
            <w:sz w:val="18"/>
            <w:szCs w:val="24"/>
            <w:rPrChange w:id="3075" w:author="Claus" w:date="2018-12-19T15:23: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rPrChange w:id="3076" w:author="Claus" w:date="2018-12-19T15:23: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color w:val="000099"/>
            <w:sz w:val="18"/>
            <w:szCs w:val="24"/>
            <w:lang w:val="en-US"/>
            <w:rPrChange w:id="3077" w:author="Claus" w:date="2018-12-17T20:05:00Z">
              <w:rPr>
                <w:rFonts w:ascii="Courier New" w:eastAsiaTheme="majorEastAsia" w:hAnsi="Courier New" w:cs="Courier New"/>
                <w:b/>
                <w:bCs/>
                <w:color w:val="000099"/>
                <w:sz w:val="24"/>
                <w:szCs w:val="24"/>
              </w:rPr>
            </w:rPrChange>
          </w:rPr>
          <w:t>if</w:t>
        </w:r>
        <w:r w:rsidRPr="00B37393">
          <w:rPr>
            <w:rFonts w:ascii="Courier New" w:hAnsi="Courier New" w:cs="Courier New"/>
            <w:sz w:val="18"/>
            <w:szCs w:val="24"/>
            <w:lang w:val="en-US"/>
            <w:rPrChange w:id="3078"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B37393">
          <w:rPr>
            <w:rFonts w:ascii="Courier New" w:hAnsi="Courier New" w:cs="Courier New"/>
            <w:color w:val="000099"/>
            <w:sz w:val="18"/>
            <w:szCs w:val="24"/>
            <w:lang w:val="en-US"/>
            <w:rPrChange w:id="3079" w:author="Claus" w:date="2018-12-17T20:05:00Z">
              <w:rPr>
                <w:rFonts w:ascii="Courier New" w:eastAsiaTheme="majorEastAsia" w:hAnsi="Courier New" w:cs="Courier New"/>
                <w:b/>
                <w:bCs/>
                <w:color w:val="000099"/>
                <w:sz w:val="24"/>
                <w:szCs w:val="24"/>
              </w:rPr>
            </w:rPrChange>
          </w:rPr>
          <w:t>null</w:t>
        </w:r>
        <w:r w:rsidRPr="00B37393">
          <w:rPr>
            <w:rFonts w:ascii="Courier New" w:hAnsi="Courier New" w:cs="Courier New"/>
            <w:sz w:val="18"/>
            <w:szCs w:val="24"/>
            <w:lang w:val="en-US"/>
            <w:rPrChange w:id="3080" w:author="Claus" w:date="2018-12-17T20:05: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lang w:val="en-US"/>
            <w:rPrChange w:id="3081" w:author="Claus" w:date="2018-12-17T20:05: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3082" w:author="Claus" w:date="2018-12-17T20:05: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3083" w:author="Claus" w:date="2018-12-17T20:05:00Z">
              <w:rPr>
                <w:rFonts w:ascii="Courier New" w:eastAsiaTheme="majorEastAsia" w:hAnsi="Courier New" w:cs="Courier New"/>
                <w:b/>
                <w:bCs/>
                <w:color w:val="000099"/>
                <w:sz w:val="24"/>
                <w:szCs w:val="24"/>
              </w:rPr>
            </w:rPrChange>
          </w:rPr>
          <w:t>try</w:t>
        </w:r>
        <w:r w:rsidRPr="00B37393">
          <w:rPr>
            <w:rFonts w:ascii="Courier New" w:hAnsi="Courier New" w:cs="Courier New"/>
            <w:sz w:val="18"/>
            <w:szCs w:val="24"/>
            <w:lang w:val="en-US"/>
            <w:rPrChange w:id="3084" w:author="Claus" w:date="2018-12-17T20:05: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3085" w:author="Claus" w:date="2018-12-17T20:05: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3086" w:author="Claus" w:date="2018-12-17T20:05:00Z">
              <w:rPr>
                <w:rFonts w:ascii="Courier New" w:eastAsiaTheme="majorEastAsia" w:hAnsi="Courier New" w:cs="Courier New"/>
                <w:b/>
                <w:bCs/>
                <w:color w:val="000099"/>
                <w:sz w:val="24"/>
                <w:szCs w:val="24"/>
              </w:rPr>
            </w:rPrChange>
          </w:rPr>
          <w:t>if</w:t>
        </w:r>
        <w:r w:rsidRPr="00B37393">
          <w:rPr>
            <w:rFonts w:ascii="Courier New" w:hAnsi="Courier New" w:cs="Courier New"/>
            <w:sz w:val="18"/>
            <w:szCs w:val="24"/>
            <w:lang w:val="en-US"/>
            <w:rPrChange w:id="3087" w:author="Claus" w:date="2018-12-17T20:05:00Z">
              <w:rPr>
                <w:rFonts w:ascii="Courier New" w:eastAsiaTheme="majorEastAsia" w:hAnsi="Courier New" w:cs="Courier New"/>
                <w:b/>
                <w:bCs/>
                <w:color w:val="365F91" w:themeColor="accent1" w:themeShade="BF"/>
                <w:sz w:val="24"/>
                <w:szCs w:val="24"/>
              </w:rPr>
            </w:rPrChange>
          </w:rPr>
          <w:t xml:space="preserve"> (connection.isClosed())                     </w:t>
        </w:r>
        <w:r w:rsidRPr="00B37393">
          <w:rPr>
            <w:rFonts w:ascii="Courier New" w:hAnsi="Courier New" w:cs="Courier New"/>
            <w:sz w:val="18"/>
            <w:szCs w:val="24"/>
            <w:lang w:val="en-US"/>
            <w:rPrChange w:id="3088" w:author="Claus" w:date="2018-12-17T20:05:00Z">
              <w:rPr>
                <w:rFonts w:ascii="Courier New" w:eastAsiaTheme="majorEastAsia" w:hAnsi="Courier New" w:cs="Courier New"/>
                <w:b/>
                <w:bCs/>
                <w:color w:val="365F91" w:themeColor="accent1" w:themeShade="BF"/>
                <w:sz w:val="24"/>
                <w:szCs w:val="24"/>
              </w:rPr>
            </w:rPrChange>
          </w:rPr>
          <w:br/>
          <w:t xml:space="preserve">                connection = </w:t>
        </w:r>
        <w:r w:rsidRPr="00B37393">
          <w:rPr>
            <w:rFonts w:ascii="Courier New" w:hAnsi="Courier New" w:cs="Courier New"/>
            <w:color w:val="000099"/>
            <w:sz w:val="18"/>
            <w:szCs w:val="24"/>
            <w:lang w:val="en-US"/>
            <w:rPrChange w:id="3089" w:author="Claus" w:date="2018-12-17T20:05:00Z">
              <w:rPr>
                <w:rFonts w:ascii="Courier New" w:eastAsiaTheme="majorEastAsia" w:hAnsi="Courier New" w:cs="Courier New"/>
                <w:b/>
                <w:bCs/>
                <w:color w:val="000099"/>
                <w:sz w:val="24"/>
                <w:szCs w:val="24"/>
              </w:rPr>
            </w:rPrChange>
          </w:rPr>
          <w:t>null</w:t>
        </w:r>
        <w:r w:rsidRPr="00B37393">
          <w:rPr>
            <w:rFonts w:ascii="Courier New" w:hAnsi="Courier New" w:cs="Courier New"/>
            <w:sz w:val="18"/>
            <w:szCs w:val="24"/>
            <w:lang w:val="en-US"/>
            <w:rPrChange w:id="3090" w:author="Claus" w:date="2018-12-17T20:05:00Z">
              <w:rPr>
                <w:rFonts w:ascii="Courier New" w:eastAsiaTheme="majorEastAsia" w:hAnsi="Courier New" w:cs="Courier New"/>
                <w:b/>
                <w:bCs/>
                <w:color w:val="365F91" w:themeColor="accent1" w:themeShade="BF"/>
                <w:sz w:val="24"/>
                <w:szCs w:val="24"/>
              </w:rPr>
            </w:rPrChange>
          </w:rPr>
          <w:t xml:space="preserve">;                </w:t>
        </w:r>
        <w:r w:rsidRPr="00B37393">
          <w:rPr>
            <w:rFonts w:ascii="Courier New" w:hAnsi="Courier New" w:cs="Courier New"/>
            <w:sz w:val="18"/>
            <w:szCs w:val="24"/>
            <w:lang w:val="en-US"/>
            <w:rPrChange w:id="3091" w:author="Claus" w:date="2018-12-17T20:05: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3092" w:author="Claus" w:date="2018-12-17T20:05: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3093" w:author="Claus" w:date="2018-12-17T20:05:00Z">
              <w:rPr>
                <w:rFonts w:ascii="Courier New" w:eastAsiaTheme="majorEastAsia" w:hAnsi="Courier New" w:cs="Courier New"/>
                <w:b/>
                <w:bCs/>
                <w:color w:val="000099"/>
                <w:sz w:val="24"/>
                <w:szCs w:val="24"/>
              </w:rPr>
            </w:rPrChange>
          </w:rPr>
          <w:t>catch</w:t>
        </w:r>
        <w:r w:rsidRPr="00B37393">
          <w:rPr>
            <w:rFonts w:ascii="Courier New" w:hAnsi="Courier New" w:cs="Courier New"/>
            <w:sz w:val="18"/>
            <w:szCs w:val="24"/>
            <w:lang w:val="en-US"/>
            <w:rPrChange w:id="3094" w:author="Claus" w:date="2018-12-17T20:05:00Z">
              <w:rPr>
                <w:rFonts w:ascii="Courier New" w:eastAsiaTheme="majorEastAsia" w:hAnsi="Courier New" w:cs="Courier New"/>
                <w:b/>
                <w:bCs/>
                <w:color w:val="365F91" w:themeColor="accent1" w:themeShade="BF"/>
                <w:sz w:val="24"/>
                <w:szCs w:val="24"/>
              </w:rPr>
            </w:rPrChange>
          </w:rPr>
          <w:t>(SQLException s)</w:t>
        </w:r>
        <w:r w:rsidRPr="00B37393">
          <w:rPr>
            <w:rFonts w:ascii="Courier New" w:hAnsi="Courier New" w:cs="Courier New"/>
            <w:sz w:val="18"/>
            <w:szCs w:val="24"/>
            <w:lang w:val="en-US"/>
            <w:rPrChange w:id="3095" w:author="Claus" w:date="2018-12-17T20:05:00Z">
              <w:rPr>
                <w:rFonts w:ascii="Courier New" w:eastAsiaTheme="majorEastAsia" w:hAnsi="Courier New" w:cs="Courier New"/>
                <w:b/>
                <w:bCs/>
                <w:color w:val="365F91" w:themeColor="accent1" w:themeShade="BF"/>
                <w:sz w:val="24"/>
                <w:szCs w:val="24"/>
              </w:rPr>
            </w:rPrChange>
          </w:rPr>
          <w:br/>
          <w:t xml:space="preserve">        {                </w:t>
        </w:r>
        <w:r w:rsidRPr="00B37393">
          <w:rPr>
            <w:rFonts w:ascii="Courier New" w:hAnsi="Courier New" w:cs="Courier New"/>
            <w:sz w:val="18"/>
            <w:szCs w:val="24"/>
            <w:lang w:val="en-US"/>
            <w:rPrChange w:id="3096" w:author="Claus" w:date="2018-12-17T20:05: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737373"/>
            <w:sz w:val="18"/>
            <w:szCs w:val="24"/>
            <w:lang w:val="en-US"/>
            <w:rPrChange w:id="3097" w:author="Claus" w:date="2018-12-17T20:05:00Z">
              <w:rPr>
                <w:rFonts w:ascii="Courier New" w:eastAsiaTheme="majorEastAsia" w:hAnsi="Courier New" w:cs="Courier New"/>
                <w:b/>
                <w:bCs/>
                <w:color w:val="737373"/>
                <w:sz w:val="24"/>
                <w:szCs w:val="24"/>
              </w:rPr>
            </w:rPrChange>
          </w:rPr>
          <w:t>// Får vi exception ved isClosed, fjern reference så den kan garbage collectes.</w:t>
        </w:r>
        <w:r w:rsidRPr="00B37393">
          <w:rPr>
            <w:rFonts w:ascii="Courier New" w:hAnsi="Courier New" w:cs="Courier New"/>
            <w:color w:val="737373"/>
            <w:sz w:val="18"/>
            <w:szCs w:val="24"/>
            <w:lang w:val="en-US"/>
            <w:rPrChange w:id="3098" w:author="Claus" w:date="2018-12-17T20:05:00Z">
              <w:rPr>
                <w:rFonts w:ascii="Courier New" w:eastAsiaTheme="majorEastAsia" w:hAnsi="Courier New" w:cs="Courier New"/>
                <w:b/>
                <w:bCs/>
                <w:color w:val="737373"/>
                <w:sz w:val="24"/>
                <w:szCs w:val="24"/>
              </w:rPr>
            </w:rPrChange>
          </w:rPr>
          <w:br/>
        </w:r>
        <w:r w:rsidRPr="00B37393">
          <w:rPr>
            <w:rFonts w:ascii="Courier New" w:hAnsi="Courier New" w:cs="Courier New"/>
            <w:sz w:val="18"/>
            <w:szCs w:val="24"/>
            <w:lang w:val="en-US"/>
            <w:rPrChange w:id="3099"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B37393">
          <w:rPr>
            <w:rFonts w:ascii="Courier New" w:hAnsi="Courier New" w:cs="Courier New"/>
            <w:color w:val="000099"/>
            <w:sz w:val="18"/>
            <w:szCs w:val="24"/>
            <w:lang w:val="en-US"/>
            <w:rPrChange w:id="3100" w:author="Claus" w:date="2018-12-17T20:05:00Z">
              <w:rPr>
                <w:rFonts w:ascii="Courier New" w:eastAsiaTheme="majorEastAsia" w:hAnsi="Courier New" w:cs="Courier New"/>
                <w:b/>
                <w:bCs/>
                <w:color w:val="000099"/>
                <w:sz w:val="24"/>
                <w:szCs w:val="24"/>
              </w:rPr>
            </w:rPrChange>
          </w:rPr>
          <w:t>null</w:t>
        </w:r>
        <w:r w:rsidRPr="00B37393">
          <w:rPr>
            <w:rFonts w:ascii="Courier New" w:hAnsi="Courier New" w:cs="Courier New"/>
            <w:sz w:val="18"/>
            <w:szCs w:val="24"/>
            <w:lang w:val="en-US"/>
            <w:rPrChange w:id="3101" w:author="Claus" w:date="2018-12-17T20:05:00Z">
              <w:rPr>
                <w:rFonts w:ascii="Courier New" w:eastAsiaTheme="majorEastAsia" w:hAnsi="Courier New" w:cs="Courier New"/>
                <w:b/>
                <w:bCs/>
                <w:color w:val="365F91" w:themeColor="accent1" w:themeShade="BF"/>
                <w:sz w:val="24"/>
                <w:szCs w:val="24"/>
              </w:rPr>
            </w:rPrChange>
          </w:rPr>
          <w:t>;</w:t>
        </w:r>
        <w:r w:rsidRPr="00B37393">
          <w:rPr>
            <w:rFonts w:ascii="Courier New" w:hAnsi="Courier New" w:cs="Courier New"/>
            <w:sz w:val="18"/>
            <w:szCs w:val="24"/>
            <w:lang w:val="en-US"/>
            <w:rPrChange w:id="3102" w:author="Claus" w:date="2018-12-17T20:05: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sz w:val="18"/>
            <w:szCs w:val="24"/>
            <w:lang w:val="en-US"/>
            <w:rPrChange w:id="3103"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Pr="00B37393">
          <w:rPr>
            <w:rFonts w:ascii="Courier New" w:hAnsi="Courier New" w:cs="Courier New"/>
            <w:sz w:val="18"/>
            <w:szCs w:val="24"/>
            <w:lang w:val="en-US"/>
            <w:rPrChange w:id="3104" w:author="Claus" w:date="2018-12-17T20:05:00Z">
              <w:rPr>
                <w:rFonts w:ascii="Courier New" w:eastAsiaTheme="majorEastAsia" w:hAnsi="Courier New" w:cs="Courier New"/>
                <w:b/>
                <w:bCs/>
                <w:color w:val="365F91" w:themeColor="accent1" w:themeShade="BF"/>
                <w:sz w:val="24"/>
                <w:szCs w:val="24"/>
              </w:rPr>
            </w:rPrChange>
          </w:rPr>
          <w:br/>
          <w:t xml:space="preserve">    </w:t>
        </w:r>
        <w:r w:rsidRPr="00B37393">
          <w:rPr>
            <w:rFonts w:ascii="Courier New" w:hAnsi="Courier New" w:cs="Courier New"/>
            <w:color w:val="000099"/>
            <w:sz w:val="18"/>
            <w:szCs w:val="24"/>
            <w:lang w:val="en-US"/>
            <w:rPrChange w:id="3105" w:author="Claus" w:date="2018-12-17T20:05:00Z">
              <w:rPr>
                <w:rFonts w:ascii="Courier New" w:eastAsiaTheme="majorEastAsia" w:hAnsi="Courier New" w:cs="Courier New"/>
                <w:b/>
                <w:bCs/>
                <w:color w:val="000099"/>
                <w:sz w:val="24"/>
                <w:szCs w:val="24"/>
              </w:rPr>
            </w:rPrChange>
          </w:rPr>
          <w:t>if</w:t>
        </w:r>
        <w:r w:rsidRPr="00B37393">
          <w:rPr>
            <w:rFonts w:ascii="Courier New" w:hAnsi="Courier New" w:cs="Courier New"/>
            <w:sz w:val="18"/>
            <w:szCs w:val="24"/>
            <w:lang w:val="en-US"/>
            <w:rPrChange w:id="3106" w:author="Claus" w:date="2018-12-17T20:05:00Z">
              <w:rPr>
                <w:rFonts w:ascii="Courier New" w:eastAsiaTheme="majorEastAsia" w:hAnsi="Courier New" w:cs="Courier New"/>
                <w:b/>
                <w:bCs/>
                <w:color w:val="365F91" w:themeColor="accent1" w:themeShade="BF"/>
                <w:sz w:val="24"/>
                <w:szCs w:val="24"/>
              </w:rPr>
            </w:rPrChange>
          </w:rPr>
          <w:t xml:space="preserve"> ( connection == </w:t>
        </w:r>
        <w:r w:rsidRPr="00B37393">
          <w:rPr>
            <w:rFonts w:ascii="Courier New" w:hAnsi="Courier New" w:cs="Courier New"/>
            <w:color w:val="000099"/>
            <w:sz w:val="18"/>
            <w:szCs w:val="24"/>
            <w:lang w:val="en-US"/>
            <w:rPrChange w:id="3107" w:author="Claus" w:date="2018-12-17T20:05:00Z">
              <w:rPr>
                <w:rFonts w:ascii="Courier New" w:eastAsiaTheme="majorEastAsia" w:hAnsi="Courier New" w:cs="Courier New"/>
                <w:b/>
                <w:bCs/>
                <w:color w:val="000099"/>
                <w:sz w:val="24"/>
                <w:szCs w:val="24"/>
              </w:rPr>
            </w:rPrChange>
          </w:rPr>
          <w:t>null</w:t>
        </w:r>
        <w:r w:rsidRPr="00B37393">
          <w:rPr>
            <w:rFonts w:ascii="Courier New" w:hAnsi="Courier New" w:cs="Courier New"/>
            <w:sz w:val="18"/>
            <w:szCs w:val="24"/>
            <w:lang w:val="en-US"/>
            <w:rPrChange w:id="3108" w:author="Claus" w:date="2018-12-17T20:05:00Z">
              <w:rPr>
                <w:rFonts w:ascii="Courier New" w:eastAsiaTheme="majorEastAsia" w:hAnsi="Courier New" w:cs="Courier New"/>
                <w:b/>
                <w:bCs/>
                <w:color w:val="365F91" w:themeColor="accent1" w:themeShade="BF"/>
                <w:sz w:val="24"/>
                <w:szCs w:val="24"/>
              </w:rPr>
            </w:rPrChange>
          </w:rPr>
          <w:t xml:space="preserve">) </w:t>
        </w:r>
      </w:ins>
    </w:p>
    <w:p w:rsidR="000E6EE4" w:rsidRPr="000E6EE4" w:rsidRDefault="000E6EE4" w:rsidP="000E6EE4">
      <w:pPr>
        <w:autoSpaceDE w:val="0"/>
        <w:autoSpaceDN w:val="0"/>
        <w:adjustRightInd w:val="0"/>
        <w:spacing w:after="0" w:line="240" w:lineRule="auto"/>
        <w:rPr>
          <w:ins w:id="3109" w:author="Claus" w:date="2018-12-17T20:05:00Z"/>
          <w:rFonts w:ascii="Courier New" w:hAnsi="Courier New" w:cs="Courier New"/>
          <w:sz w:val="18"/>
          <w:szCs w:val="24"/>
          <w:lang w:val="en-US"/>
          <w:rPrChange w:id="3110" w:author="Claus" w:date="2018-12-17T20:05:00Z">
            <w:rPr>
              <w:ins w:id="3111" w:author="Claus" w:date="2018-12-17T20:05:00Z"/>
              <w:rFonts w:ascii="Courier New" w:hAnsi="Courier New" w:cs="Courier New"/>
              <w:sz w:val="24"/>
              <w:szCs w:val="24"/>
            </w:rPr>
          </w:rPrChange>
        </w:rPr>
      </w:pPr>
      <w:ins w:id="3112" w:author="Claus" w:date="2018-12-17T20:06:00Z">
        <w:r>
          <w:rPr>
            <w:rFonts w:ascii="Courier New" w:hAnsi="Courier New" w:cs="Courier New"/>
            <w:sz w:val="18"/>
            <w:szCs w:val="24"/>
            <w:lang w:val="en-US"/>
          </w:rPr>
          <w:t xml:space="preserve">    </w:t>
        </w:r>
      </w:ins>
      <w:ins w:id="3113" w:author="Claus" w:date="2018-12-17T20:05:00Z">
        <w:r w:rsidR="00B37393" w:rsidRPr="00B37393">
          <w:rPr>
            <w:rFonts w:ascii="Courier New" w:hAnsi="Courier New" w:cs="Courier New"/>
            <w:sz w:val="18"/>
            <w:szCs w:val="24"/>
            <w:lang w:val="en-US"/>
            <w:rPrChange w:id="3114" w:author="Claus" w:date="2018-12-17T20:05:00Z">
              <w:rPr>
                <w:rFonts w:ascii="Courier New" w:eastAsiaTheme="majorEastAsia" w:hAnsi="Courier New" w:cs="Courier New"/>
                <w:b/>
                <w:bCs/>
                <w:color w:val="365F91" w:themeColor="accent1" w:themeShade="BF"/>
                <w:sz w:val="24"/>
                <w:szCs w:val="24"/>
              </w:rPr>
            </w:rPrChange>
          </w:rPr>
          <w:t>{</w:t>
        </w:r>
        <w:r w:rsidR="00B37393" w:rsidRPr="00B37393">
          <w:rPr>
            <w:rFonts w:ascii="Courier New" w:hAnsi="Courier New" w:cs="Courier New"/>
            <w:sz w:val="18"/>
            <w:szCs w:val="24"/>
            <w:lang w:val="en-US"/>
            <w:rPrChange w:id="3115" w:author="Claus" w:date="2018-12-17T20:05: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color w:val="000099"/>
            <w:sz w:val="18"/>
            <w:szCs w:val="24"/>
            <w:lang w:val="en-US"/>
            <w:rPrChange w:id="3116" w:author="Claus" w:date="2018-12-17T20:05:00Z">
              <w:rPr>
                <w:rFonts w:ascii="Courier New" w:eastAsiaTheme="majorEastAsia" w:hAnsi="Courier New" w:cs="Courier New"/>
                <w:b/>
                <w:bCs/>
                <w:color w:val="000099"/>
                <w:sz w:val="24"/>
                <w:szCs w:val="24"/>
              </w:rPr>
            </w:rPrChange>
          </w:rPr>
          <w:t>try</w:t>
        </w:r>
        <w:r w:rsidR="00B37393" w:rsidRPr="00B37393">
          <w:rPr>
            <w:rFonts w:ascii="Courier New" w:hAnsi="Courier New" w:cs="Courier New"/>
            <w:sz w:val="18"/>
            <w:szCs w:val="24"/>
            <w:lang w:val="en-US"/>
            <w:rPrChange w:id="3117" w:author="Claus" w:date="2018-12-17T20:05: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sz w:val="18"/>
            <w:szCs w:val="24"/>
            <w:lang w:val="en-US"/>
            <w:rPrChange w:id="3118" w:author="Claus" w:date="2018-12-17T20:05:00Z">
              <w:rPr>
                <w:rFonts w:ascii="Courier New" w:eastAsiaTheme="majorEastAsia" w:hAnsi="Courier New" w:cs="Courier New"/>
                <w:b/>
                <w:bCs/>
                <w:color w:val="365F91" w:themeColor="accent1" w:themeShade="BF"/>
                <w:sz w:val="24"/>
                <w:szCs w:val="24"/>
              </w:rPr>
            </w:rPrChange>
          </w:rPr>
          <w:br/>
          <w:t xml:space="preserve">            Class.forName( DRIVER_CLASS );</w:t>
        </w:r>
        <w:r w:rsidR="00B37393" w:rsidRPr="00B37393">
          <w:rPr>
            <w:rFonts w:ascii="Courier New" w:hAnsi="Courier New" w:cs="Courier New"/>
            <w:sz w:val="18"/>
            <w:szCs w:val="24"/>
            <w:lang w:val="en-US"/>
            <w:rPrChange w:id="3119" w:author="Claus" w:date="2018-12-17T20:05:00Z">
              <w:rPr>
                <w:rFonts w:ascii="Courier New" w:eastAsiaTheme="majorEastAsia" w:hAnsi="Courier New" w:cs="Courier New"/>
                <w:b/>
                <w:bCs/>
                <w:color w:val="365F91" w:themeColor="accent1" w:themeShade="BF"/>
                <w:sz w:val="24"/>
                <w:szCs w:val="24"/>
              </w:rPr>
            </w:rPrChange>
          </w:rPr>
          <w:br/>
        </w:r>
        <w:r w:rsidR="00B37393" w:rsidRPr="00B37393">
          <w:rPr>
            <w:rFonts w:ascii="Courier New" w:hAnsi="Courier New" w:cs="Courier New"/>
            <w:sz w:val="18"/>
            <w:szCs w:val="24"/>
            <w:lang w:val="en-US"/>
            <w:rPrChange w:id="3120" w:author="Claus" w:date="2018-12-17T20:05: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color w:val="737373"/>
            <w:sz w:val="18"/>
            <w:szCs w:val="24"/>
            <w:lang w:val="en-US"/>
            <w:rPrChange w:id="3121" w:author="Claus" w:date="2018-12-17T20:05:00Z">
              <w:rPr>
                <w:rFonts w:ascii="Courier New" w:eastAsiaTheme="majorEastAsia" w:hAnsi="Courier New" w:cs="Courier New"/>
                <w:b/>
                <w:bCs/>
                <w:color w:val="737373"/>
                <w:sz w:val="24"/>
                <w:szCs w:val="24"/>
              </w:rPr>
            </w:rPrChange>
          </w:rPr>
          <w:t>// Read the properties of the database connection from target/classes/db.properties</w:t>
        </w:r>
        <w:r w:rsidR="00B37393" w:rsidRPr="00B37393">
          <w:rPr>
            <w:rFonts w:ascii="Courier New" w:hAnsi="Courier New" w:cs="Courier New"/>
            <w:color w:val="737373"/>
            <w:sz w:val="18"/>
            <w:szCs w:val="24"/>
            <w:lang w:val="en-US"/>
            <w:rPrChange w:id="3122" w:author="Claus" w:date="2018-12-17T20:05:00Z">
              <w:rPr>
                <w:rFonts w:ascii="Courier New" w:eastAsiaTheme="majorEastAsia" w:hAnsi="Courier New" w:cs="Courier New"/>
                <w:b/>
                <w:bCs/>
                <w:color w:val="737373"/>
                <w:sz w:val="24"/>
                <w:szCs w:val="24"/>
              </w:rPr>
            </w:rPrChange>
          </w:rPr>
          <w:br/>
        </w:r>
        <w:r w:rsidR="00B37393" w:rsidRPr="00B37393">
          <w:rPr>
            <w:rFonts w:ascii="Courier New" w:hAnsi="Courier New" w:cs="Courier New"/>
            <w:sz w:val="18"/>
            <w:szCs w:val="24"/>
            <w:lang w:val="en-US"/>
            <w:rPrChange w:id="3123" w:author="Claus" w:date="2018-12-17T20:05:00Z">
              <w:rPr>
                <w:rFonts w:ascii="Courier New" w:eastAsiaTheme="majorEastAsia" w:hAnsi="Courier New" w:cs="Courier New"/>
                <w:b/>
                <w:bCs/>
                <w:color w:val="365F91" w:themeColor="accent1" w:themeShade="BF"/>
                <w:sz w:val="24"/>
                <w:szCs w:val="24"/>
              </w:rPr>
            </w:rPrChange>
          </w:rPr>
          <w:t xml:space="preserve">            Properties dbProperties = </w:t>
        </w:r>
        <w:r w:rsidR="00B37393" w:rsidRPr="00B37393">
          <w:rPr>
            <w:rFonts w:ascii="Courier New" w:hAnsi="Courier New" w:cs="Courier New"/>
            <w:color w:val="000099"/>
            <w:sz w:val="18"/>
            <w:szCs w:val="24"/>
            <w:lang w:val="en-US"/>
            <w:rPrChange w:id="3124" w:author="Claus" w:date="2018-12-17T20:05:00Z">
              <w:rPr>
                <w:rFonts w:ascii="Courier New" w:eastAsiaTheme="majorEastAsia" w:hAnsi="Courier New" w:cs="Courier New"/>
                <w:b/>
                <w:bCs/>
                <w:color w:val="000099"/>
                <w:sz w:val="24"/>
                <w:szCs w:val="24"/>
              </w:rPr>
            </w:rPrChange>
          </w:rPr>
          <w:t>new</w:t>
        </w:r>
        <w:r w:rsidR="00B37393" w:rsidRPr="00B37393">
          <w:rPr>
            <w:rFonts w:ascii="Courier New" w:hAnsi="Courier New" w:cs="Courier New"/>
            <w:sz w:val="18"/>
            <w:szCs w:val="24"/>
            <w:lang w:val="en-US"/>
            <w:rPrChange w:id="3125" w:author="Claus" w:date="2018-12-17T20:05:00Z">
              <w:rPr>
                <w:rFonts w:ascii="Courier New" w:eastAsiaTheme="majorEastAsia" w:hAnsi="Courier New" w:cs="Courier New"/>
                <w:b/>
                <w:bCs/>
                <w:color w:val="365F91" w:themeColor="accent1" w:themeShade="BF"/>
                <w:sz w:val="24"/>
                <w:szCs w:val="24"/>
              </w:rPr>
            </w:rPrChange>
          </w:rPr>
          <w:t xml:space="preserve"> Properties();</w:t>
        </w:r>
        <w:r w:rsidR="00B37393" w:rsidRPr="00B37393">
          <w:rPr>
            <w:rFonts w:ascii="Courier New" w:hAnsi="Courier New" w:cs="Courier New"/>
            <w:sz w:val="18"/>
            <w:szCs w:val="24"/>
            <w:lang w:val="en-US"/>
            <w:rPrChange w:id="3126" w:author="Claus" w:date="2018-12-17T20:05:00Z">
              <w:rPr>
                <w:rFonts w:ascii="Courier New" w:eastAsiaTheme="majorEastAsia" w:hAnsi="Courier New" w:cs="Courier New"/>
                <w:b/>
                <w:bCs/>
                <w:color w:val="365F91" w:themeColor="accent1" w:themeShade="BF"/>
                <w:sz w:val="24"/>
                <w:szCs w:val="24"/>
              </w:rPr>
            </w:rPrChange>
          </w:rPr>
          <w:br/>
          <w:t xml:space="preserve">            InputStream inputStream = DbConnector.</w:t>
        </w:r>
        <w:r w:rsidR="00B37393" w:rsidRPr="00B37393">
          <w:rPr>
            <w:rFonts w:ascii="Courier New" w:hAnsi="Courier New" w:cs="Courier New"/>
            <w:color w:val="000099"/>
            <w:sz w:val="18"/>
            <w:szCs w:val="24"/>
            <w:lang w:val="en-US"/>
            <w:rPrChange w:id="3127" w:author="Claus" w:date="2018-12-17T20:05:00Z">
              <w:rPr>
                <w:rFonts w:ascii="Courier New" w:eastAsiaTheme="majorEastAsia" w:hAnsi="Courier New" w:cs="Courier New"/>
                <w:b/>
                <w:bCs/>
                <w:color w:val="000099"/>
                <w:sz w:val="24"/>
                <w:szCs w:val="24"/>
              </w:rPr>
            </w:rPrChange>
          </w:rPr>
          <w:t>class</w:t>
        </w:r>
        <w:r w:rsidR="00B37393" w:rsidRPr="00B37393">
          <w:rPr>
            <w:rFonts w:ascii="Courier New" w:hAnsi="Courier New" w:cs="Courier New"/>
            <w:sz w:val="18"/>
            <w:szCs w:val="24"/>
            <w:lang w:val="en-US"/>
            <w:rPrChange w:id="3128" w:author="Claus" w:date="2018-12-17T20:05:00Z">
              <w:rPr>
                <w:rFonts w:ascii="Courier New" w:eastAsiaTheme="majorEastAsia" w:hAnsi="Courier New" w:cs="Courier New"/>
                <w:b/>
                <w:bCs/>
                <w:color w:val="365F91" w:themeColor="accent1" w:themeShade="BF"/>
                <w:sz w:val="24"/>
                <w:szCs w:val="24"/>
              </w:rPr>
            </w:rPrChange>
          </w:rPr>
          <w:t>.getResourceAsStream(</w:t>
        </w:r>
        <w:r w:rsidR="00B37393" w:rsidRPr="00B37393">
          <w:rPr>
            <w:rFonts w:ascii="Courier New" w:hAnsi="Courier New" w:cs="Courier New"/>
            <w:color w:val="99006B"/>
            <w:sz w:val="18"/>
            <w:szCs w:val="24"/>
            <w:lang w:val="en-US"/>
            <w:rPrChange w:id="3129" w:author="Claus" w:date="2018-12-17T20:05:00Z">
              <w:rPr>
                <w:rFonts w:ascii="Courier New" w:eastAsiaTheme="majorEastAsia" w:hAnsi="Courier New" w:cs="Courier New"/>
                <w:b/>
                <w:bCs/>
                <w:color w:val="99006B"/>
                <w:sz w:val="24"/>
                <w:szCs w:val="24"/>
              </w:rPr>
            </w:rPrChange>
          </w:rPr>
          <w:t>"/db.properties"</w:t>
        </w:r>
        <w:r w:rsidR="00B37393" w:rsidRPr="00B37393">
          <w:rPr>
            <w:rFonts w:ascii="Courier New" w:hAnsi="Courier New" w:cs="Courier New"/>
            <w:sz w:val="18"/>
            <w:szCs w:val="24"/>
            <w:lang w:val="en-US"/>
            <w:rPrChange w:id="3130" w:author="Claus" w:date="2018-12-17T20:05:00Z">
              <w:rPr>
                <w:rFonts w:ascii="Courier New" w:eastAsiaTheme="majorEastAsia" w:hAnsi="Courier New" w:cs="Courier New"/>
                <w:b/>
                <w:bCs/>
                <w:color w:val="365F91" w:themeColor="accent1" w:themeShade="BF"/>
                <w:sz w:val="24"/>
                <w:szCs w:val="24"/>
              </w:rPr>
            </w:rPrChange>
          </w:rPr>
          <w:t>);</w:t>
        </w:r>
        <w:r w:rsidR="00B37393" w:rsidRPr="00B37393">
          <w:rPr>
            <w:rFonts w:ascii="Courier New" w:hAnsi="Courier New" w:cs="Courier New"/>
            <w:sz w:val="18"/>
            <w:szCs w:val="24"/>
            <w:lang w:val="en-US"/>
            <w:rPrChange w:id="3131" w:author="Claus" w:date="2018-12-17T20:05:00Z">
              <w:rPr>
                <w:rFonts w:ascii="Courier New" w:eastAsiaTheme="majorEastAsia" w:hAnsi="Courier New" w:cs="Courier New"/>
                <w:b/>
                <w:bCs/>
                <w:color w:val="365F91" w:themeColor="accent1" w:themeShade="BF"/>
                <w:sz w:val="24"/>
                <w:szCs w:val="24"/>
              </w:rPr>
            </w:rPrChange>
          </w:rPr>
          <w:br/>
          <w:t xml:space="preserve">            dbProperties.load(inputStream);                </w:t>
        </w:r>
        <w:r w:rsidR="00B37393" w:rsidRPr="00B37393">
          <w:rPr>
            <w:rFonts w:ascii="Courier New" w:hAnsi="Courier New" w:cs="Courier New"/>
            <w:sz w:val="18"/>
            <w:szCs w:val="24"/>
            <w:lang w:val="en-US"/>
            <w:rPrChange w:id="3132" w:author="Claus" w:date="2018-12-17T20:05:00Z">
              <w:rPr>
                <w:rFonts w:ascii="Courier New" w:eastAsiaTheme="majorEastAsia" w:hAnsi="Courier New" w:cs="Courier New"/>
                <w:b/>
                <w:bCs/>
                <w:color w:val="365F91" w:themeColor="accent1" w:themeShade="BF"/>
                <w:sz w:val="24"/>
                <w:szCs w:val="24"/>
              </w:rPr>
            </w:rPrChange>
          </w:rPr>
          <w:br/>
        </w:r>
        <w:r w:rsidR="00B37393" w:rsidRPr="00B37393">
          <w:rPr>
            <w:rFonts w:ascii="Courier New" w:hAnsi="Courier New" w:cs="Courier New"/>
            <w:sz w:val="18"/>
            <w:szCs w:val="24"/>
            <w:lang w:val="en-US"/>
            <w:rPrChange w:id="3133" w:author="Claus" w:date="2018-12-17T20:05:00Z">
              <w:rPr>
                <w:rFonts w:ascii="Courier New" w:eastAsiaTheme="majorEastAsia" w:hAnsi="Courier New" w:cs="Courier New"/>
                <w:b/>
                <w:bCs/>
                <w:color w:val="365F91" w:themeColor="accent1" w:themeShade="BF"/>
                <w:sz w:val="24"/>
                <w:szCs w:val="24"/>
              </w:rPr>
            </w:rPrChange>
          </w:rPr>
          <w:lastRenderedPageBreak/>
          <w:t xml:space="preserve">            connection = DriverManager.getConnection(dbProperties.getProperty(</w:t>
        </w:r>
        <w:r w:rsidR="00B37393" w:rsidRPr="00B37393">
          <w:rPr>
            <w:rFonts w:ascii="Courier New" w:hAnsi="Courier New" w:cs="Courier New"/>
            <w:color w:val="99006B"/>
            <w:sz w:val="18"/>
            <w:szCs w:val="24"/>
            <w:lang w:val="en-US"/>
            <w:rPrChange w:id="3134" w:author="Claus" w:date="2018-12-17T20:05:00Z">
              <w:rPr>
                <w:rFonts w:ascii="Courier New" w:eastAsiaTheme="majorEastAsia" w:hAnsi="Courier New" w:cs="Courier New"/>
                <w:b/>
                <w:bCs/>
                <w:color w:val="99006B"/>
                <w:sz w:val="24"/>
                <w:szCs w:val="24"/>
              </w:rPr>
            </w:rPrChange>
          </w:rPr>
          <w:t>"URL"</w:t>
        </w:r>
        <w:r w:rsidR="00B37393" w:rsidRPr="00B37393">
          <w:rPr>
            <w:rFonts w:ascii="Courier New" w:hAnsi="Courier New" w:cs="Courier New"/>
            <w:sz w:val="18"/>
            <w:szCs w:val="24"/>
            <w:lang w:val="en-US"/>
            <w:rPrChange w:id="3135" w:author="Claus" w:date="2018-12-17T20:05:00Z">
              <w:rPr>
                <w:rFonts w:ascii="Courier New" w:eastAsiaTheme="majorEastAsia" w:hAnsi="Courier New" w:cs="Courier New"/>
                <w:b/>
                <w:bCs/>
                <w:color w:val="365F91" w:themeColor="accent1" w:themeShade="BF"/>
                <w:sz w:val="24"/>
                <w:szCs w:val="24"/>
              </w:rPr>
            </w:rPrChange>
          </w:rPr>
          <w:t>),                                                          dbProperties.getProperty(</w:t>
        </w:r>
        <w:r w:rsidR="00B37393" w:rsidRPr="00B37393">
          <w:rPr>
            <w:rFonts w:ascii="Courier New" w:hAnsi="Courier New" w:cs="Courier New"/>
            <w:color w:val="99006B"/>
            <w:sz w:val="18"/>
            <w:szCs w:val="24"/>
            <w:lang w:val="en-US"/>
            <w:rPrChange w:id="3136" w:author="Claus" w:date="2018-12-17T20:05:00Z">
              <w:rPr>
                <w:rFonts w:ascii="Courier New" w:eastAsiaTheme="majorEastAsia" w:hAnsi="Courier New" w:cs="Courier New"/>
                <w:b/>
                <w:bCs/>
                <w:color w:val="99006B"/>
                <w:sz w:val="24"/>
                <w:szCs w:val="24"/>
              </w:rPr>
            </w:rPrChange>
          </w:rPr>
          <w:t>"USERNAME"</w:t>
        </w:r>
        <w:r w:rsidR="00B37393" w:rsidRPr="00B37393">
          <w:rPr>
            <w:rFonts w:ascii="Courier New" w:hAnsi="Courier New" w:cs="Courier New"/>
            <w:sz w:val="18"/>
            <w:szCs w:val="24"/>
            <w:lang w:val="en-US"/>
            <w:rPrChange w:id="3137" w:author="Claus" w:date="2018-12-17T20:05:00Z">
              <w:rPr>
                <w:rFonts w:ascii="Courier New" w:eastAsiaTheme="majorEastAsia" w:hAnsi="Courier New" w:cs="Courier New"/>
                <w:b/>
                <w:bCs/>
                <w:color w:val="365F91" w:themeColor="accent1" w:themeShade="BF"/>
                <w:sz w:val="24"/>
                <w:szCs w:val="24"/>
              </w:rPr>
            </w:rPrChange>
          </w:rPr>
          <w:t>),                                                          dbProperties.getProperty(</w:t>
        </w:r>
        <w:r w:rsidR="00B37393" w:rsidRPr="00B37393">
          <w:rPr>
            <w:rFonts w:ascii="Courier New" w:hAnsi="Courier New" w:cs="Courier New"/>
            <w:color w:val="99006B"/>
            <w:sz w:val="18"/>
            <w:szCs w:val="24"/>
            <w:lang w:val="en-US"/>
            <w:rPrChange w:id="3138" w:author="Claus" w:date="2018-12-17T20:05:00Z">
              <w:rPr>
                <w:rFonts w:ascii="Courier New" w:eastAsiaTheme="majorEastAsia" w:hAnsi="Courier New" w:cs="Courier New"/>
                <w:b/>
                <w:bCs/>
                <w:color w:val="99006B"/>
                <w:sz w:val="24"/>
                <w:szCs w:val="24"/>
              </w:rPr>
            </w:rPrChange>
          </w:rPr>
          <w:t>"PASSWORD"</w:t>
        </w:r>
        <w:r w:rsidR="00B37393" w:rsidRPr="00B37393">
          <w:rPr>
            <w:rFonts w:ascii="Courier New" w:hAnsi="Courier New" w:cs="Courier New"/>
            <w:sz w:val="18"/>
            <w:szCs w:val="24"/>
            <w:lang w:val="en-US"/>
            <w:rPrChange w:id="3139" w:author="Claus" w:date="2018-12-17T20:05:00Z">
              <w:rPr>
                <w:rFonts w:ascii="Courier New" w:eastAsiaTheme="majorEastAsia" w:hAnsi="Courier New" w:cs="Courier New"/>
                <w:b/>
                <w:bCs/>
                <w:color w:val="365F91" w:themeColor="accent1" w:themeShade="BF"/>
                <w:sz w:val="18"/>
                <w:szCs w:val="24"/>
                <w:lang w:val="en-US"/>
              </w:rPr>
            </w:rPrChange>
          </w:rPr>
          <w:t xml:space="preserve">));                </w:t>
        </w:r>
        <w:r w:rsidR="00B37393" w:rsidRPr="00B37393">
          <w:rPr>
            <w:rFonts w:ascii="Courier New" w:hAnsi="Courier New" w:cs="Courier New"/>
            <w:sz w:val="18"/>
            <w:szCs w:val="24"/>
            <w:lang w:val="en-US"/>
            <w:rPrChange w:id="3140" w:author="Claus" w:date="2018-12-17T20:05:00Z">
              <w:rPr>
                <w:rFonts w:ascii="Courier New" w:eastAsiaTheme="majorEastAsia" w:hAnsi="Courier New" w:cs="Courier New"/>
                <w:b/>
                <w:bCs/>
                <w:color w:val="365F91" w:themeColor="accent1" w:themeShade="BF"/>
                <w:sz w:val="18"/>
                <w:szCs w:val="24"/>
                <w:lang w:val="en-US"/>
              </w:rPr>
            </w:rPrChange>
          </w:rPr>
          <w:br/>
          <w:t xml:space="preserve">        }            </w:t>
        </w:r>
        <w:r w:rsidR="00B37393" w:rsidRPr="00B37393">
          <w:rPr>
            <w:rFonts w:ascii="Courier New" w:hAnsi="Courier New" w:cs="Courier New"/>
            <w:sz w:val="18"/>
            <w:szCs w:val="24"/>
            <w:lang w:val="en-US"/>
            <w:rPrChange w:id="3141" w:author="Claus" w:date="2018-12-17T20:05: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color w:val="000099"/>
            <w:sz w:val="18"/>
            <w:szCs w:val="24"/>
            <w:lang w:val="en-US"/>
            <w:rPrChange w:id="3142" w:author="Claus" w:date="2018-12-17T20:05:00Z">
              <w:rPr>
                <w:rFonts w:ascii="Courier New" w:eastAsiaTheme="majorEastAsia" w:hAnsi="Courier New" w:cs="Courier New"/>
                <w:b/>
                <w:bCs/>
                <w:color w:val="000099"/>
                <w:sz w:val="24"/>
                <w:szCs w:val="24"/>
              </w:rPr>
            </w:rPrChange>
          </w:rPr>
          <w:t>catch</w:t>
        </w:r>
        <w:r w:rsidR="00B37393" w:rsidRPr="00B37393">
          <w:rPr>
            <w:rFonts w:ascii="Courier New" w:hAnsi="Courier New" w:cs="Courier New"/>
            <w:sz w:val="18"/>
            <w:szCs w:val="24"/>
            <w:lang w:val="en-US"/>
            <w:rPrChange w:id="3143" w:author="Claus" w:date="2018-12-17T20:05:00Z">
              <w:rPr>
                <w:rFonts w:ascii="Courier New" w:eastAsiaTheme="majorEastAsia" w:hAnsi="Courier New" w:cs="Courier New"/>
                <w:b/>
                <w:bCs/>
                <w:color w:val="365F91" w:themeColor="accent1" w:themeShade="BF"/>
                <w:sz w:val="24"/>
                <w:szCs w:val="24"/>
              </w:rPr>
            </w:rPrChange>
          </w:rPr>
          <w:t>(Exception e)</w:t>
        </w:r>
        <w:r w:rsidR="00B37393" w:rsidRPr="00B37393">
          <w:rPr>
            <w:rFonts w:ascii="Courier New" w:hAnsi="Courier New" w:cs="Courier New"/>
            <w:sz w:val="18"/>
            <w:szCs w:val="24"/>
            <w:lang w:val="en-US"/>
            <w:rPrChange w:id="3144" w:author="Claus" w:date="2018-12-17T20:05: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sz w:val="18"/>
            <w:szCs w:val="24"/>
            <w:lang w:val="en-US"/>
            <w:rPrChange w:id="3145" w:author="Claus" w:date="2018-12-17T20:05: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color w:val="000099"/>
            <w:sz w:val="18"/>
            <w:szCs w:val="24"/>
            <w:lang w:val="en-US"/>
            <w:rPrChange w:id="3146" w:author="Claus" w:date="2018-12-17T20:05:00Z">
              <w:rPr>
                <w:rFonts w:ascii="Courier New" w:eastAsiaTheme="majorEastAsia" w:hAnsi="Courier New" w:cs="Courier New"/>
                <w:b/>
                <w:bCs/>
                <w:color w:val="000099"/>
                <w:sz w:val="24"/>
                <w:szCs w:val="24"/>
              </w:rPr>
            </w:rPrChange>
          </w:rPr>
          <w:t>throw</w:t>
        </w:r>
        <w:r w:rsidR="00B37393" w:rsidRPr="00B37393">
          <w:rPr>
            <w:rFonts w:ascii="Courier New" w:hAnsi="Courier New" w:cs="Courier New"/>
            <w:sz w:val="18"/>
            <w:szCs w:val="24"/>
            <w:lang w:val="en-US"/>
            <w:rPrChange w:id="3147" w:author="Claus" w:date="2018-12-17T20:05:00Z">
              <w:rPr>
                <w:rFonts w:ascii="Courier New" w:eastAsiaTheme="majorEastAsia" w:hAnsi="Courier New" w:cs="Courier New"/>
                <w:b/>
                <w:bCs/>
                <w:color w:val="365F91" w:themeColor="accent1" w:themeShade="BF"/>
                <w:sz w:val="24"/>
                <w:szCs w:val="24"/>
              </w:rPr>
            </w:rPrChange>
          </w:rPr>
          <w:t xml:space="preserve"> </w:t>
        </w:r>
        <w:r w:rsidR="00B37393" w:rsidRPr="00B37393">
          <w:rPr>
            <w:rFonts w:ascii="Courier New" w:hAnsi="Courier New" w:cs="Courier New"/>
            <w:color w:val="000099"/>
            <w:sz w:val="18"/>
            <w:szCs w:val="24"/>
            <w:lang w:val="en-US"/>
            <w:rPrChange w:id="3148" w:author="Claus" w:date="2018-12-17T20:05:00Z">
              <w:rPr>
                <w:rFonts w:ascii="Courier New" w:eastAsiaTheme="majorEastAsia" w:hAnsi="Courier New" w:cs="Courier New"/>
                <w:b/>
                <w:bCs/>
                <w:color w:val="000099"/>
                <w:sz w:val="24"/>
                <w:szCs w:val="24"/>
              </w:rPr>
            </w:rPrChange>
          </w:rPr>
          <w:t>new</w:t>
        </w:r>
        <w:r w:rsidR="00B37393" w:rsidRPr="00B37393">
          <w:rPr>
            <w:rFonts w:ascii="Courier New" w:hAnsi="Courier New" w:cs="Courier New"/>
            <w:sz w:val="18"/>
            <w:szCs w:val="24"/>
            <w:lang w:val="en-US"/>
            <w:rPrChange w:id="3149" w:author="Claus" w:date="2018-12-17T20:05:00Z">
              <w:rPr>
                <w:rFonts w:ascii="Courier New" w:eastAsiaTheme="majorEastAsia" w:hAnsi="Courier New" w:cs="Courier New"/>
                <w:b/>
                <w:bCs/>
                <w:color w:val="365F91" w:themeColor="accent1" w:themeShade="BF"/>
                <w:sz w:val="24"/>
                <w:szCs w:val="24"/>
              </w:rPr>
            </w:rPrChange>
          </w:rPr>
          <w:t xml:space="preserve"> FogException(</w:t>
        </w:r>
        <w:r w:rsidR="00B37393" w:rsidRPr="00B37393">
          <w:rPr>
            <w:rFonts w:ascii="Courier New" w:hAnsi="Courier New" w:cs="Courier New"/>
            <w:color w:val="99006B"/>
            <w:sz w:val="18"/>
            <w:szCs w:val="24"/>
            <w:lang w:val="en-US"/>
            <w:rPrChange w:id="3150" w:author="Claus" w:date="2018-12-17T20:05:00Z">
              <w:rPr>
                <w:rFonts w:ascii="Courier New" w:eastAsiaTheme="majorEastAsia" w:hAnsi="Courier New" w:cs="Courier New"/>
                <w:b/>
                <w:bCs/>
                <w:color w:val="99006B"/>
                <w:sz w:val="24"/>
                <w:szCs w:val="24"/>
              </w:rPr>
            </w:rPrChange>
          </w:rPr>
          <w:t>"Fejl v. etablering af db. forbindelse."</w:t>
        </w:r>
        <w:r w:rsidR="00B37393" w:rsidRPr="00B37393">
          <w:rPr>
            <w:rFonts w:ascii="Courier New" w:hAnsi="Courier New" w:cs="Courier New"/>
            <w:sz w:val="18"/>
            <w:szCs w:val="24"/>
            <w:lang w:val="en-US"/>
            <w:rPrChange w:id="3151" w:author="Claus" w:date="2018-12-17T20:05:00Z">
              <w:rPr>
                <w:rFonts w:ascii="Courier New" w:eastAsiaTheme="majorEastAsia" w:hAnsi="Courier New" w:cs="Courier New"/>
                <w:b/>
                <w:bCs/>
                <w:color w:val="365F91" w:themeColor="accent1" w:themeShade="BF"/>
                <w:sz w:val="24"/>
                <w:szCs w:val="24"/>
              </w:rPr>
            </w:rPrChange>
          </w:rPr>
          <w:t>, e.getMessage(), e);</w:t>
        </w:r>
        <w:r w:rsidR="00B37393" w:rsidRPr="00B37393">
          <w:rPr>
            <w:rFonts w:ascii="Courier New" w:hAnsi="Courier New" w:cs="Courier New"/>
            <w:sz w:val="18"/>
            <w:szCs w:val="24"/>
            <w:lang w:val="en-US"/>
            <w:rPrChange w:id="3152" w:author="Claus" w:date="2018-12-17T20:05: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sz w:val="18"/>
            <w:szCs w:val="24"/>
            <w:lang w:val="en-US"/>
            <w:rPrChange w:id="3153"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00B37393" w:rsidRPr="00B37393">
          <w:rPr>
            <w:rFonts w:ascii="Courier New" w:hAnsi="Courier New" w:cs="Courier New"/>
            <w:sz w:val="18"/>
            <w:szCs w:val="24"/>
            <w:lang w:val="en-US"/>
            <w:rPrChange w:id="3154" w:author="Claus" w:date="2018-12-17T20:05:00Z">
              <w:rPr>
                <w:rFonts w:ascii="Courier New" w:eastAsiaTheme="majorEastAsia" w:hAnsi="Courier New" w:cs="Courier New"/>
                <w:b/>
                <w:bCs/>
                <w:color w:val="365F91" w:themeColor="accent1" w:themeShade="BF"/>
                <w:sz w:val="24"/>
                <w:szCs w:val="24"/>
              </w:rPr>
            </w:rPrChange>
          </w:rPr>
          <w:br/>
          <w:t xml:space="preserve">    </w:t>
        </w:r>
        <w:r w:rsidR="00B37393" w:rsidRPr="00B37393">
          <w:rPr>
            <w:rFonts w:ascii="Courier New" w:hAnsi="Courier New" w:cs="Courier New"/>
            <w:color w:val="000099"/>
            <w:sz w:val="18"/>
            <w:szCs w:val="24"/>
            <w:lang w:val="en-US"/>
            <w:rPrChange w:id="3155" w:author="Claus" w:date="2018-12-17T20:05:00Z">
              <w:rPr>
                <w:rFonts w:ascii="Courier New" w:eastAsiaTheme="majorEastAsia" w:hAnsi="Courier New" w:cs="Courier New"/>
                <w:b/>
                <w:bCs/>
                <w:color w:val="000099"/>
                <w:sz w:val="24"/>
                <w:szCs w:val="24"/>
              </w:rPr>
            </w:rPrChange>
          </w:rPr>
          <w:t>return</w:t>
        </w:r>
        <w:r w:rsidR="00B37393" w:rsidRPr="00B37393">
          <w:rPr>
            <w:rFonts w:ascii="Courier New" w:hAnsi="Courier New" w:cs="Courier New"/>
            <w:sz w:val="18"/>
            <w:szCs w:val="24"/>
            <w:lang w:val="en-US"/>
            <w:rPrChange w:id="3156" w:author="Claus" w:date="2018-12-17T20:05:00Z">
              <w:rPr>
                <w:rFonts w:ascii="Courier New" w:eastAsiaTheme="majorEastAsia" w:hAnsi="Courier New" w:cs="Courier New"/>
                <w:b/>
                <w:bCs/>
                <w:color w:val="365F91" w:themeColor="accent1" w:themeShade="BF"/>
                <w:sz w:val="18"/>
                <w:szCs w:val="24"/>
                <w:lang w:val="en-US"/>
              </w:rPr>
            </w:rPrChange>
          </w:rPr>
          <w:t xml:space="preserve"> connection;</w:t>
        </w:r>
        <w:r w:rsidR="00B37393" w:rsidRPr="00B37393">
          <w:rPr>
            <w:rFonts w:ascii="Courier New" w:hAnsi="Courier New" w:cs="Courier New"/>
            <w:sz w:val="18"/>
            <w:szCs w:val="24"/>
            <w:lang w:val="en-US"/>
            <w:rPrChange w:id="3157" w:author="Claus" w:date="2018-12-17T20:05:00Z">
              <w:rPr>
                <w:rFonts w:ascii="Courier New" w:eastAsiaTheme="majorEastAsia" w:hAnsi="Courier New" w:cs="Courier New"/>
                <w:b/>
                <w:bCs/>
                <w:color w:val="365F91" w:themeColor="accent1" w:themeShade="BF"/>
                <w:sz w:val="18"/>
                <w:szCs w:val="24"/>
                <w:lang w:val="en-US"/>
              </w:rPr>
            </w:rPrChange>
          </w:rPr>
          <w:br/>
          <w:t xml:space="preserve">} </w:t>
        </w:r>
      </w:ins>
    </w:p>
    <w:p w:rsidR="00132F63" w:rsidRDefault="00132F63">
      <w:pPr>
        <w:rPr>
          <w:ins w:id="3158" w:author="Claus" w:date="2018-12-19T14:31:00Z"/>
          <w:lang w:val="en-US"/>
        </w:rPr>
        <w:pPrChange w:id="3159" w:author="Claus" w:date="2018-12-17T15:09:00Z">
          <w:pPr>
            <w:pStyle w:val="Overskrift1"/>
          </w:pPr>
        </w:pPrChange>
      </w:pPr>
    </w:p>
    <w:p w:rsidR="00132F63" w:rsidRDefault="00680CD3">
      <w:pPr>
        <w:pStyle w:val="Overskrift2"/>
        <w:rPr>
          <w:ins w:id="3160" w:author="Claus" w:date="2018-12-19T14:32:00Z"/>
        </w:rPr>
        <w:pPrChange w:id="3161" w:author="Claus" w:date="2018-12-19T14:31:00Z">
          <w:pPr/>
        </w:pPrChange>
      </w:pPr>
      <w:bookmarkStart w:id="3162" w:name="_Ref533012063"/>
      <w:bookmarkStart w:id="3163" w:name="_Toc533018504"/>
      <w:ins w:id="3164" w:author="Claus" w:date="2018-12-19T14:31:00Z">
        <w:r>
          <w:t>Beregning af materialer.</w:t>
        </w:r>
      </w:ins>
      <w:bookmarkEnd w:id="3162"/>
      <w:bookmarkEnd w:id="3163"/>
    </w:p>
    <w:p w:rsidR="000A0755" w:rsidRDefault="00680CD3">
      <w:pPr>
        <w:rPr>
          <w:ins w:id="3165" w:author="Claus" w:date="2018-12-19T14:31:00Z"/>
        </w:rPr>
      </w:pPr>
      <w:ins w:id="3166" w:author="Claus" w:date="2018-12-19T14:32:00Z">
        <w:r>
          <w:t>Dette er en kompleks beregning som foretages af flere delberegnere. Inden implementation, dannedes et overblik vha. pseudokode.</w:t>
        </w:r>
      </w:ins>
    </w:p>
    <w:p w:rsidR="00132F63" w:rsidRDefault="00B37393">
      <w:pPr>
        <w:rPr>
          <w:ins w:id="3167" w:author="Claus" w:date="2018-12-19T14:35:00Z"/>
        </w:rPr>
        <w:pPrChange w:id="3168" w:author="Claus" w:date="2018-12-17T15:09:00Z">
          <w:pPr>
            <w:pStyle w:val="Overskrift1"/>
          </w:pPr>
        </w:pPrChange>
      </w:pPr>
      <w:ins w:id="3169" w:author="Claus" w:date="2018-12-19T14:31:00Z">
        <w:r w:rsidRPr="00B37393">
          <w:rPr>
            <w:rPrChange w:id="3170" w:author="Claus" w:date="2018-12-19T14:31:00Z">
              <w:rPr>
                <w:b w:val="0"/>
                <w:bCs w:val="0"/>
                <w:lang w:val="en-US"/>
              </w:rPr>
            </w:rPrChange>
          </w:rPr>
          <w:t>Beregn carport</w:t>
        </w:r>
      </w:ins>
      <w:ins w:id="3171" w:author="Claus" w:date="2018-12-19T14:33:00Z">
        <w:r w:rsidR="00680CD3">
          <w:br/>
        </w:r>
      </w:ins>
      <w:ins w:id="3172" w:author="Claus" w:date="2018-12-19T14:34:00Z">
        <w:r w:rsidR="00680CD3">
          <w:t xml:space="preserve"> </w:t>
        </w:r>
        <w:r w:rsidR="00680CD3">
          <w:tab/>
        </w:r>
      </w:ins>
      <w:ins w:id="3173" w:author="Claus" w:date="2018-12-19T14:31:00Z">
        <w:r w:rsidRPr="00B37393">
          <w:rPr>
            <w:rPrChange w:id="3174" w:author="Claus" w:date="2018-12-19T14:31:00Z">
              <w:rPr>
                <w:b w:val="0"/>
                <w:bCs w:val="0"/>
                <w:lang w:val="en-US"/>
              </w:rPr>
            </w:rPrChange>
          </w:rPr>
          <w:t>-&gt; beregn tag</w:t>
        </w:r>
      </w:ins>
      <w:ins w:id="3175" w:author="Claus" w:date="2018-12-19T14:33:00Z">
        <w:r w:rsidR="00680CD3">
          <w:br/>
        </w:r>
      </w:ins>
      <w:ins w:id="3176" w:author="Claus" w:date="2018-12-19T14:34:00Z">
        <w:r w:rsidR="00680CD3">
          <w:t xml:space="preserve"> </w:t>
        </w:r>
        <w:r w:rsidR="00680CD3">
          <w:tab/>
        </w:r>
      </w:ins>
      <w:ins w:id="3177" w:author="Claus" w:date="2018-12-19T14:31:00Z">
        <w:r w:rsidRPr="00B37393">
          <w:rPr>
            <w:rPrChange w:id="3178" w:author="Claus" w:date="2018-12-19T14:31:00Z">
              <w:rPr>
                <w:b w:val="0"/>
                <w:bCs w:val="0"/>
                <w:lang w:val="en-US"/>
              </w:rPr>
            </w:rPrChange>
          </w:rPr>
          <w:t>Hvis fladt tag:</w:t>
        </w:r>
      </w:ins>
      <w:ins w:id="3179" w:author="Claus" w:date="2018-12-19T14:33:00Z">
        <w:r w:rsidR="00680CD3">
          <w:br/>
          <w:t xml:space="preserve">  </w:t>
        </w:r>
        <w:r w:rsidR="00680CD3">
          <w:tab/>
        </w:r>
      </w:ins>
      <w:ins w:id="3180" w:author="Claus" w:date="2018-12-19T14:34:00Z">
        <w:r w:rsidR="00680CD3">
          <w:tab/>
        </w:r>
      </w:ins>
      <w:ins w:id="3181" w:author="Claus" w:date="2018-12-19T14:31:00Z">
        <w:r w:rsidRPr="00B37393">
          <w:rPr>
            <w:rPrChange w:id="3182" w:author="Claus" w:date="2018-12-19T14:31:00Z">
              <w:rPr>
                <w:b w:val="0"/>
                <w:bCs w:val="0"/>
                <w:lang w:val="en-US"/>
              </w:rPr>
            </w:rPrChange>
          </w:rPr>
          <w:t>Tjek regel for afstand mellem strøer</w:t>
        </w:r>
      </w:ins>
      <w:ins w:id="3183" w:author="Claus" w:date="2018-12-19T14:33:00Z">
        <w:r w:rsidR="00680CD3">
          <w:br/>
        </w:r>
      </w:ins>
      <w:ins w:id="3184" w:author="Claus" w:date="2018-12-19T14:34:00Z">
        <w:r w:rsidR="00680CD3">
          <w:t xml:space="preserve"> </w:t>
        </w:r>
        <w:r w:rsidR="00680CD3">
          <w:tab/>
        </w:r>
      </w:ins>
      <w:ins w:id="3185" w:author="Claus" w:date="2018-12-19T14:33:00Z">
        <w:r w:rsidR="00680CD3">
          <w:t xml:space="preserve">  </w:t>
        </w:r>
        <w:r w:rsidR="00680CD3">
          <w:tab/>
        </w:r>
      </w:ins>
      <w:ins w:id="3186" w:author="Claus" w:date="2018-12-19T14:31:00Z">
        <w:r w:rsidRPr="00B37393">
          <w:rPr>
            <w:rPrChange w:id="3187" w:author="Claus" w:date="2018-12-19T14:31:00Z">
              <w:rPr>
                <w:b w:val="0"/>
                <w:bCs w:val="0"/>
                <w:lang w:val="en-US"/>
              </w:rPr>
            </w:rPrChange>
          </w:rPr>
          <w:t>Tjek regel for udhæng</w:t>
        </w:r>
      </w:ins>
      <w:ins w:id="3188" w:author="Claus" w:date="2018-12-19T14:34:00Z">
        <w:r w:rsidR="00680CD3">
          <w:br/>
          <w:t xml:space="preserve">  </w:t>
        </w:r>
        <w:r w:rsidR="00680CD3">
          <w:tab/>
          <w:t xml:space="preserve"> </w:t>
        </w:r>
        <w:r w:rsidR="00680CD3">
          <w:tab/>
        </w:r>
      </w:ins>
      <w:ins w:id="3189" w:author="Claus" w:date="2018-12-19T14:31:00Z">
        <w:r w:rsidRPr="00B37393">
          <w:rPr>
            <w:rPrChange w:id="3190" w:author="Claus" w:date="2018-12-19T14:31:00Z">
              <w:rPr>
                <w:b w:val="0"/>
                <w:bCs w:val="0"/>
                <w:lang w:val="en-US"/>
              </w:rPr>
            </w:rPrChange>
          </w:rPr>
          <w:t>Beregn antal strøer og deres længde</w:t>
        </w:r>
      </w:ins>
      <w:ins w:id="3191" w:author="Claus" w:date="2018-12-19T14:34:00Z">
        <w:r w:rsidR="00680CD3">
          <w:br/>
          <w:t xml:space="preserve">  </w:t>
        </w:r>
        <w:r w:rsidR="00680CD3">
          <w:tab/>
        </w:r>
        <w:r w:rsidR="00680CD3">
          <w:tab/>
        </w:r>
      </w:ins>
      <w:ins w:id="3192" w:author="Claus" w:date="2018-12-19T14:31:00Z">
        <w:r w:rsidRPr="00B37393">
          <w:rPr>
            <w:rPrChange w:id="3193" w:author="Claus" w:date="2018-12-19T14:31:00Z">
              <w:rPr>
                <w:b w:val="0"/>
                <w:bCs w:val="0"/>
                <w:lang w:val="en-US"/>
              </w:rPr>
            </w:rPrChange>
          </w:rPr>
          <w:t>Beregn kvadratmeter for tag</w:t>
        </w:r>
      </w:ins>
      <w:ins w:id="3194" w:author="Claus" w:date="2018-12-19T14:34:00Z">
        <w:r w:rsidR="00680CD3">
          <w:br/>
          <w:t xml:space="preserve">  </w:t>
        </w:r>
        <w:r w:rsidR="00680CD3">
          <w:tab/>
        </w:r>
        <w:r w:rsidR="00680CD3">
          <w:tab/>
        </w:r>
      </w:ins>
      <w:ins w:id="3195" w:author="Claus" w:date="2018-12-19T14:31:00Z">
        <w:r w:rsidR="0048045C" w:rsidRPr="0048045C">
          <w:t>Udregn</w:t>
        </w:r>
      </w:ins>
      <w:ins w:id="3196" w:author="Claus" w:date="2018-12-19T14:34:00Z">
        <w:r w:rsidR="00680CD3">
          <w:br/>
          <w:t xml:space="preserve"> </w:t>
        </w:r>
        <w:r w:rsidR="00680CD3">
          <w:tab/>
        </w:r>
      </w:ins>
      <w:ins w:id="3197" w:author="Claus" w:date="2018-12-19T14:31:00Z">
        <w:r w:rsidRPr="00B37393">
          <w:rPr>
            <w:rPrChange w:id="3198" w:author="Claus" w:date="2018-12-19T14:31:00Z">
              <w:rPr>
                <w:b w:val="0"/>
                <w:bCs w:val="0"/>
                <w:lang w:val="en-US"/>
              </w:rPr>
            </w:rPrChange>
          </w:rPr>
          <w:t>Hvis tag med rejsning:</w:t>
        </w:r>
      </w:ins>
      <w:ins w:id="3199" w:author="Claus" w:date="2018-12-19T14:35:00Z">
        <w:r w:rsidR="00680CD3">
          <w:br/>
          <w:t xml:space="preserve">  </w:t>
        </w:r>
        <w:r w:rsidR="00680CD3">
          <w:tab/>
        </w:r>
        <w:r w:rsidR="00680CD3">
          <w:tab/>
        </w:r>
      </w:ins>
      <w:ins w:id="3200" w:author="Claus" w:date="2018-12-19T14:31:00Z">
        <w:r w:rsidRPr="00B37393">
          <w:rPr>
            <w:rPrChange w:id="3201" w:author="Claus" w:date="2018-12-19T14:31:00Z">
              <w:rPr>
                <w:b w:val="0"/>
                <w:bCs w:val="0"/>
                <w:lang w:val="en-US"/>
              </w:rPr>
            </w:rPrChange>
          </w:rPr>
          <w:t>Tjek regel for afstand mellem bjælker</w:t>
        </w:r>
      </w:ins>
      <w:ins w:id="3202" w:author="Claus" w:date="2018-12-19T14:35:00Z">
        <w:r w:rsidR="00680CD3">
          <w:br/>
          <w:t xml:space="preserve"> </w:t>
        </w:r>
        <w:r w:rsidR="00680CD3">
          <w:tab/>
        </w:r>
        <w:r w:rsidR="00680CD3">
          <w:tab/>
        </w:r>
      </w:ins>
      <w:ins w:id="3203" w:author="Claus" w:date="2018-12-19T14:31:00Z">
        <w:r w:rsidRPr="00B37393">
          <w:rPr>
            <w:rPrChange w:id="3204" w:author="Claus" w:date="2018-12-19T14:31:00Z">
              <w:rPr>
                <w:b w:val="0"/>
                <w:bCs w:val="0"/>
                <w:lang w:val="en-US"/>
              </w:rPr>
            </w:rPrChange>
          </w:rPr>
          <w:t>Tjek regel for udhæng</w:t>
        </w:r>
      </w:ins>
      <w:ins w:id="3205" w:author="Claus" w:date="2018-12-19T14:35:00Z">
        <w:r w:rsidR="00680CD3">
          <w:br/>
          <w:t xml:space="preserve"> </w:t>
        </w:r>
        <w:r w:rsidR="00680CD3">
          <w:tab/>
        </w:r>
        <w:r w:rsidR="00680CD3">
          <w:tab/>
        </w:r>
      </w:ins>
      <w:ins w:id="3206" w:author="Claus" w:date="2018-12-19T14:31:00Z">
        <w:r w:rsidRPr="00B37393">
          <w:rPr>
            <w:rPrChange w:id="3207" w:author="Claus" w:date="2018-12-19T14:31:00Z">
              <w:rPr>
                <w:b w:val="0"/>
                <w:bCs w:val="0"/>
                <w:lang w:val="en-US"/>
              </w:rPr>
            </w:rPrChange>
          </w:rPr>
          <w:t>Beregn antal spær og deres længde</w:t>
        </w:r>
      </w:ins>
      <w:ins w:id="3208" w:author="Claus" w:date="2018-12-19T14:35:00Z">
        <w:r w:rsidR="00680CD3">
          <w:br/>
          <w:t xml:space="preserve"> </w:t>
        </w:r>
        <w:r w:rsidR="00680CD3">
          <w:tab/>
        </w:r>
        <w:r w:rsidR="00680CD3">
          <w:tab/>
        </w:r>
      </w:ins>
      <w:ins w:id="3209" w:author="Claus" w:date="2018-12-19T14:31:00Z">
        <w:r w:rsidRPr="00B37393">
          <w:rPr>
            <w:rPrChange w:id="3210" w:author="Claus" w:date="2018-12-19T14:31:00Z">
              <w:rPr>
                <w:b w:val="0"/>
                <w:bCs w:val="0"/>
                <w:lang w:val="en-US"/>
              </w:rPr>
            </w:rPrChange>
          </w:rPr>
          <w:t>Beregn kvadratmeter for tag</w:t>
        </w:r>
      </w:ins>
      <w:ins w:id="3211" w:author="Claus" w:date="2018-12-19T14:35:00Z">
        <w:r w:rsidR="00680CD3">
          <w:br/>
          <w:t xml:space="preserve"> </w:t>
        </w:r>
        <w:r w:rsidR="00680CD3">
          <w:tab/>
        </w:r>
        <w:r w:rsidR="00680CD3">
          <w:tab/>
        </w:r>
      </w:ins>
      <w:ins w:id="3212" w:author="Claus" w:date="2018-12-19T14:31:00Z">
        <w:r w:rsidRPr="00B37393">
          <w:rPr>
            <w:rPrChange w:id="3213" w:author="Claus" w:date="2018-12-19T14:31:00Z">
              <w:rPr>
                <w:b w:val="0"/>
                <w:bCs w:val="0"/>
                <w:lang w:val="en-US"/>
              </w:rPr>
            </w:rPrChange>
          </w:rPr>
          <w:t>Beregn antal mtr. tagrende hvis tilvalgt</w:t>
        </w:r>
      </w:ins>
      <w:ins w:id="3214" w:author="Claus" w:date="2018-12-19T14:35:00Z">
        <w:r w:rsidR="00680CD3">
          <w:br/>
          <w:t xml:space="preserve"> </w:t>
        </w:r>
        <w:r w:rsidR="00680CD3">
          <w:tab/>
        </w:r>
        <w:r w:rsidR="00680CD3">
          <w:tab/>
        </w:r>
      </w:ins>
      <w:ins w:id="3215" w:author="Claus" w:date="2018-12-19T14:31:00Z">
        <w:r w:rsidRPr="00B37393">
          <w:rPr>
            <w:rPrChange w:id="3216" w:author="Claus" w:date="2018-12-19T14:31:00Z">
              <w:rPr>
                <w:b w:val="0"/>
                <w:bCs w:val="0"/>
                <w:lang w:val="en-US"/>
              </w:rPr>
            </w:rPrChange>
          </w:rPr>
          <w:t xml:space="preserve">Beregn antal mtr. </w:t>
        </w:r>
        <w:r w:rsidR="0048045C" w:rsidRPr="0048045C">
          <w:t>N</w:t>
        </w:r>
        <w:r w:rsidRPr="00B37393">
          <w:rPr>
            <w:rPrChange w:id="3217" w:author="Claus" w:date="2018-12-19T14:31:00Z">
              <w:rPr>
                <w:b w:val="0"/>
                <w:bCs w:val="0"/>
                <w:lang w:val="en-US"/>
              </w:rPr>
            </w:rPrChange>
          </w:rPr>
          <w:t>edløbsrør</w:t>
        </w:r>
      </w:ins>
      <w:ins w:id="3218" w:author="Claus" w:date="2018-12-19T14:35:00Z">
        <w:r w:rsidR="00680CD3">
          <w:br/>
          <w:t xml:space="preserve"> </w:t>
        </w:r>
        <w:r w:rsidR="00680CD3">
          <w:tab/>
        </w:r>
      </w:ins>
      <w:ins w:id="3219" w:author="Claus" w:date="2018-12-19T14:31:00Z">
        <w:r w:rsidRPr="00B37393">
          <w:rPr>
            <w:rPrChange w:id="3220" w:author="Claus" w:date="2018-12-19T14:31:00Z">
              <w:rPr>
                <w:b w:val="0"/>
                <w:bCs w:val="0"/>
                <w:lang w:val="en-US"/>
              </w:rPr>
            </w:rPrChange>
          </w:rPr>
          <w:t>-&gt; beregn stolper</w:t>
        </w:r>
      </w:ins>
      <w:ins w:id="3221" w:author="Claus" w:date="2018-12-19T14:35:00Z">
        <w:r w:rsidR="00680CD3">
          <w:br/>
          <w:t xml:space="preserve"> </w:t>
        </w:r>
        <w:r w:rsidR="00680CD3">
          <w:tab/>
        </w:r>
      </w:ins>
      <w:ins w:id="3222" w:author="Claus" w:date="2018-12-19T14:31:00Z">
        <w:r w:rsidRPr="00B37393">
          <w:rPr>
            <w:rPrChange w:id="3223" w:author="Claus" w:date="2018-12-19T14:31:00Z">
              <w:rPr>
                <w:b w:val="0"/>
                <w:bCs w:val="0"/>
                <w:lang w:val="en-US"/>
              </w:rPr>
            </w:rPrChange>
          </w:rPr>
          <w:t>-&gt; beregn skur</w:t>
        </w:r>
      </w:ins>
    </w:p>
    <w:p w:rsidR="00132F63" w:rsidRDefault="00680CD3">
      <w:pPr>
        <w:rPr>
          <w:ins w:id="3224" w:author="Claus" w:date="2018-12-19T14:36:00Z"/>
        </w:rPr>
        <w:pPrChange w:id="3225" w:author="Claus" w:date="2018-12-17T15:09:00Z">
          <w:pPr>
            <w:pStyle w:val="Overskrift1"/>
          </w:pPr>
        </w:pPrChange>
      </w:pPr>
      <w:ins w:id="3226" w:author="Claus" w:date="2018-12-19T14:35:00Z">
        <w:r>
          <w:t xml:space="preserve">Her omsat til </w:t>
        </w:r>
      </w:ins>
      <w:ins w:id="3227" w:author="Claus" w:date="2018-12-19T14:36:00Z">
        <w:r w:rsidR="00AC397E">
          <w:t>kode</w:t>
        </w:r>
      </w:ins>
      <w:ins w:id="3228" w:author="Claus" w:date="2018-12-19T14:37:00Z">
        <w:r w:rsidR="00AC397E">
          <w:t xml:space="preserve"> i Calculator-klassen</w:t>
        </w:r>
      </w:ins>
      <w:ins w:id="3229" w:author="Claus" w:date="2018-12-19T14:36:00Z">
        <w:r w:rsidR="00AC397E">
          <w:t>:</w:t>
        </w:r>
      </w:ins>
    </w:p>
    <w:p w:rsidR="00132F63" w:rsidRDefault="00B37393">
      <w:pPr>
        <w:autoSpaceDE w:val="0"/>
        <w:autoSpaceDN w:val="0"/>
        <w:adjustRightInd w:val="0"/>
        <w:spacing w:after="0" w:line="240" w:lineRule="auto"/>
        <w:rPr>
          <w:ins w:id="3230" w:author="Claus" w:date="2018-12-19T14:35:00Z"/>
          <w:lang w:val="en-US"/>
          <w:rPrChange w:id="3231" w:author="Claus" w:date="2018-12-19T14:37:00Z">
            <w:rPr>
              <w:ins w:id="3232" w:author="Claus" w:date="2018-12-19T14:35:00Z"/>
            </w:rPr>
          </w:rPrChange>
        </w:rPr>
        <w:pPrChange w:id="3233" w:author="Claus" w:date="2018-12-19T14:38:00Z">
          <w:pPr>
            <w:pStyle w:val="Overskrift1"/>
          </w:pPr>
        </w:pPrChange>
      </w:pPr>
      <w:ins w:id="3234" w:author="Claus" w:date="2018-12-19T14:37:00Z">
        <w:r w:rsidRPr="00B37393">
          <w:rPr>
            <w:rFonts w:ascii="Courier New" w:hAnsi="Courier New" w:cs="Courier New"/>
            <w:color w:val="F8BB00"/>
            <w:sz w:val="18"/>
            <w:szCs w:val="24"/>
            <w:lang w:val="en-US"/>
            <w:rPrChange w:id="3235" w:author="Claus" w:date="2018-12-19T14:37:00Z">
              <w:rPr>
                <w:rFonts w:ascii="Courier New" w:hAnsi="Courier New" w:cs="Courier New"/>
                <w:b w:val="0"/>
                <w:bCs w:val="0"/>
                <w:color w:val="F8BB00"/>
                <w:sz w:val="24"/>
                <w:szCs w:val="24"/>
              </w:rPr>
            </w:rPrChange>
          </w:rPr>
          <w:t>private</w:t>
        </w:r>
        <w:r w:rsidRPr="00B37393">
          <w:rPr>
            <w:rFonts w:ascii="Courier New" w:hAnsi="Courier New" w:cs="Courier New"/>
            <w:sz w:val="18"/>
            <w:szCs w:val="24"/>
            <w:lang w:val="en-US"/>
            <w:rPrChange w:id="3236" w:author="Claus" w:date="2018-12-19T14:37:00Z">
              <w:rPr>
                <w:rFonts w:ascii="Courier New" w:hAnsi="Courier New" w:cs="Courier New"/>
                <w:b w:val="0"/>
                <w:bCs w:val="0"/>
                <w:sz w:val="24"/>
                <w:szCs w:val="24"/>
              </w:rPr>
            </w:rPrChange>
          </w:rPr>
          <w:t xml:space="preserve"> </w:t>
        </w:r>
        <w:r w:rsidRPr="00B37393">
          <w:rPr>
            <w:rFonts w:ascii="Courier New" w:hAnsi="Courier New" w:cs="Courier New"/>
            <w:color w:val="F8BB00"/>
            <w:sz w:val="18"/>
            <w:szCs w:val="24"/>
            <w:lang w:val="en-US"/>
            <w:rPrChange w:id="3237" w:author="Claus" w:date="2018-12-19T14:37:00Z">
              <w:rPr>
                <w:rFonts w:ascii="Courier New" w:hAnsi="Courier New" w:cs="Courier New"/>
                <w:b w:val="0"/>
                <w:bCs w:val="0"/>
                <w:color w:val="F8BB00"/>
                <w:sz w:val="24"/>
                <w:szCs w:val="24"/>
              </w:rPr>
            </w:rPrChange>
          </w:rPr>
          <w:t>void</w:t>
        </w:r>
        <w:r w:rsidRPr="00B37393">
          <w:rPr>
            <w:rFonts w:ascii="Courier New" w:hAnsi="Courier New" w:cs="Courier New"/>
            <w:sz w:val="18"/>
            <w:szCs w:val="24"/>
            <w:lang w:val="en-US"/>
            <w:rPrChange w:id="3238" w:author="Claus" w:date="2018-12-19T14:37:00Z">
              <w:rPr>
                <w:rFonts w:ascii="Courier New" w:hAnsi="Courier New" w:cs="Courier New"/>
                <w:b w:val="0"/>
                <w:bCs w:val="0"/>
                <w:sz w:val="24"/>
                <w:szCs w:val="24"/>
              </w:rPr>
            </w:rPrChange>
          </w:rPr>
          <w:t xml:space="preserve"> i</w:t>
        </w:r>
        <w:r w:rsidR="0048045C" w:rsidRPr="0048045C">
          <w:rPr>
            <w:rFonts w:ascii="Courier New" w:hAnsi="Courier New" w:cs="Courier New"/>
            <w:sz w:val="18"/>
            <w:szCs w:val="24"/>
            <w:lang w:val="en-US"/>
          </w:rPr>
          <w:t>nitializeRulesCalculators()</w:t>
        </w:r>
        <w:r w:rsidR="0048045C" w:rsidRPr="0048045C">
          <w:rPr>
            <w:rFonts w:ascii="Courier New" w:hAnsi="Courier New" w:cs="Courier New"/>
            <w:sz w:val="18"/>
            <w:szCs w:val="24"/>
            <w:lang w:val="en-US"/>
          </w:rPr>
          <w:br/>
        </w:r>
        <w:r w:rsidRPr="00B37393">
          <w:rPr>
            <w:rFonts w:ascii="Courier New" w:hAnsi="Courier New" w:cs="Courier New"/>
            <w:sz w:val="18"/>
            <w:szCs w:val="24"/>
            <w:lang w:val="en-US"/>
            <w:rPrChange w:id="3239" w:author="Claus" w:date="2018-12-19T14:37:00Z">
              <w:rPr>
                <w:rFonts w:ascii="Courier New" w:hAnsi="Courier New" w:cs="Courier New"/>
                <w:b w:val="0"/>
                <w:bCs w:val="0"/>
                <w:sz w:val="24"/>
                <w:szCs w:val="24"/>
              </w:rPr>
            </w:rPrChange>
          </w:rPr>
          <w:t xml:space="preserve">{        </w:t>
        </w:r>
        <w:r w:rsidRPr="00B37393">
          <w:rPr>
            <w:rFonts w:ascii="Courier New" w:hAnsi="Courier New" w:cs="Courier New"/>
            <w:sz w:val="18"/>
            <w:szCs w:val="24"/>
            <w:lang w:val="en-US"/>
            <w:rPrChange w:id="3240" w:author="Claus" w:date="2018-12-19T14:37:00Z">
              <w:rPr>
                <w:rFonts w:ascii="Courier New" w:hAnsi="Courier New" w:cs="Courier New"/>
                <w:b w:val="0"/>
                <w:bCs w:val="0"/>
                <w:sz w:val="24"/>
                <w:szCs w:val="24"/>
              </w:rPr>
            </w:rPrChange>
          </w:rPr>
          <w:br/>
          <w:t xml:space="preserve">    calculators = </w:t>
        </w:r>
        <w:r w:rsidRPr="00B37393">
          <w:rPr>
            <w:rFonts w:ascii="Courier New" w:hAnsi="Courier New" w:cs="Courier New"/>
            <w:color w:val="F8BB00"/>
            <w:sz w:val="18"/>
            <w:szCs w:val="24"/>
            <w:lang w:val="en-US"/>
            <w:rPrChange w:id="3241" w:author="Claus" w:date="2018-12-19T14:37:00Z">
              <w:rPr>
                <w:rFonts w:ascii="Courier New" w:hAnsi="Courier New" w:cs="Courier New"/>
                <w:b w:val="0"/>
                <w:bCs w:val="0"/>
                <w:color w:val="F8BB00"/>
                <w:sz w:val="24"/>
                <w:szCs w:val="24"/>
              </w:rPr>
            </w:rPrChange>
          </w:rPr>
          <w:t>new</w:t>
        </w:r>
        <w:r w:rsidRPr="00B37393">
          <w:rPr>
            <w:rFonts w:ascii="Courier New" w:hAnsi="Courier New" w:cs="Courier New"/>
            <w:sz w:val="18"/>
            <w:szCs w:val="24"/>
            <w:lang w:val="en-US"/>
            <w:rPrChange w:id="3242" w:author="Claus" w:date="2018-12-19T14:37:00Z">
              <w:rPr>
                <w:rFonts w:ascii="Courier New" w:hAnsi="Courier New" w:cs="Courier New"/>
                <w:b w:val="0"/>
                <w:bCs w:val="0"/>
                <w:sz w:val="24"/>
                <w:szCs w:val="24"/>
              </w:rPr>
            </w:rPrChange>
          </w:rPr>
          <w:t xml:space="preserve"> ArrayList&lt;RulesCalculator&gt;();</w:t>
        </w:r>
        <w:r w:rsidRPr="00B37393">
          <w:rPr>
            <w:rFonts w:ascii="Courier New" w:hAnsi="Courier New" w:cs="Courier New"/>
            <w:sz w:val="18"/>
            <w:szCs w:val="24"/>
            <w:lang w:val="en-US"/>
            <w:rPrChange w:id="3243" w:author="Claus" w:date="2018-12-19T14:37:00Z">
              <w:rPr>
                <w:rFonts w:ascii="Courier New" w:hAnsi="Courier New" w:cs="Courier New"/>
                <w:b w:val="0"/>
                <w:bCs w:val="0"/>
                <w:sz w:val="24"/>
                <w:szCs w:val="24"/>
              </w:rPr>
            </w:rPrChange>
          </w:rPr>
          <w:br/>
          <w:t xml:space="preserve">        </w:t>
        </w:r>
        <w:r w:rsidRPr="00B37393">
          <w:rPr>
            <w:rFonts w:ascii="Courier New" w:hAnsi="Courier New" w:cs="Courier New"/>
            <w:sz w:val="18"/>
            <w:szCs w:val="24"/>
            <w:lang w:val="en-US"/>
            <w:rPrChange w:id="3244" w:author="Claus" w:date="2018-12-19T14:37:00Z">
              <w:rPr>
                <w:rFonts w:ascii="Courier New" w:hAnsi="Courier New" w:cs="Courier New"/>
                <w:b w:val="0"/>
                <w:bCs w:val="0"/>
                <w:sz w:val="24"/>
                <w:szCs w:val="24"/>
              </w:rPr>
            </w:rPrChange>
          </w:rPr>
          <w:br/>
          <w:t xml:space="preserve">    calculators.add(</w:t>
        </w:r>
        <w:r w:rsidRPr="00B37393">
          <w:rPr>
            <w:rFonts w:ascii="Courier New" w:hAnsi="Courier New" w:cs="Courier New"/>
            <w:color w:val="F8BB00"/>
            <w:sz w:val="18"/>
            <w:szCs w:val="24"/>
            <w:lang w:val="en-US"/>
            <w:rPrChange w:id="3245" w:author="Claus" w:date="2018-12-19T14:37:00Z">
              <w:rPr>
                <w:rFonts w:ascii="Courier New" w:hAnsi="Courier New" w:cs="Courier New"/>
                <w:b w:val="0"/>
                <w:bCs w:val="0"/>
                <w:color w:val="F8BB00"/>
                <w:sz w:val="24"/>
                <w:szCs w:val="24"/>
              </w:rPr>
            </w:rPrChange>
          </w:rPr>
          <w:t>new</w:t>
        </w:r>
        <w:r w:rsidRPr="00B37393">
          <w:rPr>
            <w:rFonts w:ascii="Courier New" w:hAnsi="Courier New" w:cs="Courier New"/>
            <w:sz w:val="18"/>
            <w:szCs w:val="24"/>
            <w:lang w:val="en-US"/>
            <w:rPrChange w:id="3246" w:author="Claus" w:date="2018-12-19T14:37:00Z">
              <w:rPr>
                <w:rFonts w:ascii="Courier New" w:hAnsi="Courier New" w:cs="Courier New"/>
                <w:b w:val="0"/>
                <w:bCs w:val="0"/>
                <w:sz w:val="24"/>
                <w:szCs w:val="24"/>
              </w:rPr>
            </w:rPrChange>
          </w:rPr>
          <w:t xml:space="preserve"> RulesCalculatorHead()); </w:t>
        </w:r>
        <w:r w:rsidRPr="00B37393">
          <w:rPr>
            <w:rFonts w:ascii="Courier New" w:hAnsi="Courier New" w:cs="Courier New"/>
            <w:color w:val="428BDD"/>
            <w:sz w:val="18"/>
            <w:szCs w:val="24"/>
            <w:lang w:val="en-US"/>
            <w:rPrChange w:id="3247" w:author="Claus" w:date="2018-12-19T14:37:00Z">
              <w:rPr>
                <w:rFonts w:ascii="Courier New" w:hAnsi="Courier New" w:cs="Courier New"/>
                <w:b w:val="0"/>
                <w:bCs w:val="0"/>
                <w:color w:val="428BDD"/>
                <w:sz w:val="24"/>
                <w:szCs w:val="24"/>
              </w:rPr>
            </w:rPrChange>
          </w:rPr>
          <w:t>// Udregner rem.</w:t>
        </w:r>
        <w:r w:rsidRPr="00B37393">
          <w:rPr>
            <w:rFonts w:ascii="Courier New" w:hAnsi="Courier New" w:cs="Courier New"/>
            <w:color w:val="428BDD"/>
            <w:sz w:val="18"/>
            <w:szCs w:val="24"/>
            <w:lang w:val="en-US"/>
            <w:rPrChange w:id="3248" w:author="Claus" w:date="2018-12-19T14:37:00Z">
              <w:rPr>
                <w:rFonts w:ascii="Courier New" w:hAnsi="Courier New" w:cs="Courier New"/>
                <w:b w:val="0"/>
                <w:bCs w:val="0"/>
                <w:color w:val="428BDD"/>
                <w:sz w:val="24"/>
                <w:szCs w:val="24"/>
              </w:rPr>
            </w:rPrChange>
          </w:rPr>
          <w:br/>
        </w:r>
        <w:r w:rsidRPr="00B37393">
          <w:rPr>
            <w:rFonts w:ascii="Courier New" w:hAnsi="Courier New" w:cs="Courier New"/>
            <w:sz w:val="18"/>
            <w:szCs w:val="24"/>
            <w:lang w:val="en-US"/>
            <w:rPrChange w:id="3249" w:author="Claus" w:date="2018-12-19T14:37:00Z">
              <w:rPr>
                <w:rFonts w:ascii="Courier New" w:hAnsi="Courier New" w:cs="Courier New"/>
                <w:b w:val="0"/>
                <w:bCs w:val="0"/>
                <w:sz w:val="24"/>
                <w:szCs w:val="24"/>
              </w:rPr>
            </w:rPrChange>
          </w:rPr>
          <w:t xml:space="preserve">    calculators.add(</w:t>
        </w:r>
        <w:r w:rsidRPr="00B37393">
          <w:rPr>
            <w:rFonts w:ascii="Courier New" w:hAnsi="Courier New" w:cs="Courier New"/>
            <w:color w:val="F8BB00"/>
            <w:sz w:val="18"/>
            <w:szCs w:val="24"/>
            <w:lang w:val="en-US"/>
            <w:rPrChange w:id="3250" w:author="Claus" w:date="2018-12-19T14:37:00Z">
              <w:rPr>
                <w:rFonts w:ascii="Courier New" w:hAnsi="Courier New" w:cs="Courier New"/>
                <w:b w:val="0"/>
                <w:bCs w:val="0"/>
                <w:color w:val="F8BB00"/>
                <w:sz w:val="24"/>
                <w:szCs w:val="24"/>
              </w:rPr>
            </w:rPrChange>
          </w:rPr>
          <w:t>new</w:t>
        </w:r>
        <w:r w:rsidRPr="00B37393">
          <w:rPr>
            <w:rFonts w:ascii="Courier New" w:hAnsi="Courier New" w:cs="Courier New"/>
            <w:sz w:val="18"/>
            <w:szCs w:val="24"/>
            <w:lang w:val="en-US"/>
            <w:rPrChange w:id="3251" w:author="Claus" w:date="2018-12-19T14:37:00Z">
              <w:rPr>
                <w:rFonts w:ascii="Courier New" w:hAnsi="Courier New" w:cs="Courier New"/>
                <w:b w:val="0"/>
                <w:bCs w:val="0"/>
                <w:sz w:val="24"/>
                <w:szCs w:val="24"/>
              </w:rPr>
            </w:rPrChange>
          </w:rPr>
          <w:t xml:space="preserve"> RulesCalculatorPost()); </w:t>
        </w:r>
        <w:r w:rsidRPr="00B37393">
          <w:rPr>
            <w:rFonts w:ascii="Courier New" w:hAnsi="Courier New" w:cs="Courier New"/>
            <w:color w:val="428BDD"/>
            <w:sz w:val="18"/>
            <w:szCs w:val="24"/>
            <w:lang w:val="en-US"/>
            <w:rPrChange w:id="3252" w:author="Claus" w:date="2018-12-19T14:37:00Z">
              <w:rPr>
                <w:rFonts w:ascii="Courier New" w:hAnsi="Courier New" w:cs="Courier New"/>
                <w:b w:val="0"/>
                <w:bCs w:val="0"/>
                <w:color w:val="428BDD"/>
                <w:sz w:val="24"/>
                <w:szCs w:val="24"/>
              </w:rPr>
            </w:rPrChange>
          </w:rPr>
          <w:t>// Udregner stolper.</w:t>
        </w:r>
        <w:r w:rsidRPr="00B37393">
          <w:rPr>
            <w:rFonts w:ascii="Courier New" w:hAnsi="Courier New" w:cs="Courier New"/>
            <w:color w:val="428BDD"/>
            <w:sz w:val="18"/>
            <w:szCs w:val="24"/>
            <w:lang w:val="en-US"/>
            <w:rPrChange w:id="3253" w:author="Claus" w:date="2018-12-19T14:37:00Z">
              <w:rPr>
                <w:rFonts w:ascii="Courier New" w:hAnsi="Courier New" w:cs="Courier New"/>
                <w:b w:val="0"/>
                <w:bCs w:val="0"/>
                <w:color w:val="428BDD"/>
                <w:sz w:val="24"/>
                <w:szCs w:val="24"/>
              </w:rPr>
            </w:rPrChange>
          </w:rPr>
          <w:br/>
        </w:r>
        <w:r w:rsidRPr="00B37393">
          <w:rPr>
            <w:rFonts w:ascii="Courier New" w:hAnsi="Courier New" w:cs="Courier New"/>
            <w:sz w:val="18"/>
            <w:szCs w:val="24"/>
            <w:lang w:val="en-US"/>
            <w:rPrChange w:id="3254" w:author="Claus" w:date="2018-12-19T14:37:00Z">
              <w:rPr>
                <w:rFonts w:ascii="Courier New" w:hAnsi="Courier New" w:cs="Courier New"/>
                <w:b w:val="0"/>
                <w:bCs w:val="0"/>
                <w:sz w:val="24"/>
                <w:szCs w:val="24"/>
              </w:rPr>
            </w:rPrChange>
          </w:rPr>
          <w:t xml:space="preserve">    calculators.add(</w:t>
        </w:r>
        <w:r w:rsidRPr="00B37393">
          <w:rPr>
            <w:rFonts w:ascii="Courier New" w:hAnsi="Courier New" w:cs="Courier New"/>
            <w:color w:val="F8BB00"/>
            <w:sz w:val="18"/>
            <w:szCs w:val="24"/>
            <w:lang w:val="en-US"/>
            <w:rPrChange w:id="3255" w:author="Claus" w:date="2018-12-19T14:37:00Z">
              <w:rPr>
                <w:rFonts w:ascii="Courier New" w:hAnsi="Courier New" w:cs="Courier New"/>
                <w:b w:val="0"/>
                <w:bCs w:val="0"/>
                <w:color w:val="F8BB00"/>
                <w:sz w:val="24"/>
                <w:szCs w:val="24"/>
              </w:rPr>
            </w:rPrChange>
          </w:rPr>
          <w:t>new</w:t>
        </w:r>
        <w:r w:rsidRPr="00B37393">
          <w:rPr>
            <w:rFonts w:ascii="Courier New" w:hAnsi="Courier New" w:cs="Courier New"/>
            <w:sz w:val="18"/>
            <w:szCs w:val="24"/>
            <w:lang w:val="en-US"/>
            <w:rPrChange w:id="3256" w:author="Claus" w:date="2018-12-19T14:37:00Z">
              <w:rPr>
                <w:rFonts w:ascii="Courier New" w:hAnsi="Courier New" w:cs="Courier New"/>
                <w:b w:val="0"/>
                <w:bCs w:val="0"/>
                <w:sz w:val="24"/>
                <w:szCs w:val="24"/>
              </w:rPr>
            </w:rPrChange>
          </w:rPr>
          <w:t xml:space="preserve"> RulesCalculatorRafters()); </w:t>
        </w:r>
        <w:r w:rsidRPr="00B37393">
          <w:rPr>
            <w:rFonts w:ascii="Courier New" w:hAnsi="Courier New" w:cs="Courier New"/>
            <w:color w:val="428BDD"/>
            <w:sz w:val="18"/>
            <w:szCs w:val="24"/>
            <w:lang w:val="en-US"/>
            <w:rPrChange w:id="3257" w:author="Claus" w:date="2018-12-19T14:37:00Z">
              <w:rPr>
                <w:rFonts w:ascii="Courier New" w:hAnsi="Courier New" w:cs="Courier New"/>
                <w:b w:val="0"/>
                <w:bCs w:val="0"/>
                <w:color w:val="428BDD"/>
                <w:sz w:val="24"/>
                <w:szCs w:val="24"/>
              </w:rPr>
            </w:rPrChange>
          </w:rPr>
          <w:t>// Udregner spær.</w:t>
        </w:r>
        <w:r w:rsidRPr="00B37393">
          <w:rPr>
            <w:rFonts w:ascii="Courier New" w:hAnsi="Courier New" w:cs="Courier New"/>
            <w:color w:val="428BDD"/>
            <w:sz w:val="18"/>
            <w:szCs w:val="24"/>
            <w:lang w:val="en-US"/>
            <w:rPrChange w:id="3258" w:author="Claus" w:date="2018-12-19T14:37:00Z">
              <w:rPr>
                <w:rFonts w:ascii="Courier New" w:hAnsi="Courier New" w:cs="Courier New"/>
                <w:b w:val="0"/>
                <w:bCs w:val="0"/>
                <w:color w:val="428BDD"/>
                <w:sz w:val="24"/>
                <w:szCs w:val="24"/>
              </w:rPr>
            </w:rPrChange>
          </w:rPr>
          <w:br/>
        </w:r>
        <w:r w:rsidRPr="00B37393">
          <w:rPr>
            <w:rFonts w:ascii="Courier New" w:hAnsi="Courier New" w:cs="Courier New"/>
            <w:sz w:val="18"/>
            <w:szCs w:val="24"/>
            <w:lang w:val="en-US"/>
            <w:rPrChange w:id="3259" w:author="Claus" w:date="2018-12-19T14:37:00Z">
              <w:rPr>
                <w:rFonts w:ascii="Courier New" w:hAnsi="Courier New" w:cs="Courier New"/>
                <w:b w:val="0"/>
                <w:bCs w:val="0"/>
                <w:sz w:val="24"/>
                <w:szCs w:val="24"/>
              </w:rPr>
            </w:rPrChange>
          </w:rPr>
          <w:t xml:space="preserve">    calculators.add(</w:t>
        </w:r>
        <w:r w:rsidRPr="00B37393">
          <w:rPr>
            <w:rFonts w:ascii="Courier New" w:hAnsi="Courier New" w:cs="Courier New"/>
            <w:color w:val="F8BB00"/>
            <w:sz w:val="18"/>
            <w:szCs w:val="24"/>
            <w:lang w:val="en-US"/>
            <w:rPrChange w:id="3260" w:author="Claus" w:date="2018-12-19T14:37:00Z">
              <w:rPr>
                <w:rFonts w:ascii="Courier New" w:hAnsi="Courier New" w:cs="Courier New"/>
                <w:b w:val="0"/>
                <w:bCs w:val="0"/>
                <w:color w:val="F8BB00"/>
                <w:sz w:val="24"/>
                <w:szCs w:val="24"/>
              </w:rPr>
            </w:rPrChange>
          </w:rPr>
          <w:t>new</w:t>
        </w:r>
        <w:r w:rsidRPr="00B37393">
          <w:rPr>
            <w:rFonts w:ascii="Courier New" w:hAnsi="Courier New" w:cs="Courier New"/>
            <w:sz w:val="18"/>
            <w:szCs w:val="24"/>
            <w:lang w:val="en-US"/>
            <w:rPrChange w:id="3261" w:author="Claus" w:date="2018-12-19T14:37:00Z">
              <w:rPr>
                <w:rFonts w:ascii="Courier New" w:hAnsi="Courier New" w:cs="Courier New"/>
                <w:b w:val="0"/>
                <w:bCs w:val="0"/>
                <w:sz w:val="24"/>
                <w:szCs w:val="24"/>
              </w:rPr>
            </w:rPrChange>
          </w:rPr>
          <w:t xml:space="preserve"> RulesCalculatorShed()); </w:t>
        </w:r>
        <w:r w:rsidRPr="00B37393">
          <w:rPr>
            <w:rFonts w:ascii="Courier New" w:hAnsi="Courier New" w:cs="Courier New"/>
            <w:color w:val="428BDD"/>
            <w:sz w:val="18"/>
            <w:szCs w:val="24"/>
            <w:lang w:val="en-US"/>
            <w:rPrChange w:id="3262" w:author="Claus" w:date="2018-12-19T14:37:00Z">
              <w:rPr>
                <w:rFonts w:ascii="Courier New" w:hAnsi="Courier New" w:cs="Courier New"/>
                <w:b w:val="0"/>
                <w:bCs w:val="0"/>
                <w:color w:val="428BDD"/>
                <w:sz w:val="24"/>
                <w:szCs w:val="24"/>
              </w:rPr>
            </w:rPrChange>
          </w:rPr>
          <w:t>// Udregner skurets beklædning.</w:t>
        </w:r>
        <w:r w:rsidRPr="00B37393">
          <w:rPr>
            <w:rFonts w:ascii="Courier New" w:hAnsi="Courier New" w:cs="Courier New"/>
            <w:color w:val="428BDD"/>
            <w:sz w:val="18"/>
            <w:szCs w:val="24"/>
            <w:lang w:val="en-US"/>
            <w:rPrChange w:id="3263" w:author="Claus" w:date="2018-12-19T14:37:00Z">
              <w:rPr>
                <w:rFonts w:ascii="Courier New" w:hAnsi="Courier New" w:cs="Courier New"/>
                <w:b w:val="0"/>
                <w:bCs w:val="0"/>
                <w:color w:val="428BDD"/>
                <w:sz w:val="24"/>
                <w:szCs w:val="24"/>
              </w:rPr>
            </w:rPrChange>
          </w:rPr>
          <w:br/>
        </w:r>
        <w:r w:rsidRPr="00B37393">
          <w:rPr>
            <w:rFonts w:ascii="Courier New" w:hAnsi="Courier New" w:cs="Courier New"/>
            <w:sz w:val="18"/>
            <w:szCs w:val="24"/>
            <w:lang w:val="en-US"/>
            <w:rPrChange w:id="3264" w:author="Claus" w:date="2018-12-19T14:37:00Z">
              <w:rPr>
                <w:rFonts w:ascii="Courier New" w:hAnsi="Courier New" w:cs="Courier New"/>
                <w:b w:val="0"/>
                <w:bCs w:val="0"/>
                <w:sz w:val="24"/>
                <w:szCs w:val="24"/>
              </w:rPr>
            </w:rPrChange>
          </w:rPr>
          <w:t xml:space="preserve">    calculators.add(</w:t>
        </w:r>
        <w:r w:rsidRPr="00B37393">
          <w:rPr>
            <w:rFonts w:ascii="Courier New" w:hAnsi="Courier New" w:cs="Courier New"/>
            <w:color w:val="F8BB00"/>
            <w:sz w:val="18"/>
            <w:szCs w:val="24"/>
            <w:lang w:val="en-US"/>
            <w:rPrChange w:id="3265" w:author="Claus" w:date="2018-12-19T14:37:00Z">
              <w:rPr>
                <w:rFonts w:ascii="Courier New" w:hAnsi="Courier New" w:cs="Courier New"/>
                <w:b w:val="0"/>
                <w:bCs w:val="0"/>
                <w:color w:val="F8BB00"/>
                <w:sz w:val="24"/>
                <w:szCs w:val="24"/>
              </w:rPr>
            </w:rPrChange>
          </w:rPr>
          <w:t>new</w:t>
        </w:r>
        <w:r w:rsidRPr="00B37393">
          <w:rPr>
            <w:rFonts w:ascii="Courier New" w:hAnsi="Courier New" w:cs="Courier New"/>
            <w:sz w:val="18"/>
            <w:szCs w:val="24"/>
            <w:lang w:val="en-US"/>
            <w:rPrChange w:id="3266" w:author="Claus" w:date="2018-12-19T14:37:00Z">
              <w:rPr>
                <w:rFonts w:ascii="Courier New" w:hAnsi="Courier New" w:cs="Courier New"/>
                <w:b w:val="0"/>
                <w:bCs w:val="0"/>
                <w:sz w:val="24"/>
                <w:szCs w:val="24"/>
              </w:rPr>
            </w:rPrChange>
          </w:rPr>
          <w:t xml:space="preserve"> RulesCalculatorBattens()); </w:t>
        </w:r>
        <w:r w:rsidRPr="00B37393">
          <w:rPr>
            <w:rFonts w:ascii="Courier New" w:hAnsi="Courier New" w:cs="Courier New"/>
            <w:color w:val="428BDD"/>
            <w:sz w:val="18"/>
            <w:szCs w:val="24"/>
            <w:lang w:val="en-US"/>
            <w:rPrChange w:id="3267" w:author="Claus" w:date="2018-12-19T14:37:00Z">
              <w:rPr>
                <w:rFonts w:ascii="Courier New" w:hAnsi="Courier New" w:cs="Courier New"/>
                <w:b w:val="0"/>
                <w:bCs w:val="0"/>
                <w:color w:val="428BDD"/>
                <w:sz w:val="24"/>
                <w:szCs w:val="24"/>
              </w:rPr>
            </w:rPrChange>
          </w:rPr>
          <w:t>// Udregner lægter.</w:t>
        </w:r>
        <w:r w:rsidRPr="00B37393">
          <w:rPr>
            <w:rFonts w:ascii="Courier New" w:hAnsi="Courier New" w:cs="Courier New"/>
            <w:color w:val="428BDD"/>
            <w:sz w:val="18"/>
            <w:szCs w:val="24"/>
            <w:lang w:val="en-US"/>
            <w:rPrChange w:id="3268" w:author="Claus" w:date="2018-12-19T14:37:00Z">
              <w:rPr>
                <w:rFonts w:ascii="Courier New" w:hAnsi="Courier New" w:cs="Courier New"/>
                <w:b w:val="0"/>
                <w:bCs w:val="0"/>
                <w:color w:val="428BDD"/>
                <w:sz w:val="24"/>
                <w:szCs w:val="24"/>
              </w:rPr>
            </w:rPrChange>
          </w:rPr>
          <w:br/>
        </w:r>
        <w:r w:rsidRPr="00B37393">
          <w:rPr>
            <w:rFonts w:ascii="Courier New" w:hAnsi="Courier New" w:cs="Courier New"/>
            <w:sz w:val="18"/>
            <w:szCs w:val="24"/>
            <w:lang w:val="en-US"/>
            <w:rPrChange w:id="3269" w:author="Claus" w:date="2018-12-19T14:37:00Z">
              <w:rPr>
                <w:rFonts w:ascii="Courier New" w:hAnsi="Courier New" w:cs="Courier New"/>
                <w:b w:val="0"/>
                <w:bCs w:val="0"/>
                <w:sz w:val="24"/>
                <w:szCs w:val="24"/>
              </w:rPr>
            </w:rPrChange>
          </w:rPr>
          <w:t xml:space="preserve">    calculators.add(</w:t>
        </w:r>
        <w:r w:rsidRPr="00B37393">
          <w:rPr>
            <w:rFonts w:ascii="Courier New" w:hAnsi="Courier New" w:cs="Courier New"/>
            <w:color w:val="F8BB00"/>
            <w:sz w:val="18"/>
            <w:szCs w:val="24"/>
            <w:lang w:val="en-US"/>
            <w:rPrChange w:id="3270" w:author="Claus" w:date="2018-12-19T14:37:00Z">
              <w:rPr>
                <w:rFonts w:ascii="Courier New" w:hAnsi="Courier New" w:cs="Courier New"/>
                <w:b w:val="0"/>
                <w:bCs w:val="0"/>
                <w:color w:val="F8BB00"/>
                <w:sz w:val="24"/>
                <w:szCs w:val="24"/>
              </w:rPr>
            </w:rPrChange>
          </w:rPr>
          <w:t>new</w:t>
        </w:r>
        <w:r w:rsidRPr="00B37393">
          <w:rPr>
            <w:rFonts w:ascii="Courier New" w:hAnsi="Courier New" w:cs="Courier New"/>
            <w:sz w:val="18"/>
            <w:szCs w:val="24"/>
            <w:lang w:val="en-US"/>
            <w:rPrChange w:id="3271" w:author="Claus" w:date="2018-12-19T14:37:00Z">
              <w:rPr>
                <w:rFonts w:ascii="Courier New" w:hAnsi="Courier New" w:cs="Courier New"/>
                <w:b w:val="0"/>
                <w:bCs w:val="0"/>
                <w:sz w:val="24"/>
                <w:szCs w:val="24"/>
              </w:rPr>
            </w:rPrChange>
          </w:rPr>
          <w:t xml:space="preserve"> RulesCalculatorRoof()); </w:t>
        </w:r>
        <w:r w:rsidRPr="00B37393">
          <w:rPr>
            <w:rFonts w:ascii="Courier New" w:hAnsi="Courier New" w:cs="Courier New"/>
            <w:color w:val="428BDD"/>
            <w:sz w:val="18"/>
            <w:szCs w:val="24"/>
            <w:lang w:val="en-US"/>
            <w:rPrChange w:id="3272" w:author="Claus" w:date="2018-12-19T14:37:00Z">
              <w:rPr>
                <w:rFonts w:ascii="Courier New" w:hAnsi="Courier New" w:cs="Courier New"/>
                <w:b w:val="0"/>
                <w:bCs w:val="0"/>
                <w:color w:val="428BDD"/>
                <w:sz w:val="24"/>
                <w:szCs w:val="24"/>
              </w:rPr>
            </w:rPrChange>
          </w:rPr>
          <w:t>// Udregner tagbelægning.</w:t>
        </w:r>
        <w:r w:rsidRPr="00B37393">
          <w:rPr>
            <w:rFonts w:ascii="Courier New" w:hAnsi="Courier New" w:cs="Courier New"/>
            <w:color w:val="428BDD"/>
            <w:sz w:val="18"/>
            <w:szCs w:val="24"/>
            <w:lang w:val="en-US"/>
            <w:rPrChange w:id="3273" w:author="Claus" w:date="2018-12-19T14:37:00Z">
              <w:rPr>
                <w:rFonts w:ascii="Courier New" w:hAnsi="Courier New" w:cs="Courier New"/>
                <w:b w:val="0"/>
                <w:bCs w:val="0"/>
                <w:color w:val="428BDD"/>
                <w:sz w:val="24"/>
                <w:szCs w:val="24"/>
              </w:rPr>
            </w:rPrChange>
          </w:rPr>
          <w:br/>
        </w:r>
        <w:r w:rsidRPr="00B37393">
          <w:rPr>
            <w:rFonts w:ascii="Courier New" w:hAnsi="Courier New" w:cs="Courier New"/>
            <w:sz w:val="18"/>
            <w:szCs w:val="24"/>
            <w:lang w:val="en-US"/>
            <w:rPrChange w:id="3274" w:author="Claus" w:date="2018-12-19T14:37:00Z">
              <w:rPr>
                <w:rFonts w:ascii="Courier New" w:hAnsi="Courier New" w:cs="Courier New"/>
                <w:b w:val="0"/>
                <w:bCs w:val="0"/>
                <w:sz w:val="24"/>
                <w:szCs w:val="24"/>
              </w:rPr>
            </w:rPrChange>
          </w:rPr>
          <w:t>}</w:t>
        </w:r>
        <w:r w:rsidRPr="00B37393">
          <w:rPr>
            <w:rFonts w:ascii="Courier New" w:hAnsi="Courier New" w:cs="Courier New"/>
            <w:sz w:val="18"/>
            <w:szCs w:val="24"/>
            <w:lang w:val="en-US"/>
            <w:rPrChange w:id="3275" w:author="Claus" w:date="2018-12-19T14:37:00Z">
              <w:rPr>
                <w:rFonts w:ascii="Courier New" w:hAnsi="Courier New" w:cs="Courier New"/>
                <w:b w:val="0"/>
                <w:bCs w:val="0"/>
                <w:sz w:val="24"/>
                <w:szCs w:val="24"/>
              </w:rPr>
            </w:rPrChange>
          </w:rPr>
          <w:br/>
          <w:t xml:space="preserve">            </w:t>
        </w:r>
        <w:r w:rsidRPr="00B37393">
          <w:rPr>
            <w:rFonts w:ascii="Courier New" w:hAnsi="Courier New" w:cs="Courier New"/>
            <w:sz w:val="18"/>
            <w:szCs w:val="24"/>
            <w:lang w:val="en-US"/>
            <w:rPrChange w:id="3276" w:author="Claus" w:date="2018-12-19T14:37:00Z">
              <w:rPr>
                <w:rFonts w:ascii="Courier New" w:hAnsi="Courier New" w:cs="Courier New"/>
                <w:b w:val="0"/>
                <w:bCs w:val="0"/>
                <w:sz w:val="24"/>
                <w:szCs w:val="24"/>
              </w:rPr>
            </w:rPrChange>
          </w:rPr>
          <w:br/>
        </w:r>
        <w:r w:rsidRPr="00B37393">
          <w:rPr>
            <w:rFonts w:ascii="Courier New" w:hAnsi="Courier New" w:cs="Courier New"/>
            <w:color w:val="F8BB00"/>
            <w:sz w:val="18"/>
            <w:szCs w:val="24"/>
            <w:lang w:val="en-US"/>
            <w:rPrChange w:id="3277" w:author="Claus" w:date="2018-12-19T14:37:00Z">
              <w:rPr>
                <w:rFonts w:ascii="Courier New" w:hAnsi="Courier New" w:cs="Courier New"/>
                <w:b w:val="0"/>
                <w:bCs w:val="0"/>
                <w:color w:val="F8BB00"/>
                <w:sz w:val="24"/>
                <w:szCs w:val="24"/>
              </w:rPr>
            </w:rPrChange>
          </w:rPr>
          <w:t>protected</w:t>
        </w:r>
        <w:r w:rsidRPr="00B37393">
          <w:rPr>
            <w:rFonts w:ascii="Courier New" w:hAnsi="Courier New" w:cs="Courier New"/>
            <w:sz w:val="18"/>
            <w:szCs w:val="24"/>
            <w:lang w:val="en-US"/>
            <w:rPrChange w:id="3278" w:author="Claus" w:date="2018-12-19T14:37:00Z">
              <w:rPr>
                <w:rFonts w:ascii="Courier New" w:hAnsi="Courier New" w:cs="Courier New"/>
                <w:b w:val="0"/>
                <w:bCs w:val="0"/>
                <w:sz w:val="24"/>
                <w:szCs w:val="24"/>
              </w:rPr>
            </w:rPrChange>
          </w:rPr>
          <w:t xml:space="preserve"> List&lt;BillItem&gt; calculateBill(CarportRequestDTO carportRequest) </w:t>
        </w:r>
        <w:r w:rsidRPr="00B37393">
          <w:rPr>
            <w:rFonts w:ascii="Courier New" w:hAnsi="Courier New" w:cs="Courier New"/>
            <w:color w:val="F8BB00"/>
            <w:sz w:val="18"/>
            <w:szCs w:val="24"/>
            <w:lang w:val="en-US"/>
            <w:rPrChange w:id="3279" w:author="Claus" w:date="2018-12-19T14:37:00Z">
              <w:rPr>
                <w:rFonts w:ascii="Courier New" w:hAnsi="Courier New" w:cs="Courier New"/>
                <w:b w:val="0"/>
                <w:bCs w:val="0"/>
                <w:color w:val="F8BB00"/>
                <w:sz w:val="24"/>
                <w:szCs w:val="24"/>
              </w:rPr>
            </w:rPrChange>
          </w:rPr>
          <w:t>throws</w:t>
        </w:r>
        <w:r w:rsidRPr="00B37393">
          <w:rPr>
            <w:rFonts w:ascii="Courier New" w:hAnsi="Courier New" w:cs="Courier New"/>
            <w:sz w:val="18"/>
            <w:szCs w:val="24"/>
            <w:lang w:val="en-US"/>
            <w:rPrChange w:id="3280" w:author="Claus" w:date="2018-12-19T14:37:00Z">
              <w:rPr>
                <w:rFonts w:ascii="Courier New" w:hAnsi="Courier New" w:cs="Courier New"/>
                <w:b w:val="0"/>
                <w:bCs w:val="0"/>
                <w:sz w:val="24"/>
                <w:szCs w:val="24"/>
              </w:rPr>
            </w:rPrChange>
          </w:rPr>
          <w:t xml:space="preserve"> FogException</w:t>
        </w:r>
        <w:r w:rsidRPr="00B37393">
          <w:rPr>
            <w:rFonts w:ascii="Courier New" w:hAnsi="Courier New" w:cs="Courier New"/>
            <w:sz w:val="18"/>
            <w:szCs w:val="24"/>
            <w:lang w:val="en-US"/>
            <w:rPrChange w:id="3281" w:author="Claus" w:date="2018-12-19T14:37:00Z">
              <w:rPr>
                <w:rFonts w:ascii="Courier New" w:hAnsi="Courier New" w:cs="Courier New"/>
                <w:b w:val="0"/>
                <w:bCs w:val="0"/>
                <w:sz w:val="24"/>
                <w:szCs w:val="24"/>
              </w:rPr>
            </w:rPrChange>
          </w:rPr>
          <w:br/>
          <w:t xml:space="preserve">{                           </w:t>
        </w:r>
        <w:r w:rsidRPr="00B37393">
          <w:rPr>
            <w:rFonts w:ascii="Courier New" w:hAnsi="Courier New" w:cs="Courier New"/>
            <w:sz w:val="18"/>
            <w:szCs w:val="24"/>
            <w:lang w:val="en-US"/>
            <w:rPrChange w:id="3282" w:author="Claus" w:date="2018-12-19T14:37:00Z">
              <w:rPr>
                <w:rFonts w:ascii="Courier New" w:hAnsi="Courier New" w:cs="Courier New"/>
                <w:b w:val="0"/>
                <w:bCs w:val="0"/>
                <w:sz w:val="24"/>
                <w:szCs w:val="24"/>
              </w:rPr>
            </w:rPrChange>
          </w:rPr>
          <w:br/>
          <w:t xml:space="preserve">    </w:t>
        </w:r>
        <w:r w:rsidRPr="00B37393">
          <w:rPr>
            <w:rFonts w:ascii="Courier New" w:hAnsi="Courier New" w:cs="Courier New"/>
            <w:color w:val="428BDD"/>
            <w:sz w:val="18"/>
            <w:szCs w:val="24"/>
            <w:lang w:val="en-US"/>
            <w:rPrChange w:id="3283" w:author="Claus" w:date="2018-12-19T14:37:00Z">
              <w:rPr>
                <w:rFonts w:ascii="Courier New" w:hAnsi="Courier New" w:cs="Courier New"/>
                <w:b w:val="0"/>
                <w:bCs w:val="0"/>
                <w:color w:val="428BDD"/>
                <w:sz w:val="24"/>
                <w:szCs w:val="24"/>
              </w:rPr>
            </w:rPrChange>
          </w:rPr>
          <w:t>// Opret tom stykliste.</w:t>
        </w:r>
        <w:r w:rsidRPr="00B37393">
          <w:rPr>
            <w:rFonts w:ascii="Courier New" w:hAnsi="Courier New" w:cs="Courier New"/>
            <w:color w:val="428BDD"/>
            <w:sz w:val="18"/>
            <w:szCs w:val="24"/>
            <w:lang w:val="en-US"/>
            <w:rPrChange w:id="3284" w:author="Claus" w:date="2018-12-19T14:37:00Z">
              <w:rPr>
                <w:rFonts w:ascii="Courier New" w:hAnsi="Courier New" w:cs="Courier New"/>
                <w:b w:val="0"/>
                <w:bCs w:val="0"/>
                <w:color w:val="428BDD"/>
                <w:sz w:val="24"/>
                <w:szCs w:val="24"/>
              </w:rPr>
            </w:rPrChange>
          </w:rPr>
          <w:br/>
        </w:r>
        <w:r w:rsidRPr="00B37393">
          <w:rPr>
            <w:rFonts w:ascii="Courier New" w:hAnsi="Courier New" w:cs="Courier New"/>
            <w:sz w:val="18"/>
            <w:szCs w:val="24"/>
            <w:lang w:val="en-US"/>
            <w:rPrChange w:id="3285" w:author="Claus" w:date="2018-12-19T14:37:00Z">
              <w:rPr>
                <w:rFonts w:ascii="Courier New" w:hAnsi="Courier New" w:cs="Courier New"/>
                <w:b w:val="0"/>
                <w:bCs w:val="0"/>
                <w:sz w:val="24"/>
                <w:szCs w:val="24"/>
              </w:rPr>
            </w:rPrChange>
          </w:rPr>
          <w:t xml:space="preserve">    ArrayList&lt;BillItem&gt; bill = </w:t>
        </w:r>
        <w:r w:rsidRPr="00B37393">
          <w:rPr>
            <w:rFonts w:ascii="Courier New" w:hAnsi="Courier New" w:cs="Courier New"/>
            <w:color w:val="F8BB00"/>
            <w:sz w:val="18"/>
            <w:szCs w:val="24"/>
            <w:lang w:val="en-US"/>
            <w:rPrChange w:id="3286" w:author="Claus" w:date="2018-12-19T14:37:00Z">
              <w:rPr>
                <w:rFonts w:ascii="Courier New" w:hAnsi="Courier New" w:cs="Courier New"/>
                <w:b w:val="0"/>
                <w:bCs w:val="0"/>
                <w:color w:val="F8BB00"/>
                <w:sz w:val="24"/>
                <w:szCs w:val="24"/>
              </w:rPr>
            </w:rPrChange>
          </w:rPr>
          <w:t>new</w:t>
        </w:r>
        <w:r w:rsidRPr="00B37393">
          <w:rPr>
            <w:rFonts w:ascii="Courier New" w:hAnsi="Courier New" w:cs="Courier New"/>
            <w:sz w:val="18"/>
            <w:szCs w:val="24"/>
            <w:lang w:val="en-US"/>
            <w:rPrChange w:id="3287" w:author="Claus" w:date="2018-12-19T14:37:00Z">
              <w:rPr>
                <w:rFonts w:ascii="Courier New" w:hAnsi="Courier New" w:cs="Courier New"/>
                <w:b w:val="0"/>
                <w:bCs w:val="0"/>
                <w:sz w:val="24"/>
                <w:szCs w:val="24"/>
              </w:rPr>
            </w:rPrChange>
          </w:rPr>
          <w:t xml:space="preserve"> ArrayList&lt;&gt;();</w:t>
        </w:r>
        <w:r w:rsidRPr="00B37393">
          <w:rPr>
            <w:rFonts w:ascii="Courier New" w:hAnsi="Courier New" w:cs="Courier New"/>
            <w:sz w:val="18"/>
            <w:szCs w:val="24"/>
            <w:lang w:val="en-US"/>
            <w:rPrChange w:id="3288" w:author="Claus" w:date="2018-12-19T14:37:00Z">
              <w:rPr>
                <w:rFonts w:ascii="Courier New" w:hAnsi="Courier New" w:cs="Courier New"/>
                <w:b w:val="0"/>
                <w:bCs w:val="0"/>
                <w:sz w:val="24"/>
                <w:szCs w:val="24"/>
              </w:rPr>
            </w:rPrChange>
          </w:rPr>
          <w:br/>
          <w:t xml:space="preserve">        </w:t>
        </w:r>
        <w:r w:rsidRPr="00B37393">
          <w:rPr>
            <w:rFonts w:ascii="Courier New" w:hAnsi="Courier New" w:cs="Courier New"/>
            <w:sz w:val="18"/>
            <w:szCs w:val="24"/>
            <w:lang w:val="en-US"/>
            <w:rPrChange w:id="3289" w:author="Claus" w:date="2018-12-19T14:37:00Z">
              <w:rPr>
                <w:rFonts w:ascii="Courier New" w:hAnsi="Courier New" w:cs="Courier New"/>
                <w:b w:val="0"/>
                <w:bCs w:val="0"/>
                <w:sz w:val="24"/>
                <w:szCs w:val="24"/>
              </w:rPr>
            </w:rPrChange>
          </w:rPr>
          <w:br/>
          <w:t xml:space="preserve">    </w:t>
        </w:r>
        <w:r w:rsidRPr="00B37393">
          <w:rPr>
            <w:rFonts w:ascii="Courier New" w:hAnsi="Courier New" w:cs="Courier New"/>
            <w:color w:val="428BDD"/>
            <w:sz w:val="18"/>
            <w:szCs w:val="24"/>
            <w:lang w:val="en-US"/>
            <w:rPrChange w:id="3290" w:author="Claus" w:date="2018-12-19T14:37:00Z">
              <w:rPr>
                <w:rFonts w:ascii="Courier New" w:hAnsi="Courier New" w:cs="Courier New"/>
                <w:b w:val="0"/>
                <w:bCs w:val="0"/>
                <w:color w:val="428BDD"/>
                <w:sz w:val="24"/>
                <w:szCs w:val="24"/>
              </w:rPr>
            </w:rPrChange>
          </w:rPr>
          <w:t xml:space="preserve">// Gennemløb alle rule calculators.        </w:t>
        </w:r>
        <w:r w:rsidRPr="00B37393">
          <w:rPr>
            <w:rFonts w:ascii="Courier New" w:hAnsi="Courier New" w:cs="Courier New"/>
            <w:color w:val="428BDD"/>
            <w:sz w:val="18"/>
            <w:szCs w:val="24"/>
            <w:lang w:val="en-US"/>
            <w:rPrChange w:id="3291" w:author="Claus" w:date="2018-12-19T14:37:00Z">
              <w:rPr>
                <w:rFonts w:ascii="Courier New" w:hAnsi="Courier New" w:cs="Courier New"/>
                <w:b w:val="0"/>
                <w:bCs w:val="0"/>
                <w:color w:val="428BDD"/>
                <w:sz w:val="24"/>
                <w:szCs w:val="24"/>
              </w:rPr>
            </w:rPrChange>
          </w:rPr>
          <w:br/>
        </w:r>
        <w:r w:rsidRPr="00B37393">
          <w:rPr>
            <w:rFonts w:ascii="Courier New" w:hAnsi="Courier New" w:cs="Courier New"/>
            <w:sz w:val="18"/>
            <w:szCs w:val="24"/>
            <w:lang w:val="en-US"/>
            <w:rPrChange w:id="3292" w:author="Claus" w:date="2018-12-19T14:37:00Z">
              <w:rPr>
                <w:rFonts w:ascii="Courier New" w:hAnsi="Courier New" w:cs="Courier New"/>
                <w:b w:val="0"/>
                <w:bCs w:val="0"/>
                <w:sz w:val="24"/>
                <w:szCs w:val="24"/>
              </w:rPr>
            </w:rPrChange>
          </w:rPr>
          <w:t xml:space="preserve">    </w:t>
        </w:r>
        <w:r w:rsidRPr="00B37393">
          <w:rPr>
            <w:rFonts w:ascii="Courier New" w:hAnsi="Courier New" w:cs="Courier New"/>
            <w:color w:val="F8BB00"/>
            <w:sz w:val="18"/>
            <w:szCs w:val="24"/>
            <w:lang w:val="en-US"/>
            <w:rPrChange w:id="3293" w:author="Claus" w:date="2018-12-19T14:37:00Z">
              <w:rPr>
                <w:rFonts w:ascii="Courier New" w:hAnsi="Courier New" w:cs="Courier New"/>
                <w:b w:val="0"/>
                <w:bCs w:val="0"/>
                <w:color w:val="F8BB00"/>
                <w:sz w:val="24"/>
                <w:szCs w:val="24"/>
              </w:rPr>
            </w:rPrChange>
          </w:rPr>
          <w:t>for</w:t>
        </w:r>
        <w:r w:rsidRPr="00B37393">
          <w:rPr>
            <w:rFonts w:ascii="Courier New" w:hAnsi="Courier New" w:cs="Courier New"/>
            <w:sz w:val="18"/>
            <w:szCs w:val="24"/>
            <w:lang w:val="en-US"/>
            <w:rPrChange w:id="3294" w:author="Claus" w:date="2018-12-19T14:37:00Z">
              <w:rPr>
                <w:rFonts w:ascii="Courier New" w:hAnsi="Courier New" w:cs="Courier New"/>
                <w:b w:val="0"/>
                <w:bCs w:val="0"/>
                <w:sz w:val="24"/>
                <w:szCs w:val="24"/>
              </w:rPr>
            </w:rPrChange>
          </w:rPr>
          <w:t>(RulesCalculator calculator : calculators)</w:t>
        </w:r>
        <w:r w:rsidRPr="00B37393">
          <w:rPr>
            <w:rFonts w:ascii="Courier New" w:hAnsi="Courier New" w:cs="Courier New"/>
            <w:sz w:val="18"/>
            <w:szCs w:val="24"/>
            <w:lang w:val="en-US"/>
            <w:rPrChange w:id="3295" w:author="Claus" w:date="2018-12-19T14:37:00Z">
              <w:rPr>
                <w:rFonts w:ascii="Courier New" w:hAnsi="Courier New" w:cs="Courier New"/>
                <w:b w:val="0"/>
                <w:bCs w:val="0"/>
                <w:sz w:val="24"/>
                <w:szCs w:val="24"/>
              </w:rPr>
            </w:rPrChange>
          </w:rPr>
          <w:br/>
        </w:r>
        <w:r w:rsidRPr="00B37393">
          <w:rPr>
            <w:rFonts w:ascii="Courier New" w:hAnsi="Courier New" w:cs="Courier New"/>
            <w:sz w:val="18"/>
            <w:szCs w:val="24"/>
            <w:lang w:val="en-US"/>
            <w:rPrChange w:id="3296" w:author="Claus" w:date="2018-12-19T14:37:00Z">
              <w:rPr>
                <w:rFonts w:ascii="Courier New" w:hAnsi="Courier New" w:cs="Courier New"/>
                <w:b w:val="0"/>
                <w:bCs w:val="0"/>
                <w:sz w:val="24"/>
                <w:szCs w:val="24"/>
              </w:rPr>
            </w:rPrChange>
          </w:rPr>
          <w:lastRenderedPageBreak/>
          <w:t xml:space="preserve">    {</w:t>
        </w:r>
        <w:r w:rsidRPr="00B37393">
          <w:rPr>
            <w:rFonts w:ascii="Courier New" w:hAnsi="Courier New" w:cs="Courier New"/>
            <w:sz w:val="18"/>
            <w:szCs w:val="24"/>
            <w:lang w:val="en-US"/>
            <w:rPrChange w:id="3297" w:author="Claus" w:date="2018-12-19T14:37:00Z">
              <w:rPr>
                <w:rFonts w:ascii="Courier New" w:hAnsi="Courier New" w:cs="Courier New"/>
                <w:b w:val="0"/>
                <w:bCs w:val="0"/>
                <w:sz w:val="24"/>
                <w:szCs w:val="24"/>
              </w:rPr>
            </w:rPrChange>
          </w:rPr>
          <w:br/>
          <w:t xml:space="preserve">        bill.addAll(calculator.calculate(carportRequest));</w:t>
        </w:r>
        <w:r w:rsidRPr="00B37393">
          <w:rPr>
            <w:rFonts w:ascii="Courier New" w:hAnsi="Courier New" w:cs="Courier New"/>
            <w:sz w:val="18"/>
            <w:szCs w:val="24"/>
            <w:lang w:val="en-US"/>
            <w:rPrChange w:id="3298" w:author="Claus" w:date="2018-12-19T14:37:00Z">
              <w:rPr>
                <w:rFonts w:ascii="Courier New" w:hAnsi="Courier New" w:cs="Courier New"/>
                <w:b w:val="0"/>
                <w:bCs w:val="0"/>
                <w:sz w:val="24"/>
                <w:szCs w:val="24"/>
              </w:rPr>
            </w:rPrChange>
          </w:rPr>
          <w:br/>
          <w:t xml:space="preserve">    }</w:t>
        </w:r>
        <w:r w:rsidRPr="00B37393">
          <w:rPr>
            <w:rFonts w:ascii="Courier New" w:hAnsi="Courier New" w:cs="Courier New"/>
            <w:sz w:val="18"/>
            <w:szCs w:val="24"/>
            <w:lang w:val="en-US"/>
            <w:rPrChange w:id="3299" w:author="Claus" w:date="2018-12-19T14:37:00Z">
              <w:rPr>
                <w:rFonts w:ascii="Courier New" w:hAnsi="Courier New" w:cs="Courier New"/>
                <w:b w:val="0"/>
                <w:bCs w:val="0"/>
                <w:sz w:val="24"/>
                <w:szCs w:val="24"/>
              </w:rPr>
            </w:rPrChange>
          </w:rPr>
          <w:br/>
        </w:r>
        <w:r w:rsidRPr="00B37393">
          <w:rPr>
            <w:rFonts w:ascii="Courier New" w:hAnsi="Courier New" w:cs="Courier New"/>
            <w:sz w:val="18"/>
            <w:szCs w:val="24"/>
            <w:lang w:val="en-US"/>
            <w:rPrChange w:id="3300" w:author="Claus" w:date="2018-12-19T14:37:00Z">
              <w:rPr>
                <w:rFonts w:ascii="Courier New" w:hAnsi="Courier New" w:cs="Courier New"/>
                <w:b w:val="0"/>
                <w:bCs w:val="0"/>
                <w:sz w:val="24"/>
                <w:szCs w:val="24"/>
              </w:rPr>
            </w:rPrChange>
          </w:rPr>
          <w:br/>
          <w:t xml:space="preserve">    </w:t>
        </w:r>
        <w:r w:rsidRPr="00B37393">
          <w:rPr>
            <w:rFonts w:ascii="Courier New" w:hAnsi="Courier New" w:cs="Courier New"/>
            <w:color w:val="F8BB00"/>
            <w:sz w:val="18"/>
            <w:szCs w:val="24"/>
            <w:lang w:val="en-US"/>
            <w:rPrChange w:id="3301" w:author="Claus" w:date="2018-12-19T14:37:00Z">
              <w:rPr>
                <w:rFonts w:ascii="Courier New" w:hAnsi="Courier New" w:cs="Courier New"/>
                <w:b w:val="0"/>
                <w:bCs w:val="0"/>
                <w:color w:val="F8BB00"/>
                <w:sz w:val="24"/>
                <w:szCs w:val="24"/>
              </w:rPr>
            </w:rPrChange>
          </w:rPr>
          <w:t>return</w:t>
        </w:r>
        <w:r w:rsidR="0048045C" w:rsidRPr="0048045C">
          <w:rPr>
            <w:rFonts w:ascii="Courier New" w:hAnsi="Courier New" w:cs="Courier New"/>
            <w:sz w:val="18"/>
            <w:szCs w:val="24"/>
            <w:lang w:val="en-US"/>
          </w:rPr>
          <w:t xml:space="preserve"> bill;</w:t>
        </w:r>
        <w:r w:rsidR="0048045C" w:rsidRPr="0048045C">
          <w:rPr>
            <w:rFonts w:ascii="Courier New" w:hAnsi="Courier New" w:cs="Courier New"/>
            <w:sz w:val="18"/>
            <w:szCs w:val="24"/>
            <w:lang w:val="en-US"/>
          </w:rPr>
          <w:br/>
        </w:r>
        <w:r w:rsidRPr="00B37393">
          <w:rPr>
            <w:rFonts w:ascii="Courier New" w:hAnsi="Courier New" w:cs="Courier New"/>
            <w:sz w:val="18"/>
            <w:szCs w:val="24"/>
            <w:lang w:val="en-US"/>
            <w:rPrChange w:id="3302" w:author="Claus" w:date="2018-12-19T14:37:00Z">
              <w:rPr>
                <w:rFonts w:ascii="Courier New" w:hAnsi="Courier New" w:cs="Courier New"/>
                <w:b w:val="0"/>
                <w:bCs w:val="0"/>
                <w:sz w:val="24"/>
                <w:szCs w:val="24"/>
              </w:rPr>
            </w:rPrChange>
          </w:rPr>
          <w:t xml:space="preserve">} </w:t>
        </w:r>
      </w:ins>
    </w:p>
    <w:p w:rsidR="00231B65" w:rsidRDefault="00B16096" w:rsidP="00B16096">
      <w:pPr>
        <w:pStyle w:val="Overskrift1"/>
        <w:rPr>
          <w:ins w:id="3303" w:author="Claus" w:date="2018-12-18T12:18:00Z"/>
        </w:rPr>
      </w:pPr>
      <w:bookmarkStart w:id="3304" w:name="_Toc533018505"/>
      <w:ins w:id="3305" w:author="Claus" w:date="2018-12-18T12:12:00Z">
        <w:r>
          <w:t>Status på implementationen.</w:t>
        </w:r>
      </w:ins>
      <w:bookmarkEnd w:id="3304"/>
    </w:p>
    <w:p w:rsidR="000905A3" w:rsidRDefault="000905A3" w:rsidP="000905A3">
      <w:pPr>
        <w:pStyle w:val="Overskrift2"/>
        <w:rPr>
          <w:ins w:id="3306" w:author="Claus" w:date="2018-12-19T20:33:00Z"/>
        </w:rPr>
        <w:pPrChange w:id="3307" w:author="Claus" w:date="2018-12-19T20:33:00Z">
          <w:pPr/>
        </w:pPrChange>
      </w:pPr>
      <w:bookmarkStart w:id="3308" w:name="_Toc533018506"/>
      <w:ins w:id="3309" w:author="Claus" w:date="2018-12-19T20:33:00Z">
        <w:r>
          <w:t>Funktionelle mangler.</w:t>
        </w:r>
        <w:bookmarkEnd w:id="3308"/>
      </w:ins>
    </w:p>
    <w:p w:rsidR="00AB2C0A" w:rsidRDefault="00B16096">
      <w:pPr>
        <w:rPr>
          <w:ins w:id="3310" w:author="Claus" w:date="2018-12-18T12:57:00Z"/>
        </w:rPr>
      </w:pPr>
      <w:ins w:id="3311" w:author="Claus" w:date="2018-12-18T12:18:00Z">
        <w:r>
          <w:t>Flg. user</w:t>
        </w:r>
      </w:ins>
      <w:ins w:id="3312" w:author="Claus" w:date="2018-12-19T21:17:00Z">
        <w:r w:rsidR="00650246">
          <w:t xml:space="preserve"> </w:t>
        </w:r>
      </w:ins>
      <w:ins w:id="3313" w:author="Claus" w:date="2018-12-18T12:18:00Z">
        <w:r>
          <w:t>stories findes stadig i vores backlog.</w:t>
        </w:r>
      </w:ins>
    </w:p>
    <w:p w:rsidR="00AB2C0A" w:rsidRDefault="00B37393">
      <w:pPr>
        <w:rPr>
          <w:ins w:id="3314" w:author="Claus" w:date="2018-12-18T13:06:00Z"/>
        </w:rPr>
      </w:pPr>
      <w:ins w:id="3315" w:author="Claus" w:date="2018-12-18T12:55:00Z">
        <w:r w:rsidRPr="00B37393">
          <w:rPr>
            <w:rPrChange w:id="3316" w:author="Claus" w:date="2018-12-18T12:57:00Z">
              <w:rPr>
                <w:rStyle w:val="Hyperlink"/>
                <w:rFonts w:asciiTheme="majorHAnsi" w:eastAsiaTheme="majorEastAsia" w:hAnsiTheme="majorHAnsi" w:cstheme="minorHAnsi"/>
                <w:b/>
                <w:bCs/>
                <w:sz w:val="28"/>
                <w:szCs w:val="28"/>
              </w:rPr>
            </w:rPrChange>
          </w:rPr>
          <w:t xml:space="preserve">Vis carport </w:t>
        </w:r>
      </w:ins>
      <w:ins w:id="3317" w:author="Claus" w:date="2018-12-18T12:57:00Z">
        <w:r w:rsidR="00700410">
          <w:br/>
        </w:r>
      </w:ins>
      <w:ins w:id="3318" w:author="Claus" w:date="2018-12-18T12:56:00Z">
        <w:r w:rsidRPr="00B37393">
          <w:rPr>
            <w:rPrChange w:id="3319" w:author="Claus" w:date="2018-12-18T12:57:00Z">
              <w:rPr>
                <w:rStyle w:val="Hyperlink"/>
                <w:rFonts w:asciiTheme="majorHAnsi" w:eastAsiaTheme="majorEastAsia" w:hAnsiTheme="majorHAnsi" w:cstheme="minorHAnsi"/>
                <w:b/>
                <w:bCs/>
                <w:sz w:val="28"/>
                <w:szCs w:val="28"/>
              </w:rPr>
            </w:rPrChange>
          </w:rPr>
          <w:t xml:space="preserve">Design egen carport </w:t>
        </w:r>
      </w:ins>
      <w:ins w:id="3320" w:author="Claus" w:date="2018-12-18T12:57:00Z">
        <w:r w:rsidR="00700410">
          <w:br/>
        </w:r>
      </w:ins>
      <w:ins w:id="3321" w:author="Claus" w:date="2018-12-18T12:56:00Z">
        <w:r w:rsidRPr="00B37393">
          <w:rPr>
            <w:rPrChange w:id="3322" w:author="Claus" w:date="2018-12-18T12:57:00Z">
              <w:rPr>
                <w:rStyle w:val="Hyperlink"/>
                <w:rFonts w:asciiTheme="majorHAnsi" w:eastAsiaTheme="majorEastAsia" w:hAnsiTheme="majorHAnsi" w:cstheme="minorHAnsi"/>
                <w:b/>
                <w:bCs/>
                <w:sz w:val="28"/>
                <w:szCs w:val="28"/>
              </w:rPr>
            </w:rPrChange>
          </w:rPr>
          <w:t xml:space="preserve">Se beskrivelse </w:t>
        </w:r>
      </w:ins>
      <w:ins w:id="3323" w:author="Claus" w:date="2018-12-18T12:57:00Z">
        <w:r w:rsidR="00700410">
          <w:br/>
        </w:r>
      </w:ins>
      <w:ins w:id="3324" w:author="Claus" w:date="2018-12-18T12:56:00Z">
        <w:r w:rsidRPr="00B37393">
          <w:rPr>
            <w:rPrChange w:id="3325" w:author="Claus" w:date="2018-12-18T12:57:00Z">
              <w:rPr>
                <w:rStyle w:val="Hyperlink"/>
                <w:rFonts w:asciiTheme="majorHAnsi" w:eastAsiaTheme="majorEastAsia" w:hAnsiTheme="majorHAnsi" w:cstheme="minorHAnsi"/>
                <w:b/>
                <w:bCs/>
                <w:sz w:val="28"/>
                <w:szCs w:val="28"/>
              </w:rPr>
            </w:rPrChange>
          </w:rPr>
          <w:t xml:space="preserve">Udskriv ordredokumenter </w:t>
        </w:r>
      </w:ins>
      <w:ins w:id="3326" w:author="Claus" w:date="2018-12-18T12:57:00Z">
        <w:r w:rsidR="00700410">
          <w:br/>
        </w:r>
      </w:ins>
      <w:ins w:id="3327" w:author="Claus" w:date="2018-12-18T12:56:00Z">
        <w:r w:rsidRPr="00B37393">
          <w:rPr>
            <w:rPrChange w:id="3328" w:author="Claus" w:date="2018-12-18T12:57:00Z">
              <w:rPr>
                <w:rStyle w:val="Hyperlink"/>
                <w:rFonts w:asciiTheme="majorHAnsi" w:eastAsiaTheme="majorEastAsia" w:hAnsiTheme="majorHAnsi" w:cstheme="minorHAnsi"/>
                <w:b/>
                <w:bCs/>
                <w:sz w:val="28"/>
                <w:szCs w:val="28"/>
              </w:rPr>
            </w:rPrChange>
          </w:rPr>
          <w:t xml:space="preserve">Filtrer carport </w:t>
        </w:r>
      </w:ins>
      <w:ins w:id="3329" w:author="Claus" w:date="2018-12-18T12:57:00Z">
        <w:r w:rsidR="00700410">
          <w:br/>
        </w:r>
      </w:ins>
      <w:ins w:id="3330" w:author="Claus" w:date="2018-12-18T12:56:00Z">
        <w:r w:rsidRPr="00B37393">
          <w:rPr>
            <w:rPrChange w:id="3331" w:author="Claus" w:date="2018-12-18T12:57:00Z">
              <w:rPr>
                <w:rStyle w:val="Hyperlink"/>
                <w:rFonts w:asciiTheme="majorHAnsi" w:eastAsiaTheme="majorEastAsia" w:hAnsiTheme="majorHAnsi" w:cstheme="minorHAnsi"/>
                <w:b/>
                <w:bCs/>
                <w:sz w:val="28"/>
                <w:szCs w:val="28"/>
              </w:rPr>
            </w:rPrChange>
          </w:rPr>
          <w:t xml:space="preserve">Vis fejl i carportforespørgsel </w:t>
        </w:r>
      </w:ins>
      <w:ins w:id="3332" w:author="Claus" w:date="2018-12-18T12:57:00Z">
        <w:r w:rsidR="00700410">
          <w:br/>
        </w:r>
      </w:ins>
      <w:ins w:id="3333" w:author="Claus" w:date="2018-12-18T12:56:00Z">
        <w:r w:rsidRPr="00B37393">
          <w:rPr>
            <w:rPrChange w:id="3334" w:author="Claus" w:date="2018-12-18T12:57:00Z">
              <w:rPr>
                <w:rStyle w:val="Hyperlink"/>
                <w:rFonts w:asciiTheme="majorHAnsi" w:eastAsiaTheme="majorEastAsia" w:hAnsiTheme="majorHAnsi" w:cstheme="minorHAnsi"/>
                <w:b/>
                <w:bCs/>
                <w:sz w:val="28"/>
                <w:szCs w:val="28"/>
              </w:rPr>
            </w:rPrChange>
          </w:rPr>
          <w:t xml:space="preserve">Tilføj vare fra databasen til styklisten </w:t>
        </w:r>
      </w:ins>
      <w:ins w:id="3335" w:author="Claus" w:date="2018-12-18T12:58:00Z">
        <w:r w:rsidR="00700410">
          <w:br/>
        </w:r>
      </w:ins>
      <w:ins w:id="3336" w:author="Claus" w:date="2018-12-18T12:56:00Z">
        <w:r w:rsidRPr="00B37393">
          <w:rPr>
            <w:rPrChange w:id="3337" w:author="Claus" w:date="2018-12-18T12:57:00Z">
              <w:rPr>
                <w:rStyle w:val="Hyperlink"/>
                <w:rFonts w:asciiTheme="majorHAnsi" w:eastAsiaTheme="majorEastAsia" w:hAnsiTheme="majorHAnsi" w:cstheme="minorHAnsi"/>
                <w:b/>
                <w:bCs/>
                <w:sz w:val="28"/>
                <w:szCs w:val="28"/>
              </w:rPr>
            </w:rPrChange>
          </w:rPr>
          <w:t xml:space="preserve">Administrer kunde </w:t>
        </w:r>
      </w:ins>
      <w:ins w:id="3338" w:author="Claus" w:date="2018-12-18T12:58:00Z">
        <w:r w:rsidR="00700410">
          <w:br/>
        </w:r>
      </w:ins>
      <w:ins w:id="3339" w:author="Claus" w:date="2018-12-18T12:56:00Z">
        <w:r w:rsidRPr="00B37393">
          <w:rPr>
            <w:rPrChange w:id="3340" w:author="Claus" w:date="2018-12-18T12:57:00Z">
              <w:rPr>
                <w:rStyle w:val="Hyperlink"/>
                <w:rFonts w:asciiTheme="majorHAnsi" w:eastAsiaTheme="majorEastAsia" w:hAnsiTheme="majorHAnsi" w:cstheme="minorHAnsi"/>
                <w:b/>
                <w:bCs/>
                <w:sz w:val="28"/>
                <w:szCs w:val="28"/>
              </w:rPr>
            </w:rPrChange>
          </w:rPr>
          <w:t xml:space="preserve">Besvare carportforespørgsel </w:t>
        </w:r>
      </w:ins>
      <w:ins w:id="3341" w:author="Claus" w:date="2018-12-18T12:58:00Z">
        <w:r w:rsidR="00700410">
          <w:br/>
        </w:r>
      </w:ins>
      <w:ins w:id="3342" w:author="Claus" w:date="2018-12-18T12:56:00Z">
        <w:r w:rsidRPr="00B37393">
          <w:rPr>
            <w:rPrChange w:id="3343" w:author="Claus" w:date="2018-12-18T12:57:00Z">
              <w:rPr>
                <w:rStyle w:val="Hyperlink"/>
                <w:rFonts w:asciiTheme="majorHAnsi" w:eastAsiaTheme="majorEastAsia" w:hAnsiTheme="majorHAnsi" w:cstheme="minorHAnsi"/>
                <w:b/>
                <w:bCs/>
                <w:sz w:val="28"/>
                <w:szCs w:val="28"/>
              </w:rPr>
            </w:rPrChange>
          </w:rPr>
          <w:t xml:space="preserve">Administrer samlevejledninger </w:t>
        </w:r>
      </w:ins>
      <w:ins w:id="3344" w:author="Claus" w:date="2018-12-18T12:58:00Z">
        <w:r w:rsidR="00700410">
          <w:br/>
        </w:r>
      </w:ins>
      <w:ins w:id="3345" w:author="Claus" w:date="2018-12-18T12:56:00Z">
        <w:r w:rsidRPr="00B37393">
          <w:rPr>
            <w:rPrChange w:id="3346" w:author="Claus" w:date="2018-12-18T12:57:00Z">
              <w:rPr>
                <w:rStyle w:val="Hyperlink"/>
                <w:rFonts w:asciiTheme="majorHAnsi" w:eastAsiaTheme="majorEastAsia" w:hAnsiTheme="majorHAnsi" w:cstheme="minorHAnsi"/>
                <w:b/>
                <w:bCs/>
                <w:sz w:val="28"/>
                <w:szCs w:val="28"/>
              </w:rPr>
            </w:rPrChange>
          </w:rPr>
          <w:t xml:space="preserve">Se ordrestatus </w:t>
        </w:r>
      </w:ins>
      <w:ins w:id="3347" w:author="Claus" w:date="2018-12-18T12:58:00Z">
        <w:r w:rsidR="00700410">
          <w:br/>
        </w:r>
      </w:ins>
      <w:ins w:id="3348" w:author="Claus" w:date="2018-12-18T12:56:00Z">
        <w:r w:rsidRPr="00B37393">
          <w:rPr>
            <w:rPrChange w:id="3349" w:author="Claus" w:date="2018-12-18T12:57:00Z">
              <w:rPr>
                <w:rStyle w:val="Hyperlink"/>
                <w:rFonts w:asciiTheme="majorHAnsi" w:eastAsiaTheme="majorEastAsia" w:hAnsiTheme="majorHAnsi" w:cstheme="minorHAnsi"/>
                <w:b/>
                <w:bCs/>
                <w:sz w:val="28"/>
                <w:szCs w:val="28"/>
              </w:rPr>
            </w:rPrChange>
          </w:rPr>
          <w:t xml:space="preserve">Vis leveringspris </w:t>
        </w:r>
      </w:ins>
      <w:ins w:id="3350" w:author="Claus" w:date="2018-12-18T12:58:00Z">
        <w:r w:rsidR="00700410">
          <w:br/>
        </w:r>
      </w:ins>
      <w:ins w:id="3351" w:author="Claus" w:date="2018-12-18T12:56:00Z">
        <w:r w:rsidRPr="00B37393">
          <w:rPr>
            <w:rPrChange w:id="3352" w:author="Claus" w:date="2018-12-18T12:57:00Z">
              <w:rPr>
                <w:rStyle w:val="Hyperlink"/>
                <w:rFonts w:asciiTheme="majorHAnsi" w:eastAsiaTheme="majorEastAsia" w:hAnsiTheme="majorHAnsi" w:cstheme="minorHAnsi"/>
                <w:b/>
                <w:bCs/>
                <w:sz w:val="28"/>
                <w:szCs w:val="28"/>
              </w:rPr>
            </w:rPrChange>
          </w:rPr>
          <w:t xml:space="preserve">Rediger dækningsgrad </w:t>
        </w:r>
      </w:ins>
      <w:ins w:id="3353" w:author="Claus" w:date="2018-12-18T12:58:00Z">
        <w:r w:rsidR="00700410">
          <w:br/>
        </w:r>
      </w:ins>
      <w:ins w:id="3354" w:author="Claus" w:date="2018-12-18T12:56:00Z">
        <w:r w:rsidRPr="00B37393">
          <w:rPr>
            <w:rPrChange w:id="3355" w:author="Claus" w:date="2018-12-18T12:57:00Z">
              <w:rPr>
                <w:rStyle w:val="Hyperlink"/>
                <w:rFonts w:asciiTheme="majorHAnsi" w:eastAsiaTheme="majorEastAsia" w:hAnsiTheme="majorHAnsi" w:cstheme="minorHAnsi"/>
                <w:b/>
                <w:bCs/>
                <w:sz w:val="28"/>
                <w:szCs w:val="28"/>
              </w:rPr>
            </w:rPrChange>
          </w:rPr>
          <w:t xml:space="preserve">Rediger hjælpetekst </w:t>
        </w:r>
      </w:ins>
    </w:p>
    <w:p w:rsidR="00AB2C0A" w:rsidRDefault="00CF1CF8">
      <w:pPr>
        <w:rPr>
          <w:ins w:id="3356" w:author="Claus" w:date="2018-12-18T13:10:00Z"/>
        </w:rPr>
      </w:pPr>
      <w:ins w:id="3357" w:author="Claus" w:date="2018-12-18T13:07:00Z">
        <w:r>
          <w:t xml:space="preserve">Listen er ikke udtømmende, da der findes </w:t>
        </w:r>
      </w:ins>
      <w:ins w:id="3358" w:author="Claus" w:date="2018-12-18T13:09:00Z">
        <w:r w:rsidR="00553D83">
          <w:t>user stories/tasks</w:t>
        </w:r>
      </w:ins>
      <w:ins w:id="3359" w:author="Claus" w:date="2018-12-18T13:07:00Z">
        <w:r>
          <w:t>, der ikke er registreret i Backlog’en</w:t>
        </w:r>
      </w:ins>
      <w:ins w:id="3360" w:author="Claus" w:date="2018-12-18T13:08:00Z">
        <w:r>
          <w:t xml:space="preserve"> endnu.</w:t>
        </w:r>
      </w:ins>
      <w:ins w:id="3361" w:author="Claus" w:date="2018-12-18T13:10:00Z">
        <w:r w:rsidR="00553D83">
          <w:t xml:space="preserve"> Flg. er ikke implementeret:</w:t>
        </w:r>
      </w:ins>
    </w:p>
    <w:p w:rsidR="00553D83" w:rsidRDefault="00553D83" w:rsidP="00553D83">
      <w:pPr>
        <w:pStyle w:val="Listeafsnit"/>
        <w:numPr>
          <w:ilvl w:val="0"/>
          <w:numId w:val="10"/>
        </w:numPr>
        <w:spacing w:after="160" w:line="259" w:lineRule="auto"/>
        <w:rPr>
          <w:ins w:id="3362" w:author="Claus" w:date="2018-12-18T13:10:00Z"/>
        </w:rPr>
      </w:pPr>
      <w:ins w:id="3363" w:author="Claus" w:date="2018-12-18T13:15:00Z">
        <w:r>
          <w:t>Administration</w:t>
        </w:r>
      </w:ins>
      <w:ins w:id="3364" w:author="Claus" w:date="2018-12-18T13:10:00Z">
        <w:r>
          <w:t xml:space="preserve"> af materialer</w:t>
        </w:r>
      </w:ins>
    </w:p>
    <w:p w:rsidR="00AB2C0A" w:rsidRDefault="00553D83">
      <w:pPr>
        <w:pStyle w:val="Listeafsnit"/>
        <w:numPr>
          <w:ilvl w:val="0"/>
          <w:numId w:val="10"/>
        </w:numPr>
        <w:spacing w:after="160" w:line="259" w:lineRule="auto"/>
        <w:rPr>
          <w:ins w:id="3365" w:author="Claus" w:date="2018-12-18T13:16:00Z"/>
        </w:rPr>
      </w:pPr>
      <w:ins w:id="3366" w:author="Claus" w:date="2018-12-18T13:15:00Z">
        <w:r>
          <w:t xml:space="preserve">Kunde knyttes til forespørgsel </w:t>
        </w:r>
      </w:ins>
    </w:p>
    <w:p w:rsidR="00AB2C0A" w:rsidRDefault="00553D83">
      <w:pPr>
        <w:pStyle w:val="Listeafsnit"/>
        <w:numPr>
          <w:ilvl w:val="0"/>
          <w:numId w:val="10"/>
        </w:numPr>
        <w:spacing w:after="160" w:line="259" w:lineRule="auto"/>
        <w:rPr>
          <w:ins w:id="3367" w:author="Claus" w:date="2018-12-18T13:10:00Z"/>
        </w:rPr>
      </w:pPr>
      <w:ins w:id="3368" w:author="Claus" w:date="2018-12-18T13:16:00Z">
        <w:r>
          <w:t>Se status for forespørgsel</w:t>
        </w:r>
      </w:ins>
    </w:p>
    <w:p w:rsidR="00132F63" w:rsidRDefault="00B37393">
      <w:pPr>
        <w:rPr>
          <w:ins w:id="3369" w:author="Claus" w:date="2018-12-18T13:17:00Z"/>
        </w:rPr>
        <w:pPrChange w:id="3370" w:author="Claus" w:date="2018-12-18T13:17:00Z">
          <w:pPr>
            <w:pStyle w:val="Listeafsnit"/>
            <w:numPr>
              <w:numId w:val="11"/>
            </w:numPr>
            <w:spacing w:after="160" w:line="259" w:lineRule="auto"/>
            <w:ind w:hanging="360"/>
          </w:pPr>
        </w:pPrChange>
      </w:pPr>
      <w:ins w:id="3371" w:author="Claus" w:date="2018-12-18T13:17:00Z">
        <w:r w:rsidRPr="00B37393">
          <w:rPr>
            <w:rPrChange w:id="3372" w:author="Claus" w:date="2018-12-18T13:17:00Z">
              <w:rPr>
                <w:b/>
                <w:color w:val="0000FF" w:themeColor="hyperlink"/>
                <w:u w:val="single"/>
              </w:rPr>
            </w:rPrChange>
          </w:rPr>
          <w:t>Systemet har flg. funktioner:</w:t>
        </w:r>
      </w:ins>
    </w:p>
    <w:p w:rsidR="00132F63" w:rsidRDefault="00553D83">
      <w:pPr>
        <w:pStyle w:val="Listeafsnit"/>
        <w:numPr>
          <w:ilvl w:val="0"/>
          <w:numId w:val="11"/>
        </w:numPr>
        <w:rPr>
          <w:ins w:id="3373" w:author="Claus" w:date="2018-12-18T12:54:00Z"/>
        </w:rPr>
        <w:pPrChange w:id="3374" w:author="Claus" w:date="2018-12-18T13:17:00Z">
          <w:pPr>
            <w:pStyle w:val="Listeafsnit"/>
            <w:numPr>
              <w:numId w:val="11"/>
            </w:numPr>
            <w:spacing w:after="160" w:line="259" w:lineRule="auto"/>
            <w:ind w:hanging="360"/>
          </w:pPr>
        </w:pPrChange>
      </w:pPr>
      <w:ins w:id="3375" w:author="Claus" w:date="2018-12-18T12:54:00Z">
        <w:r>
          <w:t>Opret bruger</w:t>
        </w:r>
        <w:r w:rsidR="00700410">
          <w:t>konto</w:t>
        </w:r>
      </w:ins>
    </w:p>
    <w:p w:rsidR="00700410" w:rsidRDefault="00700410" w:rsidP="00700410">
      <w:pPr>
        <w:pStyle w:val="Listeafsnit"/>
        <w:numPr>
          <w:ilvl w:val="0"/>
          <w:numId w:val="11"/>
        </w:numPr>
        <w:spacing w:after="160" w:line="259" w:lineRule="auto"/>
        <w:rPr>
          <w:ins w:id="3376" w:author="Claus" w:date="2018-12-18T13:18:00Z"/>
        </w:rPr>
      </w:pPr>
      <w:ins w:id="3377" w:author="Claus" w:date="2018-12-18T12:54:00Z">
        <w:r>
          <w:t>Log ind &amp; log ud</w:t>
        </w:r>
      </w:ins>
    </w:p>
    <w:p w:rsidR="00553D83" w:rsidRDefault="00553D83" w:rsidP="00700410">
      <w:pPr>
        <w:pStyle w:val="Listeafsnit"/>
        <w:numPr>
          <w:ilvl w:val="0"/>
          <w:numId w:val="11"/>
        </w:numPr>
        <w:spacing w:after="160" w:line="259" w:lineRule="auto"/>
        <w:rPr>
          <w:ins w:id="3378" w:author="Claus" w:date="2018-12-18T13:18:00Z"/>
        </w:rPr>
      </w:pPr>
      <w:ins w:id="3379" w:author="Claus" w:date="2018-12-18T13:18:00Z">
        <w:r>
          <w:t>Opret forespørgsel</w:t>
        </w:r>
      </w:ins>
    </w:p>
    <w:p w:rsidR="00553D83" w:rsidRDefault="00553D83" w:rsidP="00700410">
      <w:pPr>
        <w:pStyle w:val="Listeafsnit"/>
        <w:numPr>
          <w:ilvl w:val="0"/>
          <w:numId w:val="11"/>
        </w:numPr>
        <w:spacing w:after="160" w:line="259" w:lineRule="auto"/>
        <w:rPr>
          <w:ins w:id="3380" w:author="Claus" w:date="2018-12-18T13:18:00Z"/>
        </w:rPr>
      </w:pPr>
      <w:ins w:id="3381" w:author="Claus" w:date="2018-12-18T13:18:00Z">
        <w:r>
          <w:t>Åbn forespørgsel</w:t>
        </w:r>
      </w:ins>
    </w:p>
    <w:p w:rsidR="00553D83" w:rsidRDefault="00553D83" w:rsidP="00700410">
      <w:pPr>
        <w:pStyle w:val="Listeafsnit"/>
        <w:numPr>
          <w:ilvl w:val="0"/>
          <w:numId w:val="11"/>
        </w:numPr>
        <w:spacing w:after="160" w:line="259" w:lineRule="auto"/>
        <w:rPr>
          <w:ins w:id="3382" w:author="Claus" w:date="2018-12-18T12:54:00Z"/>
        </w:rPr>
      </w:pPr>
      <w:ins w:id="3383" w:author="Claus" w:date="2018-12-18T13:18:00Z">
        <w:r>
          <w:t>Opdater forespørgsel</w:t>
        </w:r>
      </w:ins>
    </w:p>
    <w:p w:rsidR="00700410" w:rsidRDefault="00553D83" w:rsidP="00700410">
      <w:pPr>
        <w:pStyle w:val="Listeafsnit"/>
        <w:numPr>
          <w:ilvl w:val="0"/>
          <w:numId w:val="11"/>
        </w:numPr>
        <w:spacing w:after="160" w:line="259" w:lineRule="auto"/>
        <w:rPr>
          <w:ins w:id="3384" w:author="Claus" w:date="2018-12-18T12:54:00Z"/>
        </w:rPr>
      </w:pPr>
      <w:ins w:id="3385" w:author="Claus" w:date="2018-12-18T13:15:00Z">
        <w:r>
          <w:t>Vis materialer</w:t>
        </w:r>
      </w:ins>
    </w:p>
    <w:p w:rsidR="00AB2C0A" w:rsidRDefault="00553D83">
      <w:pPr>
        <w:pStyle w:val="Listeafsnit"/>
        <w:numPr>
          <w:ilvl w:val="0"/>
          <w:numId w:val="11"/>
        </w:numPr>
        <w:spacing w:after="160" w:line="259" w:lineRule="auto"/>
        <w:rPr>
          <w:ins w:id="3386" w:author="Claus" w:date="2018-12-18T13:18:00Z"/>
        </w:rPr>
      </w:pPr>
      <w:ins w:id="3387" w:author="Claus" w:date="2018-12-18T13:18:00Z">
        <w:r>
          <w:t>Beregn stykliste</w:t>
        </w:r>
      </w:ins>
    </w:p>
    <w:p w:rsidR="00AB2C0A" w:rsidRDefault="00700410">
      <w:pPr>
        <w:pStyle w:val="Listeafsnit"/>
        <w:numPr>
          <w:ilvl w:val="0"/>
          <w:numId w:val="11"/>
        </w:numPr>
        <w:spacing w:after="160" w:line="259" w:lineRule="auto"/>
        <w:rPr>
          <w:ins w:id="3388" w:author="Claus" w:date="2018-12-18T12:54:00Z"/>
        </w:rPr>
      </w:pPr>
      <w:ins w:id="3389" w:author="Claus" w:date="2018-12-18T12:54:00Z">
        <w:r>
          <w:t>Nulstil</w:t>
        </w:r>
      </w:ins>
      <w:ins w:id="3390" w:author="Claus" w:date="2018-12-18T13:19:00Z">
        <w:r w:rsidR="00223434">
          <w:t xml:space="preserve"> kodeord til </w:t>
        </w:r>
      </w:ins>
      <w:ins w:id="3391" w:author="Claus" w:date="2018-12-18T12:54:00Z">
        <w:r>
          <w:t>brugerkonto</w:t>
        </w:r>
      </w:ins>
    </w:p>
    <w:p w:rsidR="00700410" w:rsidRDefault="00700410" w:rsidP="00700410">
      <w:pPr>
        <w:pStyle w:val="Listeafsnit"/>
        <w:numPr>
          <w:ilvl w:val="0"/>
          <w:numId w:val="11"/>
        </w:numPr>
        <w:spacing w:after="160" w:line="259" w:lineRule="auto"/>
        <w:rPr>
          <w:ins w:id="3392" w:author="Claus" w:date="2018-12-18T12:54:00Z"/>
        </w:rPr>
      </w:pPr>
      <w:ins w:id="3393" w:author="Claus" w:date="2018-12-18T12:54:00Z">
        <w:r>
          <w:t>Administrer brugerkonti</w:t>
        </w:r>
      </w:ins>
    </w:p>
    <w:p w:rsidR="00700410" w:rsidRDefault="00700410" w:rsidP="00700410">
      <w:pPr>
        <w:pStyle w:val="Listeafsnit"/>
        <w:numPr>
          <w:ilvl w:val="0"/>
          <w:numId w:val="11"/>
        </w:numPr>
        <w:spacing w:after="160" w:line="259" w:lineRule="auto"/>
        <w:rPr>
          <w:ins w:id="3394" w:author="Claus" w:date="2018-12-18T12:54:00Z"/>
        </w:rPr>
      </w:pPr>
      <w:ins w:id="3395" w:author="Claus" w:date="2018-12-18T12:54:00Z">
        <w:r>
          <w:t>Validering af brugerinput</w:t>
        </w:r>
      </w:ins>
    </w:p>
    <w:p w:rsidR="00700410" w:rsidRDefault="00223434" w:rsidP="00700410">
      <w:pPr>
        <w:pStyle w:val="Listeafsnit"/>
        <w:numPr>
          <w:ilvl w:val="0"/>
          <w:numId w:val="11"/>
        </w:numPr>
        <w:spacing w:after="160" w:line="259" w:lineRule="auto"/>
        <w:rPr>
          <w:ins w:id="3396" w:author="Claus" w:date="2018-12-18T12:54:00Z"/>
        </w:rPr>
      </w:pPr>
      <w:ins w:id="3397" w:author="Claus" w:date="2018-12-18T13:20:00Z">
        <w:r>
          <w:t>V</w:t>
        </w:r>
      </w:ins>
      <w:ins w:id="3398" w:author="Claus" w:date="2018-12-18T12:54:00Z">
        <w:r w:rsidR="00700410">
          <w:t xml:space="preserve">is tegning </w:t>
        </w:r>
      </w:ins>
    </w:p>
    <w:p w:rsidR="00700410" w:rsidRDefault="00700410" w:rsidP="00700410">
      <w:pPr>
        <w:pStyle w:val="Listeafsnit"/>
        <w:numPr>
          <w:ilvl w:val="0"/>
          <w:numId w:val="11"/>
        </w:numPr>
        <w:spacing w:after="160" w:line="259" w:lineRule="auto"/>
        <w:rPr>
          <w:ins w:id="3399" w:author="Claus" w:date="2018-12-19T15:25:00Z"/>
        </w:rPr>
      </w:pPr>
      <w:ins w:id="3400" w:author="Claus" w:date="2018-12-18T12:54:00Z">
        <w:r>
          <w:t>Se/udskriv tegning</w:t>
        </w:r>
      </w:ins>
    </w:p>
    <w:p w:rsidR="00650246" w:rsidRDefault="00650246">
      <w:pPr>
        <w:spacing w:after="160" w:line="259" w:lineRule="auto"/>
        <w:rPr>
          <w:ins w:id="3401" w:author="Claus" w:date="2018-12-19T21:17:00Z"/>
        </w:rPr>
        <w:pPrChange w:id="3402" w:author="Claus" w:date="2018-12-19T15:25:00Z">
          <w:pPr>
            <w:pStyle w:val="Listeafsnit"/>
            <w:numPr>
              <w:numId w:val="11"/>
            </w:numPr>
            <w:spacing w:after="160" w:line="259" w:lineRule="auto"/>
            <w:ind w:hanging="360"/>
          </w:pPr>
        </w:pPrChange>
      </w:pPr>
    </w:p>
    <w:p w:rsidR="00132F63" w:rsidRDefault="00EF243D">
      <w:pPr>
        <w:spacing w:after="160" w:line="259" w:lineRule="auto"/>
        <w:rPr>
          <w:ins w:id="3403" w:author="Claus" w:date="2018-12-19T15:26:00Z"/>
        </w:rPr>
        <w:pPrChange w:id="3404" w:author="Claus" w:date="2018-12-19T15:25:00Z">
          <w:pPr>
            <w:pStyle w:val="Listeafsnit"/>
            <w:numPr>
              <w:numId w:val="11"/>
            </w:numPr>
            <w:spacing w:after="160" w:line="259" w:lineRule="auto"/>
            <w:ind w:hanging="360"/>
          </w:pPr>
        </w:pPrChange>
      </w:pPr>
      <w:ins w:id="3405" w:author="Claus" w:date="2018-12-19T15:26:00Z">
        <w:r>
          <w:lastRenderedPageBreak/>
          <w:t>Her ses et aktivitetsdiagram for det udførte software:</w:t>
        </w:r>
      </w:ins>
    </w:p>
    <w:p w:rsidR="00132F63" w:rsidRDefault="00132F63">
      <w:pPr>
        <w:spacing w:after="160" w:line="259" w:lineRule="auto"/>
        <w:rPr>
          <w:ins w:id="3406" w:author="Claus" w:date="2018-12-19T15:28:00Z"/>
        </w:rPr>
        <w:pPrChange w:id="3407" w:author="Claus" w:date="2018-12-19T15:25:00Z">
          <w:pPr>
            <w:pStyle w:val="Listeafsnit"/>
            <w:numPr>
              <w:numId w:val="11"/>
            </w:numPr>
            <w:spacing w:after="160" w:line="259" w:lineRule="auto"/>
            <w:ind w:hanging="360"/>
          </w:pPr>
        </w:pPrChange>
      </w:pPr>
      <w:ins w:id="3408" w:author="Claus" w:date="2018-12-19T15:26:00Z">
        <w:r>
          <w:rPr>
            <w:noProof/>
            <w:lang w:eastAsia="da-DK"/>
            <w:rPrChange w:id="3409" w:author="Unknown">
              <w:rPr>
                <w:noProof/>
                <w:color w:val="0000FF" w:themeColor="hyperlink"/>
                <w:u w:val="single"/>
                <w:lang w:eastAsia="da-DK"/>
              </w:rPr>
            </w:rPrChange>
          </w:rPr>
          <w:drawing>
            <wp:inline distT="0" distB="0" distL="0" distR="0">
              <wp:extent cx="3807838" cy="4421875"/>
              <wp:effectExtent l="19050" t="0" r="2162" b="0"/>
              <wp:docPr id="16" name="Billede 15" descr="was-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done.png"/>
                      <pic:cNvPicPr/>
                    </pic:nvPicPr>
                    <pic:blipFill>
                      <a:blip r:embed="rId26"/>
                      <a:stretch>
                        <a:fillRect/>
                      </a:stretch>
                    </pic:blipFill>
                    <pic:spPr>
                      <a:xfrm>
                        <a:off x="0" y="0"/>
                        <a:ext cx="3812594" cy="4427398"/>
                      </a:xfrm>
                      <a:prstGeom prst="rect">
                        <a:avLst/>
                      </a:prstGeom>
                    </pic:spPr>
                  </pic:pic>
                </a:graphicData>
              </a:graphic>
            </wp:inline>
          </w:drawing>
        </w:r>
      </w:ins>
    </w:p>
    <w:p w:rsidR="00132F63" w:rsidRDefault="00132F63">
      <w:pPr>
        <w:spacing w:after="160" w:line="259" w:lineRule="auto"/>
        <w:rPr>
          <w:ins w:id="3410" w:author="Claus" w:date="2018-12-18T12:54:00Z"/>
        </w:rPr>
        <w:pPrChange w:id="3411" w:author="Claus" w:date="2018-12-19T15:25:00Z">
          <w:pPr>
            <w:pStyle w:val="Listeafsnit"/>
            <w:numPr>
              <w:numId w:val="11"/>
            </w:numPr>
            <w:spacing w:after="160" w:line="259" w:lineRule="auto"/>
            <w:ind w:hanging="360"/>
          </w:pPr>
        </w:pPrChange>
      </w:pPr>
    </w:p>
    <w:p w:rsidR="00132F63" w:rsidRDefault="00296A06">
      <w:pPr>
        <w:pStyle w:val="Overskrift2"/>
        <w:rPr>
          <w:ins w:id="3412" w:author="Claus" w:date="2018-12-18T14:13:00Z"/>
        </w:rPr>
        <w:pPrChange w:id="3413" w:author="Claus" w:date="2018-12-18T13:57:00Z">
          <w:pPr/>
        </w:pPrChange>
      </w:pPr>
      <w:bookmarkStart w:id="3414" w:name="_Toc533018507"/>
      <w:ins w:id="3415" w:author="Claus" w:date="2018-12-18T13:57:00Z">
        <w:r>
          <w:t>Øvrige mangler.</w:t>
        </w:r>
      </w:ins>
      <w:bookmarkEnd w:id="3414"/>
    </w:p>
    <w:p w:rsidR="00AB2C0A" w:rsidRDefault="009E452B">
      <w:pPr>
        <w:rPr>
          <w:ins w:id="3416" w:author="Claus" w:date="2018-12-18T14:14:00Z"/>
        </w:rPr>
      </w:pPr>
      <w:ins w:id="3417" w:author="Claus" w:date="2018-12-18T14:13:00Z">
        <w:r>
          <w:t>Oprydning i try-catch sætninger ønskelig.</w:t>
        </w:r>
      </w:ins>
      <w:ins w:id="3418" w:author="Claus" w:date="2018-12-18T14:14:00Z">
        <w:r w:rsidR="00ED6C02">
          <w:t xml:space="preserve"> </w:t>
        </w:r>
      </w:ins>
    </w:p>
    <w:p w:rsidR="00AB2C0A" w:rsidRDefault="00ED6C02">
      <w:pPr>
        <w:rPr>
          <w:ins w:id="3419" w:author="Claus" w:date="2018-12-18T14:30:00Z"/>
        </w:rPr>
      </w:pPr>
      <w:ins w:id="3420" w:author="Claus" w:date="2018-12-18T14:14:00Z">
        <w:r>
          <w:t>Konsistente kommentarer, så man ikke skal helt ned i en DAO for at finde ud af</w:t>
        </w:r>
      </w:ins>
      <w:ins w:id="3421" w:author="Claus" w:date="2018-12-19T21:17:00Z">
        <w:r w:rsidR="00650246">
          <w:t>,</w:t>
        </w:r>
      </w:ins>
      <w:ins w:id="3422" w:author="Claus" w:date="2018-12-18T14:14:00Z">
        <w:r>
          <w:t xml:space="preserve"> hvornår hvad returneres</w:t>
        </w:r>
      </w:ins>
      <w:ins w:id="3423" w:author="Claus" w:date="2018-12-19T14:50:00Z">
        <w:r w:rsidR="00280FF3">
          <w:t xml:space="preserve"> men i stedet se det i facaderne</w:t>
        </w:r>
      </w:ins>
      <w:ins w:id="3424" w:author="Claus" w:date="2018-12-18T14:14:00Z">
        <w:r>
          <w:t>.</w:t>
        </w:r>
      </w:ins>
    </w:p>
    <w:p w:rsidR="00AB2C0A" w:rsidRDefault="00833486">
      <w:pPr>
        <w:rPr>
          <w:ins w:id="3425" w:author="Claus" w:date="2018-12-18T14:51:00Z"/>
        </w:rPr>
      </w:pPr>
      <w:ins w:id="3426" w:author="Claus" w:date="2018-12-18T14:30:00Z">
        <w:r>
          <w:t>Visse tests fungerer kun under visse forudsætninger</w:t>
        </w:r>
      </w:ins>
      <w:ins w:id="3427" w:author="Claus" w:date="2018-12-18T14:31:00Z">
        <w:r>
          <w:t xml:space="preserve"> og skulle i stedet </w:t>
        </w:r>
      </w:ins>
      <w:ins w:id="3428" w:author="Claus" w:date="2018-12-18T14:30:00Z">
        <w:r>
          <w:t xml:space="preserve">have været </w:t>
        </w:r>
      </w:ins>
      <w:ins w:id="3429" w:author="Claus" w:date="2018-12-18T14:31:00Z">
        <w:r>
          <w:t>lavet</w:t>
        </w:r>
      </w:ins>
      <w:ins w:id="3430" w:author="Claus" w:date="2018-12-19T21:17:00Z">
        <w:r w:rsidR="00650246">
          <w:t>,</w:t>
        </w:r>
      </w:ins>
      <w:ins w:id="3431" w:author="Claus" w:date="2018-12-18T14:31:00Z">
        <w:r>
          <w:t xml:space="preserve"> </w:t>
        </w:r>
      </w:ins>
      <w:ins w:id="3432" w:author="Claus" w:date="2018-12-18T14:30:00Z">
        <w:r>
          <w:t xml:space="preserve">så de selv opfylder forudsætningerne. </w:t>
        </w:r>
      </w:ins>
      <w:ins w:id="3433" w:author="Claus" w:date="2018-12-18T14:32:00Z">
        <w:r w:rsidR="008C642B">
          <w:t xml:space="preserve">F.eks. </w:t>
        </w:r>
        <w:r>
          <w:t>CarportRequestD</w:t>
        </w:r>
      </w:ins>
      <w:ins w:id="3434" w:author="Claus" w:date="2018-12-19T13:35:00Z">
        <w:r w:rsidR="008C642B">
          <w:t>aoITest</w:t>
        </w:r>
      </w:ins>
      <w:ins w:id="3435" w:author="Claus" w:date="2018-12-18T14:32:00Z">
        <w:r>
          <w:t>.getCarport() som forudsætter</w:t>
        </w:r>
      </w:ins>
      <w:ins w:id="3436" w:author="Claus" w:date="2018-12-19T21:18:00Z">
        <w:r w:rsidR="00650246">
          <w:t>,</w:t>
        </w:r>
      </w:ins>
      <w:ins w:id="3437" w:author="Claus" w:date="2018-12-18T14:32:00Z">
        <w:r>
          <w:t xml:space="preserve"> at en carportforespørgsel med id=1 findes. I stedet skulle testen oprette en forespørgsel, se om denne kunne hentes</w:t>
        </w:r>
      </w:ins>
      <w:ins w:id="3438" w:author="Claus" w:date="2018-12-18T14:33:00Z">
        <w:r w:rsidR="00CB6C52">
          <w:t xml:space="preserve">, som i </w:t>
        </w:r>
        <w:r w:rsidR="004B2BEC">
          <w:t>UserD</w:t>
        </w:r>
      </w:ins>
      <w:ins w:id="3439" w:author="Claus" w:date="2018-12-19T13:35:00Z">
        <w:r w:rsidR="00CB6C52">
          <w:t>ao</w:t>
        </w:r>
      </w:ins>
      <w:ins w:id="3440" w:author="Claus" w:date="2018-12-19T13:36:00Z">
        <w:r w:rsidR="00314221">
          <w:t>I</w:t>
        </w:r>
      </w:ins>
      <w:ins w:id="3441" w:author="Claus" w:date="2018-12-19T13:35:00Z">
        <w:r w:rsidR="00CB6C52">
          <w:t>Test</w:t>
        </w:r>
      </w:ins>
      <w:ins w:id="3442" w:author="Claus" w:date="2018-12-18T14:33:00Z">
        <w:r w:rsidR="004B2BEC">
          <w:t>.testGetAllUsers().</w:t>
        </w:r>
      </w:ins>
    </w:p>
    <w:p w:rsidR="007E5344" w:rsidRDefault="007E5344">
      <w:pPr>
        <w:rPr>
          <w:ins w:id="3443" w:author="Claus" w:date="2018-12-18T16:59:00Z"/>
        </w:rPr>
      </w:pPr>
      <w:ins w:id="3444" w:author="Claus" w:date="2018-12-18T16:41:00Z">
        <w:r>
          <w:t>Funktioner</w:t>
        </w:r>
      </w:ins>
      <w:ins w:id="3445" w:author="Claus" w:date="2018-12-19T21:18:00Z">
        <w:r w:rsidR="00650246">
          <w:t>,</w:t>
        </w:r>
      </w:ins>
      <w:ins w:id="3446" w:author="Claus" w:date="2018-12-18T16:41:00Z">
        <w:r>
          <w:t xml:space="preserve"> som opretter</w:t>
        </w:r>
      </w:ins>
      <w:ins w:id="3447" w:author="Claus" w:date="2018-12-18T16:49:00Z">
        <w:r w:rsidR="00404227">
          <w:t xml:space="preserve"> tupler i databasen</w:t>
        </w:r>
      </w:ins>
      <w:ins w:id="3448" w:author="Claus" w:date="2018-12-18T16:41:00Z">
        <w:r>
          <w:t xml:space="preserve">, skal returnere </w:t>
        </w:r>
      </w:ins>
      <w:ins w:id="3449" w:author="Claus" w:date="2018-12-18T16:49:00Z">
        <w:r w:rsidR="00404227">
          <w:t xml:space="preserve">oprettet </w:t>
        </w:r>
      </w:ins>
      <w:ins w:id="3450" w:author="Claus" w:date="2018-12-18T16:41:00Z">
        <w:r>
          <w:t>id eller exception, ikke true/false.</w:t>
        </w:r>
      </w:ins>
      <w:ins w:id="3451" w:author="Claus" w:date="2018-12-18T16:49:00Z">
        <w:r w:rsidR="00404227">
          <w:t xml:space="preserve"> Ellers er det svært</w:t>
        </w:r>
      </w:ins>
      <w:ins w:id="3452" w:author="Claus" w:date="2018-12-18T16:50:00Z">
        <w:r w:rsidR="00404227">
          <w:t xml:space="preserve"> at teste metoder, der henter tupler i databasen, da disse altid fordrer et id. Hvis ikke vi kan oprette og få et id tilbage, kræver disse tests, at tuplen findes i databasen.</w:t>
        </w:r>
      </w:ins>
    </w:p>
    <w:p w:rsidR="008B5297" w:rsidRDefault="008B5297">
      <w:pPr>
        <w:rPr>
          <w:ins w:id="3453" w:author="Claus" w:date="2018-12-18T18:18:00Z"/>
        </w:rPr>
      </w:pPr>
      <w:ins w:id="3454" w:author="Claus" w:date="2018-12-18T16:59:00Z">
        <w:r>
          <w:t>Ikke alle tabeller har CRUD</w:t>
        </w:r>
      </w:ins>
      <w:ins w:id="3455" w:author="Claus" w:date="2018-12-19T21:18:00Z">
        <w:r w:rsidR="00650246">
          <w:t>,</w:t>
        </w:r>
      </w:ins>
      <w:ins w:id="3456" w:author="Claus" w:date="2018-12-18T16:59:00Z">
        <w:r>
          <w:t xml:space="preserve"> og dette har betydning for visse tests. F.eks. RooftypeDaoITest som kræver, at der findes et datagrundlag på forhånd. I</w:t>
        </w:r>
      </w:ins>
      <w:ins w:id="3457" w:author="Claus" w:date="2018-12-18T17:00:00Z">
        <w:r>
          <w:t>deelt skal testen selv kunne oprette det data, der skal testes på.</w:t>
        </w:r>
      </w:ins>
    </w:p>
    <w:p w:rsidR="00CB0E6B" w:rsidRDefault="00CB0E6B">
      <w:pPr>
        <w:rPr>
          <w:ins w:id="3458" w:author="Claus" w:date="2018-12-19T13:26:00Z"/>
        </w:rPr>
      </w:pPr>
      <w:ins w:id="3459" w:author="Claus" w:date="2018-12-18T18:18:00Z">
        <w:r>
          <w:t xml:space="preserve">Tests af calculators skulle have været mere opdelt, så der var en UnitTest fil for hver RulesCalculator implementation. </w:t>
        </w:r>
      </w:ins>
      <w:ins w:id="3460" w:author="Claus" w:date="2018-12-18T18:19:00Z">
        <w:r>
          <w:t>Dette har vi måttet nedprioritere pga. tidspres.</w:t>
        </w:r>
      </w:ins>
    </w:p>
    <w:p w:rsidR="00824E4C" w:rsidRDefault="00824E4C" w:rsidP="00824E4C">
      <w:pPr>
        <w:rPr>
          <w:ins w:id="3461" w:author="Claus" w:date="2018-12-19T13:26:00Z"/>
        </w:rPr>
      </w:pPr>
      <w:ins w:id="3462" w:author="Claus" w:date="2018-12-19T13:26:00Z">
        <w:r>
          <w:lastRenderedPageBreak/>
          <w:t xml:space="preserve">For at undgå at sende formular data flere gange ved genindlæsning af en jsp, skal FrontController redirecte i stedet for at forwarde requestet. Information om request eller redirect kunne evt. gemmes i en AbstractRedirectCommand. </w:t>
        </w:r>
      </w:ins>
    </w:p>
    <w:p w:rsidR="00132F63" w:rsidRDefault="004C186E">
      <w:pPr>
        <w:pStyle w:val="Overskrift1"/>
        <w:rPr>
          <w:ins w:id="3463" w:author="Claus" w:date="2018-12-18T14:09:00Z"/>
        </w:rPr>
        <w:pPrChange w:id="3464" w:author="Claus" w:date="2018-12-18T13:59:00Z">
          <w:pPr/>
        </w:pPrChange>
      </w:pPr>
      <w:bookmarkStart w:id="3465" w:name="_Toc533018508"/>
      <w:ins w:id="3466" w:author="Claus" w:date="2018-12-18T13:59:00Z">
        <w:r>
          <w:t>Tests</w:t>
        </w:r>
      </w:ins>
      <w:bookmarkEnd w:id="3465"/>
    </w:p>
    <w:p w:rsidR="00C7643B" w:rsidRDefault="00AC3EDB" w:rsidP="00C7643B">
      <w:pPr>
        <w:autoSpaceDE w:val="0"/>
        <w:autoSpaceDN w:val="0"/>
        <w:adjustRightInd w:val="0"/>
        <w:spacing w:after="0" w:line="240" w:lineRule="auto"/>
        <w:rPr>
          <w:ins w:id="3467" w:author="Claus" w:date="2018-12-18T17:06:00Z"/>
          <w:rFonts w:ascii="Courier New" w:hAnsi="Courier New" w:cs="Courier New"/>
          <w:sz w:val="24"/>
          <w:szCs w:val="24"/>
        </w:rPr>
      </w:pPr>
      <w:ins w:id="3468" w:author="Claus" w:date="2018-12-18T14:09:00Z">
        <w:r>
          <w:t xml:space="preserve">I vores system har vi både unit tests og integration tests. </w:t>
        </w:r>
      </w:ins>
      <w:ins w:id="3469" w:author="Claus" w:date="2018-12-18T14:10:00Z">
        <w:r w:rsidR="00B37393" w:rsidRPr="00B37393">
          <w:rPr>
            <w:lang w:val="en-US"/>
            <w:rPrChange w:id="3470" w:author="Claus" w:date="2018-12-18T14:10:00Z">
              <w:rPr>
                <w:color w:val="0000FF" w:themeColor="hyperlink"/>
                <w:u w:val="single"/>
              </w:rPr>
            </w:rPrChange>
          </w:rPr>
          <w:t>Unit tests har p</w:t>
        </w:r>
      </w:ins>
      <w:ins w:id="3471" w:author="Claus" w:date="2018-12-18T15:56:00Z">
        <w:r w:rsidR="009A5123">
          <w:rPr>
            <w:lang w:val="en-US"/>
          </w:rPr>
          <w:t>ostf</w:t>
        </w:r>
      </w:ins>
      <w:ins w:id="3472" w:author="Claus" w:date="2018-12-18T14:10:00Z">
        <w:r w:rsidR="00B37393" w:rsidRPr="00B37393">
          <w:rPr>
            <w:lang w:val="en-US"/>
            <w:rPrChange w:id="3473" w:author="Claus" w:date="2018-12-18T14:10:00Z">
              <w:rPr>
                <w:color w:val="0000FF" w:themeColor="hyperlink"/>
                <w:u w:val="single"/>
              </w:rPr>
            </w:rPrChange>
          </w:rPr>
          <w:t xml:space="preserve">ix </w:t>
        </w:r>
      </w:ins>
      <w:ins w:id="3474" w:author="Claus" w:date="2018-12-18T15:56:00Z">
        <w:r w:rsidR="009A5123">
          <w:rPr>
            <w:lang w:val="en-US"/>
          </w:rPr>
          <w:t>UTest</w:t>
        </w:r>
      </w:ins>
      <w:ins w:id="3475" w:author="Claus" w:date="2018-12-18T14:10:00Z">
        <w:r w:rsidR="00B37393" w:rsidRPr="00B37393">
          <w:rPr>
            <w:lang w:val="en-US"/>
            <w:rPrChange w:id="3476" w:author="Claus" w:date="2018-12-18T14:10:00Z">
              <w:rPr>
                <w:color w:val="0000FF" w:themeColor="hyperlink"/>
                <w:u w:val="single"/>
              </w:rPr>
            </w:rPrChange>
          </w:rPr>
          <w:t xml:space="preserve">, integration test </w:t>
        </w:r>
        <w:r>
          <w:rPr>
            <w:lang w:val="en-US"/>
          </w:rPr>
          <w:t xml:space="preserve">har prefix </w:t>
        </w:r>
        <w:r w:rsidR="00B37393" w:rsidRPr="00B37393">
          <w:rPr>
            <w:lang w:val="en-US"/>
            <w:rPrChange w:id="3477" w:author="Claus" w:date="2018-12-18T14:10:00Z">
              <w:rPr>
                <w:color w:val="0000FF" w:themeColor="hyperlink"/>
                <w:u w:val="single"/>
                <w:lang w:val="en-US"/>
              </w:rPr>
            </w:rPrChange>
          </w:rPr>
          <w:t>I</w:t>
        </w:r>
      </w:ins>
      <w:ins w:id="3478" w:author="Claus" w:date="2018-12-18T15:56:00Z">
        <w:r w:rsidR="009A5123">
          <w:rPr>
            <w:lang w:val="en-US"/>
          </w:rPr>
          <w:t>Tes</w:t>
        </w:r>
      </w:ins>
      <w:ins w:id="3479" w:author="Claus" w:date="2018-12-18T14:10:00Z">
        <w:r w:rsidR="00B37393" w:rsidRPr="00B37393">
          <w:rPr>
            <w:lang w:val="en-US"/>
            <w:rPrChange w:id="3480" w:author="Claus" w:date="2018-12-18T14:10:00Z">
              <w:rPr>
                <w:color w:val="0000FF" w:themeColor="hyperlink"/>
                <w:u w:val="single"/>
                <w:lang w:val="en-US"/>
              </w:rPr>
            </w:rPrChange>
          </w:rPr>
          <w:t>t</w:t>
        </w:r>
        <w:r>
          <w:rPr>
            <w:lang w:val="en-US"/>
          </w:rPr>
          <w:t>.</w:t>
        </w:r>
      </w:ins>
      <w:ins w:id="3481" w:author="Claus" w:date="2018-12-19T20:34:00Z">
        <w:r w:rsidR="000905A3">
          <w:rPr>
            <w:lang w:val="en-US"/>
          </w:rPr>
          <w:br/>
        </w:r>
      </w:ins>
      <w:ins w:id="3482" w:author="Claus" w:date="2018-12-18T17:03:00Z">
        <w:r w:rsidR="00B37393" w:rsidRPr="00B37393">
          <w:rPr>
            <w:rPrChange w:id="3483" w:author="Claus" w:date="2018-12-18T17:04:00Z">
              <w:rPr>
                <w:color w:val="0000FF" w:themeColor="hyperlink"/>
                <w:u w:val="single"/>
                <w:lang w:val="en-US"/>
              </w:rPr>
            </w:rPrChange>
          </w:rPr>
          <w:t xml:space="preserve">Det skal nævnes, at vi havde en udfordring med at køre UserDaoITest fordi metoderne createUser og getAllUsers kørte </w:t>
        </w:r>
      </w:ins>
      <w:ins w:id="3484" w:author="Claus" w:date="2018-12-18T17:04:00Z">
        <w:r w:rsidR="00B37393" w:rsidRPr="00B37393">
          <w:rPr>
            <w:rPrChange w:id="3485" w:author="Claus" w:date="2018-12-18T17:04:00Z">
              <w:rPr>
                <w:color w:val="0000FF" w:themeColor="hyperlink"/>
                <w:u w:val="single"/>
                <w:lang w:val="en-US"/>
              </w:rPr>
            </w:rPrChange>
          </w:rPr>
          <w:t>parallel</w:t>
        </w:r>
        <w:r w:rsidR="00C7643B">
          <w:t xml:space="preserve">t. Da begge metoder opretter brugere med samme email, som er unik, fejlede den ene metode, indtil vi tvang NetBeans til at køre metoderne i rækkefølge vha. flg. anmærkning, erklæret over klassedeklarationen: </w:t>
        </w:r>
      </w:ins>
      <w:ins w:id="3486" w:author="Claus" w:date="2018-12-18T17:06:00Z">
        <w:r w:rsidR="00B37393" w:rsidRPr="00B37393">
          <w:rPr>
            <w:rFonts w:ascii="Courier New" w:hAnsi="Courier New" w:cs="Courier New"/>
            <w:sz w:val="18"/>
            <w:szCs w:val="24"/>
            <w:rPrChange w:id="3487" w:author="Claus" w:date="2018-12-18T17:06:00Z">
              <w:rPr>
                <w:rFonts w:ascii="Courier New" w:hAnsi="Courier New" w:cs="Courier New"/>
                <w:color w:val="0000FF" w:themeColor="hyperlink"/>
                <w:sz w:val="24"/>
                <w:szCs w:val="24"/>
                <w:u w:val="single"/>
              </w:rPr>
            </w:rPrChange>
          </w:rPr>
          <w:t>@FixMethodOrder(MethodSorters.NAME_ASCENDING)</w:t>
        </w:r>
        <w:r w:rsidR="00C7643B">
          <w:rPr>
            <w:rFonts w:ascii="Courier New" w:hAnsi="Courier New" w:cs="Courier New"/>
            <w:sz w:val="18"/>
            <w:szCs w:val="24"/>
          </w:rPr>
          <w:t>.</w:t>
        </w:r>
      </w:ins>
    </w:p>
    <w:p w:rsidR="00AB2C0A" w:rsidRPr="00C7643B" w:rsidRDefault="00AB2C0A">
      <w:pPr>
        <w:rPr>
          <w:ins w:id="3488" w:author="Claus" w:date="2018-12-18T13:59:00Z"/>
        </w:rPr>
      </w:pPr>
    </w:p>
    <w:tbl>
      <w:tblPr>
        <w:tblStyle w:val="Lysliste-markeringsfarve11"/>
        <w:tblW w:w="0" w:type="auto"/>
        <w:tblLayout w:type="fixed"/>
        <w:tblLook w:val="04A0"/>
        <w:tblPrChange w:id="3489" w:author="Claus" w:date="2018-12-18T16:44:00Z">
          <w:tblPr>
            <w:tblStyle w:val="Lysliste-markeringsfarve11"/>
            <w:tblW w:w="0" w:type="auto"/>
            <w:tblLayout w:type="fixed"/>
            <w:tblLook w:val="04A0"/>
          </w:tblPr>
        </w:tblPrChange>
      </w:tblPr>
      <w:tblGrid>
        <w:gridCol w:w="2546"/>
        <w:gridCol w:w="2240"/>
        <w:gridCol w:w="4961"/>
        <w:tblGridChange w:id="3490">
          <w:tblGrid>
            <w:gridCol w:w="2546"/>
            <w:gridCol w:w="2240"/>
            <w:gridCol w:w="3900"/>
            <w:gridCol w:w="1061"/>
          </w:tblGrid>
        </w:tblGridChange>
      </w:tblGrid>
      <w:tr w:rsidR="00404227" w:rsidTr="00404227">
        <w:trPr>
          <w:cnfStyle w:val="100000000000"/>
          <w:ins w:id="3491" w:author="Claus" w:date="2018-12-18T13:59:00Z"/>
          <w:trPrChange w:id="3492" w:author="Claus" w:date="2018-12-18T16:44:00Z">
            <w:trPr>
              <w:gridAfter w:val="0"/>
            </w:trPr>
          </w:trPrChange>
        </w:trPr>
        <w:tc>
          <w:tcPr>
            <w:cnfStyle w:val="001000000000"/>
            <w:tcW w:w="2546" w:type="dxa"/>
            <w:tcPrChange w:id="3493" w:author="Claus" w:date="2018-12-18T16:44:00Z">
              <w:tcPr>
                <w:tcW w:w="2546" w:type="dxa"/>
              </w:tcPr>
            </w:tcPrChange>
          </w:tcPr>
          <w:p w:rsidR="00404227" w:rsidRDefault="00404227" w:rsidP="00AB2C0A">
            <w:pPr>
              <w:cnfStyle w:val="101000000000"/>
              <w:rPr>
                <w:ins w:id="3494" w:author="Claus" w:date="2018-12-18T13:59:00Z"/>
                <w:b w:val="0"/>
                <w:lang w:eastAsia="da-DK"/>
              </w:rPr>
            </w:pPr>
            <w:ins w:id="3495" w:author="Claus" w:date="2018-12-18T14:00:00Z">
              <w:r>
                <w:rPr>
                  <w:lang w:eastAsia="da-DK"/>
                </w:rPr>
                <w:t>Klasse</w:t>
              </w:r>
            </w:ins>
          </w:p>
          <w:p w:rsidR="00404227" w:rsidRDefault="00404227" w:rsidP="00AB2C0A">
            <w:pPr>
              <w:cnfStyle w:val="101000000000"/>
              <w:rPr>
                <w:ins w:id="3496" w:author="Claus" w:date="2018-12-18T13:59:00Z"/>
              </w:rPr>
            </w:pPr>
          </w:p>
        </w:tc>
        <w:tc>
          <w:tcPr>
            <w:tcW w:w="2240" w:type="dxa"/>
            <w:tcPrChange w:id="3497" w:author="Claus" w:date="2018-12-18T16:44:00Z">
              <w:tcPr>
                <w:tcW w:w="2240" w:type="dxa"/>
              </w:tcPr>
            </w:tcPrChange>
          </w:tcPr>
          <w:p w:rsidR="00404227" w:rsidRDefault="00404227" w:rsidP="00AB2C0A">
            <w:pPr>
              <w:cnfStyle w:val="100000000000"/>
              <w:rPr>
                <w:ins w:id="3498" w:author="Claus" w:date="2018-12-18T13:59:00Z"/>
                <w:b w:val="0"/>
                <w:lang w:eastAsia="da-DK"/>
              </w:rPr>
            </w:pPr>
            <w:ins w:id="3499" w:author="Claus" w:date="2018-12-18T14:00:00Z">
              <w:r>
                <w:rPr>
                  <w:lang w:eastAsia="da-DK"/>
                </w:rPr>
                <w:t>Metode</w:t>
              </w:r>
            </w:ins>
          </w:p>
          <w:p w:rsidR="00404227" w:rsidRDefault="00404227" w:rsidP="00AB2C0A">
            <w:pPr>
              <w:cnfStyle w:val="100000000000"/>
              <w:rPr>
                <w:ins w:id="3500" w:author="Claus" w:date="2018-12-18T13:59:00Z"/>
              </w:rPr>
            </w:pPr>
          </w:p>
        </w:tc>
        <w:tc>
          <w:tcPr>
            <w:tcW w:w="4961" w:type="dxa"/>
            <w:tcPrChange w:id="3501" w:author="Claus" w:date="2018-12-18T16:44:00Z">
              <w:tcPr>
                <w:tcW w:w="3900" w:type="dxa"/>
              </w:tcPr>
            </w:tcPrChange>
          </w:tcPr>
          <w:p w:rsidR="00404227" w:rsidRPr="000D0A74" w:rsidRDefault="00404227" w:rsidP="00AB2C0A">
            <w:pPr>
              <w:cnfStyle w:val="100000000000"/>
              <w:rPr>
                <w:ins w:id="3502" w:author="Claus" w:date="2018-12-18T13:59:00Z"/>
                <w:b w:val="0"/>
                <w:lang w:eastAsia="da-DK"/>
              </w:rPr>
            </w:pPr>
            <w:ins w:id="3503" w:author="Claus" w:date="2018-12-18T13:59:00Z">
              <w:r>
                <w:rPr>
                  <w:lang w:eastAsia="da-DK"/>
                </w:rPr>
                <w:t>Kommentar:</w:t>
              </w:r>
            </w:ins>
          </w:p>
        </w:tc>
      </w:tr>
      <w:tr w:rsidR="00404227" w:rsidTr="00404227">
        <w:trPr>
          <w:cnfStyle w:val="000000100000"/>
          <w:ins w:id="3504" w:author="Claus" w:date="2018-12-18T14:24:00Z"/>
          <w:trPrChange w:id="3505" w:author="Claus" w:date="2018-12-18T16:44:00Z">
            <w:trPr>
              <w:gridAfter w:val="0"/>
            </w:trPr>
          </w:trPrChange>
        </w:trPr>
        <w:tc>
          <w:tcPr>
            <w:cnfStyle w:val="001000000000"/>
            <w:tcW w:w="2546" w:type="dxa"/>
            <w:tcPrChange w:id="3506" w:author="Claus" w:date="2018-12-18T16:44:00Z">
              <w:tcPr>
                <w:tcW w:w="2546" w:type="dxa"/>
              </w:tcPr>
            </w:tcPrChange>
          </w:tcPr>
          <w:p w:rsidR="00404227" w:rsidRDefault="00404227" w:rsidP="00AC3EDB">
            <w:pPr>
              <w:cnfStyle w:val="001000100000"/>
              <w:rPr>
                <w:ins w:id="3507" w:author="Claus" w:date="2018-12-18T14:24:00Z"/>
                <w:lang w:val="en-US" w:eastAsia="da-DK"/>
              </w:rPr>
            </w:pPr>
            <w:ins w:id="3508" w:author="Claus" w:date="2018-12-18T14:24:00Z">
              <w:r>
                <w:rPr>
                  <w:lang w:val="en-US" w:eastAsia="da-DK"/>
                </w:rPr>
                <w:t>CarportRequestD</w:t>
              </w:r>
            </w:ins>
            <w:ins w:id="3509" w:author="Claus" w:date="2018-12-18T15:56:00Z">
              <w:r>
                <w:rPr>
                  <w:lang w:val="en-US" w:eastAsia="da-DK"/>
                </w:rPr>
                <w:t>aoITest</w:t>
              </w:r>
            </w:ins>
          </w:p>
        </w:tc>
        <w:tc>
          <w:tcPr>
            <w:tcW w:w="2240" w:type="dxa"/>
            <w:tcPrChange w:id="3510" w:author="Claus" w:date="2018-12-18T16:44:00Z">
              <w:tcPr>
                <w:tcW w:w="2240" w:type="dxa"/>
              </w:tcPr>
            </w:tcPrChange>
          </w:tcPr>
          <w:p w:rsidR="00404227" w:rsidRPr="00F06F41" w:rsidRDefault="00404227" w:rsidP="00AB2C0A">
            <w:pPr>
              <w:cnfStyle w:val="000000100000"/>
              <w:rPr>
                <w:ins w:id="3511" w:author="Claus" w:date="2018-12-18T14:24:00Z"/>
                <w:lang w:eastAsia="da-DK"/>
              </w:rPr>
            </w:pPr>
            <w:ins w:id="3512" w:author="Claus" w:date="2018-12-18T16:00:00Z">
              <w:r>
                <w:rPr>
                  <w:lang w:eastAsia="da-DK"/>
                </w:rPr>
                <w:t>g</w:t>
              </w:r>
            </w:ins>
            <w:ins w:id="3513" w:author="Claus" w:date="2018-12-18T14:24:00Z">
              <w:r>
                <w:rPr>
                  <w:lang w:eastAsia="da-DK"/>
                </w:rPr>
                <w:t>etCarports</w:t>
              </w:r>
            </w:ins>
          </w:p>
        </w:tc>
        <w:tc>
          <w:tcPr>
            <w:tcW w:w="4961" w:type="dxa"/>
            <w:tcPrChange w:id="3514" w:author="Claus" w:date="2018-12-18T16:44:00Z">
              <w:tcPr>
                <w:tcW w:w="3900" w:type="dxa"/>
              </w:tcPr>
            </w:tcPrChange>
          </w:tcPr>
          <w:p w:rsidR="00132F63" w:rsidRDefault="00404227">
            <w:pPr>
              <w:cnfStyle w:val="000000100000"/>
              <w:rPr>
                <w:ins w:id="3515" w:author="Claus" w:date="2018-12-18T16:00:00Z"/>
                <w:lang w:eastAsia="da-DK"/>
              </w:rPr>
              <w:pPrChange w:id="3516" w:author="Claus" w:date="2018-12-18T15:55:00Z">
                <w:pPr>
                  <w:spacing w:after="200" w:line="276" w:lineRule="auto"/>
                  <w:cnfStyle w:val="000000100000"/>
                </w:pPr>
              </w:pPrChange>
            </w:pPr>
            <w:ins w:id="3517" w:author="Claus" w:date="2018-12-18T14:25:00Z">
              <w:r>
                <w:rPr>
                  <w:lang w:eastAsia="da-DK"/>
                </w:rPr>
                <w:t>Henter carportforespørgsler i databasen.</w:t>
              </w:r>
            </w:ins>
          </w:p>
          <w:p w:rsidR="00132F63" w:rsidRDefault="00404227">
            <w:pPr>
              <w:cnfStyle w:val="000000100000"/>
              <w:rPr>
                <w:ins w:id="3518" w:author="Claus" w:date="2018-12-18T14:24:00Z"/>
                <w:lang w:eastAsia="da-DK"/>
              </w:rPr>
              <w:pPrChange w:id="3519" w:author="Claus" w:date="2018-12-18T15:55:00Z">
                <w:pPr>
                  <w:spacing w:after="200" w:line="276" w:lineRule="auto"/>
                  <w:cnfStyle w:val="000000100000"/>
                </w:pPr>
              </w:pPrChange>
            </w:pPr>
            <w:ins w:id="3520" w:author="Claus" w:date="2018-12-18T16:00:00Z">
              <w:r>
                <w:rPr>
                  <w:lang w:eastAsia="da-DK"/>
                </w:rPr>
                <w:t>Testen går igennem datafacaden.</w:t>
              </w:r>
            </w:ins>
          </w:p>
        </w:tc>
      </w:tr>
      <w:tr w:rsidR="00404227" w:rsidTr="00404227">
        <w:trPr>
          <w:ins w:id="3521" w:author="Claus" w:date="2018-12-18T14:25:00Z"/>
          <w:trPrChange w:id="3522" w:author="Claus" w:date="2018-12-18T16:44:00Z">
            <w:trPr>
              <w:gridAfter w:val="0"/>
            </w:trPr>
          </w:trPrChange>
        </w:trPr>
        <w:tc>
          <w:tcPr>
            <w:cnfStyle w:val="001000000000"/>
            <w:tcW w:w="2546" w:type="dxa"/>
            <w:tcPrChange w:id="3523" w:author="Claus" w:date="2018-12-18T16:44:00Z">
              <w:tcPr>
                <w:tcW w:w="2546" w:type="dxa"/>
              </w:tcPr>
            </w:tcPrChange>
          </w:tcPr>
          <w:p w:rsidR="00404227" w:rsidRPr="00B57014" w:rsidRDefault="00404227" w:rsidP="00AC3EDB">
            <w:pPr>
              <w:spacing w:after="200" w:line="276" w:lineRule="auto"/>
              <w:rPr>
                <w:ins w:id="3524" w:author="Claus" w:date="2018-12-18T14:25:00Z"/>
                <w:lang w:eastAsia="da-DK"/>
                <w:rPrChange w:id="3525" w:author="Claus" w:date="2018-12-18T15:13:00Z">
                  <w:rPr>
                    <w:ins w:id="3526" w:author="Claus" w:date="2018-12-18T14:25:00Z"/>
                    <w:b w:val="0"/>
                    <w:bCs w:val="0"/>
                    <w:lang w:val="en-US" w:eastAsia="da-DK"/>
                  </w:rPr>
                </w:rPrChange>
              </w:rPr>
            </w:pPr>
          </w:p>
        </w:tc>
        <w:tc>
          <w:tcPr>
            <w:tcW w:w="2240" w:type="dxa"/>
            <w:tcPrChange w:id="3527" w:author="Claus" w:date="2018-12-18T16:44:00Z">
              <w:tcPr>
                <w:tcW w:w="2240" w:type="dxa"/>
              </w:tcPr>
            </w:tcPrChange>
          </w:tcPr>
          <w:p w:rsidR="00404227" w:rsidRDefault="00404227" w:rsidP="00AB2C0A">
            <w:pPr>
              <w:cnfStyle w:val="000000000000"/>
              <w:rPr>
                <w:ins w:id="3528" w:author="Claus" w:date="2018-12-18T14:25:00Z"/>
                <w:lang w:eastAsia="da-DK"/>
              </w:rPr>
            </w:pPr>
            <w:ins w:id="3529" w:author="Claus" w:date="2018-12-18T14:26:00Z">
              <w:r>
                <w:rPr>
                  <w:lang w:eastAsia="da-DK"/>
                </w:rPr>
                <w:t>createCarportRequestFails</w:t>
              </w:r>
            </w:ins>
          </w:p>
        </w:tc>
        <w:tc>
          <w:tcPr>
            <w:tcW w:w="4961" w:type="dxa"/>
            <w:tcPrChange w:id="3530" w:author="Claus" w:date="2018-12-18T16:44:00Z">
              <w:tcPr>
                <w:tcW w:w="3900" w:type="dxa"/>
              </w:tcPr>
            </w:tcPrChange>
          </w:tcPr>
          <w:p w:rsidR="00404227" w:rsidRDefault="00404227" w:rsidP="006D44D1">
            <w:pPr>
              <w:cnfStyle w:val="000000000000"/>
              <w:rPr>
                <w:ins w:id="3531" w:author="Claus" w:date="2018-12-18T14:25:00Z"/>
                <w:lang w:eastAsia="da-DK"/>
              </w:rPr>
            </w:pPr>
            <w:ins w:id="3532" w:author="Claus" w:date="2018-12-18T14:26:00Z">
              <w:r>
                <w:rPr>
                  <w:lang w:eastAsia="da-DK"/>
                </w:rPr>
                <w:t xml:space="preserve">Forsøger at oprette en </w:t>
              </w:r>
            </w:ins>
            <w:ins w:id="3533" w:author="Claus" w:date="2018-12-18T14:29:00Z">
              <w:r>
                <w:rPr>
                  <w:lang w:eastAsia="da-DK"/>
                </w:rPr>
                <w:t>carport</w:t>
              </w:r>
            </w:ins>
            <w:ins w:id="3534" w:author="Claus" w:date="2018-12-18T14:26:00Z">
              <w:r>
                <w:rPr>
                  <w:lang w:eastAsia="da-DK"/>
                </w:rPr>
                <w:t xml:space="preserve">forespørgsel, men fejler, da databaseforbindelsen lukkes. </w:t>
              </w:r>
            </w:ins>
            <w:ins w:id="3535" w:author="Claus" w:date="2018-12-18T14:27:00Z">
              <w:r>
                <w:rPr>
                  <w:lang w:eastAsia="da-DK"/>
                </w:rPr>
                <w:t>Vi tester at vi får den forventede Exception.</w:t>
              </w:r>
            </w:ins>
          </w:p>
        </w:tc>
      </w:tr>
      <w:tr w:rsidR="00404227" w:rsidTr="00404227">
        <w:trPr>
          <w:cnfStyle w:val="000000100000"/>
          <w:ins w:id="3536" w:author="Claus" w:date="2018-12-18T14:27:00Z"/>
          <w:trPrChange w:id="3537" w:author="Claus" w:date="2018-12-18T16:44:00Z">
            <w:trPr>
              <w:gridAfter w:val="0"/>
            </w:trPr>
          </w:trPrChange>
        </w:trPr>
        <w:tc>
          <w:tcPr>
            <w:cnfStyle w:val="001000000000"/>
            <w:tcW w:w="2546" w:type="dxa"/>
            <w:tcPrChange w:id="3538" w:author="Claus" w:date="2018-12-18T16:44:00Z">
              <w:tcPr>
                <w:tcW w:w="2546" w:type="dxa"/>
              </w:tcPr>
            </w:tcPrChange>
          </w:tcPr>
          <w:p w:rsidR="00404227" w:rsidRPr="006D44D1" w:rsidRDefault="00404227" w:rsidP="00AC3EDB">
            <w:pPr>
              <w:spacing w:after="200" w:line="276" w:lineRule="auto"/>
              <w:cnfStyle w:val="001000100000"/>
              <w:rPr>
                <w:ins w:id="3539" w:author="Claus" w:date="2018-12-18T14:27:00Z"/>
                <w:lang w:eastAsia="da-DK"/>
                <w:rPrChange w:id="3540" w:author="Claus" w:date="2018-12-18T14:29:00Z">
                  <w:rPr>
                    <w:ins w:id="3541" w:author="Claus" w:date="2018-12-18T14:27:00Z"/>
                    <w:b w:val="0"/>
                    <w:bCs w:val="0"/>
                    <w:lang w:val="en-US" w:eastAsia="da-DK"/>
                  </w:rPr>
                </w:rPrChange>
              </w:rPr>
            </w:pPr>
          </w:p>
        </w:tc>
        <w:tc>
          <w:tcPr>
            <w:tcW w:w="2240" w:type="dxa"/>
            <w:tcPrChange w:id="3542" w:author="Claus" w:date="2018-12-18T16:44:00Z">
              <w:tcPr>
                <w:tcW w:w="2240" w:type="dxa"/>
              </w:tcPr>
            </w:tcPrChange>
          </w:tcPr>
          <w:p w:rsidR="00404227" w:rsidRDefault="00404227" w:rsidP="00AB2C0A">
            <w:pPr>
              <w:cnfStyle w:val="000000100000"/>
              <w:rPr>
                <w:ins w:id="3543" w:author="Claus" w:date="2018-12-18T14:27:00Z"/>
                <w:lang w:eastAsia="da-DK"/>
              </w:rPr>
            </w:pPr>
            <w:ins w:id="3544" w:author="Claus" w:date="2018-12-18T14:27:00Z">
              <w:r>
                <w:rPr>
                  <w:lang w:eastAsia="da-DK"/>
                </w:rPr>
                <w:t>getCarport</w:t>
              </w:r>
            </w:ins>
          </w:p>
        </w:tc>
        <w:tc>
          <w:tcPr>
            <w:tcW w:w="4961" w:type="dxa"/>
            <w:tcPrChange w:id="3545" w:author="Claus" w:date="2018-12-18T16:44:00Z">
              <w:tcPr>
                <w:tcW w:w="3900" w:type="dxa"/>
              </w:tcPr>
            </w:tcPrChange>
          </w:tcPr>
          <w:p w:rsidR="00132F63" w:rsidRDefault="00404227">
            <w:pPr>
              <w:cnfStyle w:val="000000100000"/>
              <w:rPr>
                <w:ins w:id="3546" w:author="Claus" w:date="2018-12-18T14:27:00Z"/>
                <w:lang w:eastAsia="da-DK"/>
              </w:rPr>
              <w:pPrChange w:id="3547" w:author="Claus" w:date="2018-12-18T15:55:00Z">
                <w:pPr>
                  <w:spacing w:after="200" w:line="276" w:lineRule="auto"/>
                  <w:cnfStyle w:val="000000100000"/>
                </w:pPr>
              </w:pPrChange>
            </w:pPr>
            <w:ins w:id="3548" w:author="Claus" w:date="2018-12-18T14:27:00Z">
              <w:r>
                <w:rPr>
                  <w:lang w:eastAsia="da-DK"/>
                </w:rPr>
                <w:t>Henter en carportforespørgsel med angivet id</w:t>
              </w:r>
            </w:ins>
            <w:ins w:id="3549" w:author="Claus" w:date="2018-12-18T16:03:00Z">
              <w:r>
                <w:rPr>
                  <w:lang w:eastAsia="da-DK"/>
                </w:rPr>
                <w:t xml:space="preserve"> gennem datafacaden.</w:t>
              </w:r>
            </w:ins>
          </w:p>
        </w:tc>
      </w:tr>
      <w:tr w:rsidR="00404227" w:rsidTr="00404227">
        <w:trPr>
          <w:ins w:id="3550" w:author="Claus" w:date="2018-12-18T15:57:00Z"/>
          <w:trPrChange w:id="3551" w:author="Claus" w:date="2018-12-18T16:44:00Z">
            <w:trPr>
              <w:gridAfter w:val="0"/>
            </w:trPr>
          </w:trPrChange>
        </w:trPr>
        <w:tc>
          <w:tcPr>
            <w:cnfStyle w:val="001000000000"/>
            <w:tcW w:w="2546" w:type="dxa"/>
            <w:tcPrChange w:id="3552" w:author="Claus" w:date="2018-12-18T16:44:00Z">
              <w:tcPr>
                <w:tcW w:w="2546" w:type="dxa"/>
              </w:tcPr>
            </w:tcPrChange>
          </w:tcPr>
          <w:p w:rsidR="00404227" w:rsidRPr="006D44D1" w:rsidRDefault="00404227" w:rsidP="00AC3EDB">
            <w:pPr>
              <w:rPr>
                <w:ins w:id="3553" w:author="Claus" w:date="2018-12-18T15:57:00Z"/>
                <w:b w:val="0"/>
                <w:bCs w:val="0"/>
                <w:lang w:eastAsia="da-DK"/>
              </w:rPr>
            </w:pPr>
          </w:p>
        </w:tc>
        <w:tc>
          <w:tcPr>
            <w:tcW w:w="2240" w:type="dxa"/>
            <w:tcPrChange w:id="3554" w:author="Claus" w:date="2018-12-18T16:44:00Z">
              <w:tcPr>
                <w:tcW w:w="2240" w:type="dxa"/>
              </w:tcPr>
            </w:tcPrChange>
          </w:tcPr>
          <w:p w:rsidR="00404227" w:rsidRDefault="00404227" w:rsidP="00AB2C0A">
            <w:pPr>
              <w:cnfStyle w:val="000000000000"/>
              <w:rPr>
                <w:ins w:id="3555" w:author="Claus" w:date="2018-12-18T15:57:00Z"/>
                <w:lang w:eastAsia="da-DK"/>
              </w:rPr>
            </w:pPr>
            <w:ins w:id="3556" w:author="Claus" w:date="2018-12-18T15:57:00Z">
              <w:r>
                <w:rPr>
                  <w:lang w:eastAsia="da-DK"/>
                </w:rPr>
                <w:t>getCarportsFails</w:t>
              </w:r>
            </w:ins>
          </w:p>
        </w:tc>
        <w:tc>
          <w:tcPr>
            <w:tcW w:w="4961" w:type="dxa"/>
            <w:tcPrChange w:id="3557" w:author="Claus" w:date="2018-12-18T16:44:00Z">
              <w:tcPr>
                <w:tcW w:w="3900" w:type="dxa"/>
              </w:tcPr>
            </w:tcPrChange>
          </w:tcPr>
          <w:p w:rsidR="00404227" w:rsidRDefault="00404227" w:rsidP="00CC1B68">
            <w:pPr>
              <w:cnfStyle w:val="000000000000"/>
              <w:rPr>
                <w:ins w:id="3558" w:author="Claus" w:date="2018-12-18T15:57:00Z"/>
                <w:lang w:eastAsia="da-DK"/>
              </w:rPr>
            </w:pPr>
            <w:ins w:id="3559" w:author="Claus" w:date="2018-12-18T15:57:00Z">
              <w:r>
                <w:rPr>
                  <w:lang w:eastAsia="da-DK"/>
                </w:rPr>
                <w:t xml:space="preserve">Forsøger at hente carporte fra databasen, men fejler, da forb. </w:t>
              </w:r>
            </w:ins>
            <w:ins w:id="3560" w:author="Claus" w:date="2018-12-18T15:58:00Z">
              <w:r>
                <w:rPr>
                  <w:lang w:eastAsia="da-DK"/>
                </w:rPr>
                <w:t>lukkes.</w:t>
              </w:r>
            </w:ins>
          </w:p>
        </w:tc>
      </w:tr>
      <w:tr w:rsidR="00404227" w:rsidTr="00404227">
        <w:trPr>
          <w:cnfStyle w:val="000000100000"/>
          <w:ins w:id="3561" w:author="Claus" w:date="2018-12-18T16:04:00Z"/>
          <w:trPrChange w:id="3562" w:author="Claus" w:date="2018-12-18T16:44:00Z">
            <w:trPr>
              <w:gridAfter w:val="0"/>
            </w:trPr>
          </w:trPrChange>
        </w:trPr>
        <w:tc>
          <w:tcPr>
            <w:cnfStyle w:val="001000000000"/>
            <w:tcW w:w="2546" w:type="dxa"/>
            <w:tcPrChange w:id="3563" w:author="Claus" w:date="2018-12-18T16:44:00Z">
              <w:tcPr>
                <w:tcW w:w="2546" w:type="dxa"/>
              </w:tcPr>
            </w:tcPrChange>
          </w:tcPr>
          <w:p w:rsidR="00404227" w:rsidRPr="006D44D1" w:rsidRDefault="00404227" w:rsidP="00AB2C0A">
            <w:pPr>
              <w:cnfStyle w:val="001000100000"/>
              <w:rPr>
                <w:ins w:id="3564" w:author="Claus" w:date="2018-12-18T16:04:00Z"/>
                <w:b w:val="0"/>
                <w:bCs w:val="0"/>
                <w:lang w:eastAsia="da-DK"/>
              </w:rPr>
            </w:pPr>
          </w:p>
        </w:tc>
        <w:tc>
          <w:tcPr>
            <w:tcW w:w="2240" w:type="dxa"/>
            <w:tcPrChange w:id="3565" w:author="Claus" w:date="2018-12-18T16:44:00Z">
              <w:tcPr>
                <w:tcW w:w="2240" w:type="dxa"/>
              </w:tcPr>
            </w:tcPrChange>
          </w:tcPr>
          <w:p w:rsidR="00404227" w:rsidRDefault="00404227" w:rsidP="00AB2C0A">
            <w:pPr>
              <w:cnfStyle w:val="000000100000"/>
              <w:rPr>
                <w:ins w:id="3566" w:author="Claus" w:date="2018-12-18T16:04:00Z"/>
                <w:lang w:eastAsia="da-DK"/>
              </w:rPr>
            </w:pPr>
            <w:ins w:id="3567" w:author="Claus" w:date="2018-12-18T16:04:00Z">
              <w:r>
                <w:rPr>
                  <w:lang w:eastAsia="da-DK"/>
                </w:rPr>
                <w:t>getRequest</w:t>
              </w:r>
            </w:ins>
          </w:p>
        </w:tc>
        <w:tc>
          <w:tcPr>
            <w:tcW w:w="4961" w:type="dxa"/>
            <w:tcPrChange w:id="3568" w:author="Claus" w:date="2018-12-18T16:44:00Z">
              <w:tcPr>
                <w:tcW w:w="3900" w:type="dxa"/>
              </w:tcPr>
            </w:tcPrChange>
          </w:tcPr>
          <w:p w:rsidR="00404227" w:rsidRDefault="00404227" w:rsidP="00AB2C0A">
            <w:pPr>
              <w:cnfStyle w:val="000000100000"/>
              <w:rPr>
                <w:ins w:id="3569" w:author="Claus" w:date="2018-12-18T16:04:00Z"/>
                <w:lang w:eastAsia="da-DK"/>
              </w:rPr>
            </w:pPr>
            <w:ins w:id="3570" w:author="Claus" w:date="2018-12-18T16:04:00Z">
              <w:r>
                <w:rPr>
                  <w:lang w:eastAsia="da-DK"/>
                </w:rPr>
                <w:t>Henter en carportforespørgsel med angivet id direkte på DAO’en.</w:t>
              </w:r>
            </w:ins>
          </w:p>
        </w:tc>
      </w:tr>
      <w:tr w:rsidR="00404227" w:rsidTr="00404227">
        <w:trPr>
          <w:ins w:id="3571" w:author="Claus" w:date="2018-12-18T15:58:00Z"/>
          <w:trPrChange w:id="3572" w:author="Claus" w:date="2018-12-18T16:44:00Z">
            <w:trPr>
              <w:gridAfter w:val="0"/>
            </w:trPr>
          </w:trPrChange>
        </w:trPr>
        <w:tc>
          <w:tcPr>
            <w:cnfStyle w:val="001000000000"/>
            <w:tcW w:w="2546" w:type="dxa"/>
            <w:tcPrChange w:id="3573" w:author="Claus" w:date="2018-12-18T16:44:00Z">
              <w:tcPr>
                <w:tcW w:w="2546" w:type="dxa"/>
              </w:tcPr>
            </w:tcPrChange>
          </w:tcPr>
          <w:p w:rsidR="00404227" w:rsidRPr="006D44D1" w:rsidRDefault="00404227" w:rsidP="00AC3EDB">
            <w:pPr>
              <w:rPr>
                <w:ins w:id="3574" w:author="Claus" w:date="2018-12-18T15:58:00Z"/>
                <w:b w:val="0"/>
                <w:bCs w:val="0"/>
                <w:lang w:eastAsia="da-DK"/>
              </w:rPr>
            </w:pPr>
          </w:p>
        </w:tc>
        <w:tc>
          <w:tcPr>
            <w:tcW w:w="2240" w:type="dxa"/>
            <w:tcPrChange w:id="3575" w:author="Claus" w:date="2018-12-18T16:44:00Z">
              <w:tcPr>
                <w:tcW w:w="2240" w:type="dxa"/>
              </w:tcPr>
            </w:tcPrChange>
          </w:tcPr>
          <w:p w:rsidR="00404227" w:rsidRDefault="00404227" w:rsidP="00AB2C0A">
            <w:pPr>
              <w:cnfStyle w:val="000000000000"/>
              <w:rPr>
                <w:ins w:id="3576" w:author="Claus" w:date="2018-12-18T15:58:00Z"/>
                <w:lang w:eastAsia="da-DK"/>
              </w:rPr>
            </w:pPr>
            <w:ins w:id="3577" w:author="Claus" w:date="2018-12-18T16:01:00Z">
              <w:r>
                <w:rPr>
                  <w:lang w:eastAsia="da-DK"/>
                </w:rPr>
                <w:t>getRequests</w:t>
              </w:r>
            </w:ins>
          </w:p>
        </w:tc>
        <w:tc>
          <w:tcPr>
            <w:tcW w:w="4961" w:type="dxa"/>
            <w:tcPrChange w:id="3578" w:author="Claus" w:date="2018-12-18T16:44:00Z">
              <w:tcPr>
                <w:tcW w:w="3900" w:type="dxa"/>
              </w:tcPr>
            </w:tcPrChange>
          </w:tcPr>
          <w:p w:rsidR="00404227" w:rsidRDefault="00404227" w:rsidP="00CC1B68">
            <w:pPr>
              <w:cnfStyle w:val="000000000000"/>
              <w:rPr>
                <w:ins w:id="3579" w:author="Claus" w:date="2018-12-18T16:01:00Z"/>
                <w:lang w:eastAsia="da-DK"/>
              </w:rPr>
            </w:pPr>
            <w:ins w:id="3580" w:author="Claus" w:date="2018-12-18T16:01:00Z">
              <w:r>
                <w:rPr>
                  <w:lang w:eastAsia="da-DK"/>
                </w:rPr>
                <w:t>Henter carportforespørgsler i databasen.</w:t>
              </w:r>
            </w:ins>
          </w:p>
          <w:p w:rsidR="00404227" w:rsidRDefault="00404227" w:rsidP="00B37B67">
            <w:pPr>
              <w:cnfStyle w:val="000000000000"/>
              <w:rPr>
                <w:ins w:id="3581" w:author="Claus" w:date="2018-12-18T15:58:00Z"/>
                <w:lang w:eastAsia="da-DK"/>
              </w:rPr>
            </w:pPr>
            <w:ins w:id="3582" w:author="Claus" w:date="2018-12-18T16:01:00Z">
              <w:r>
                <w:rPr>
                  <w:lang w:eastAsia="da-DK"/>
                </w:rPr>
                <w:t>Testen arbejder direkte på</w:t>
              </w:r>
            </w:ins>
            <w:ins w:id="3583" w:author="Claus" w:date="2018-12-18T16:02:00Z">
              <w:r>
                <w:rPr>
                  <w:lang w:eastAsia="da-DK"/>
                </w:rPr>
                <w:t xml:space="preserve"> </w:t>
              </w:r>
            </w:ins>
            <w:ins w:id="3584" w:author="Claus" w:date="2018-12-18T16:01:00Z">
              <w:r>
                <w:rPr>
                  <w:lang w:eastAsia="da-DK"/>
                </w:rPr>
                <w:t>DAO’en.</w:t>
              </w:r>
            </w:ins>
          </w:p>
        </w:tc>
      </w:tr>
      <w:tr w:rsidR="00404227" w:rsidTr="00404227">
        <w:trPr>
          <w:cnfStyle w:val="000000100000"/>
          <w:ins w:id="3585" w:author="Claus" w:date="2018-12-18T16:04:00Z"/>
          <w:trPrChange w:id="3586" w:author="Claus" w:date="2018-12-18T16:44:00Z">
            <w:trPr>
              <w:gridAfter w:val="0"/>
            </w:trPr>
          </w:trPrChange>
        </w:trPr>
        <w:tc>
          <w:tcPr>
            <w:cnfStyle w:val="001000000000"/>
            <w:tcW w:w="2546" w:type="dxa"/>
            <w:tcPrChange w:id="3587" w:author="Claus" w:date="2018-12-18T16:44:00Z">
              <w:tcPr>
                <w:tcW w:w="2546" w:type="dxa"/>
              </w:tcPr>
            </w:tcPrChange>
          </w:tcPr>
          <w:p w:rsidR="00404227" w:rsidRPr="006D44D1" w:rsidRDefault="00404227" w:rsidP="00AC3EDB">
            <w:pPr>
              <w:cnfStyle w:val="001000100000"/>
              <w:rPr>
                <w:ins w:id="3588" w:author="Claus" w:date="2018-12-18T16:04:00Z"/>
                <w:b w:val="0"/>
                <w:bCs w:val="0"/>
                <w:lang w:eastAsia="da-DK"/>
              </w:rPr>
            </w:pPr>
          </w:p>
        </w:tc>
        <w:tc>
          <w:tcPr>
            <w:tcW w:w="2240" w:type="dxa"/>
            <w:tcPrChange w:id="3589" w:author="Claus" w:date="2018-12-18T16:44:00Z">
              <w:tcPr>
                <w:tcW w:w="2240" w:type="dxa"/>
              </w:tcPr>
            </w:tcPrChange>
          </w:tcPr>
          <w:p w:rsidR="00404227" w:rsidRDefault="00404227" w:rsidP="00AB2C0A">
            <w:pPr>
              <w:cnfStyle w:val="000000100000"/>
              <w:rPr>
                <w:ins w:id="3590" w:author="Claus" w:date="2018-12-18T16:04:00Z"/>
                <w:lang w:eastAsia="da-DK"/>
              </w:rPr>
            </w:pPr>
            <w:ins w:id="3591" w:author="Claus" w:date="2018-12-18T16:04:00Z">
              <w:r>
                <w:rPr>
                  <w:lang w:eastAsia="da-DK"/>
                </w:rPr>
                <w:t>createRequestWithShed</w:t>
              </w:r>
            </w:ins>
          </w:p>
        </w:tc>
        <w:tc>
          <w:tcPr>
            <w:tcW w:w="4961" w:type="dxa"/>
            <w:tcPrChange w:id="3592" w:author="Claus" w:date="2018-12-18T16:44:00Z">
              <w:tcPr>
                <w:tcW w:w="3900" w:type="dxa"/>
              </w:tcPr>
            </w:tcPrChange>
          </w:tcPr>
          <w:p w:rsidR="00404227" w:rsidRDefault="00404227" w:rsidP="00CC1B68">
            <w:pPr>
              <w:cnfStyle w:val="000000100000"/>
              <w:rPr>
                <w:ins w:id="3593" w:author="Claus" w:date="2018-12-18T16:04:00Z"/>
                <w:lang w:eastAsia="da-DK"/>
              </w:rPr>
            </w:pPr>
            <w:ins w:id="3594" w:author="Claus" w:date="2018-12-18T16:05:00Z">
              <w:r>
                <w:rPr>
                  <w:lang w:eastAsia="da-DK"/>
                </w:rPr>
                <w:t>Opretter carportforespørgsel med skur.</w:t>
              </w:r>
            </w:ins>
          </w:p>
        </w:tc>
      </w:tr>
      <w:tr w:rsidR="00404227" w:rsidTr="00404227">
        <w:trPr>
          <w:ins w:id="3595" w:author="Claus" w:date="2018-12-18T16:05:00Z"/>
          <w:trPrChange w:id="3596" w:author="Claus" w:date="2018-12-18T16:44:00Z">
            <w:trPr>
              <w:gridAfter w:val="0"/>
            </w:trPr>
          </w:trPrChange>
        </w:trPr>
        <w:tc>
          <w:tcPr>
            <w:cnfStyle w:val="001000000000"/>
            <w:tcW w:w="2546" w:type="dxa"/>
            <w:tcPrChange w:id="3597" w:author="Claus" w:date="2018-12-18T16:44:00Z">
              <w:tcPr>
                <w:tcW w:w="2546" w:type="dxa"/>
              </w:tcPr>
            </w:tcPrChange>
          </w:tcPr>
          <w:p w:rsidR="00404227" w:rsidRPr="006D44D1" w:rsidRDefault="00404227" w:rsidP="00AC3EDB">
            <w:pPr>
              <w:rPr>
                <w:ins w:id="3598" w:author="Claus" w:date="2018-12-18T16:05:00Z"/>
                <w:b w:val="0"/>
                <w:bCs w:val="0"/>
                <w:lang w:eastAsia="da-DK"/>
              </w:rPr>
            </w:pPr>
          </w:p>
        </w:tc>
        <w:tc>
          <w:tcPr>
            <w:tcW w:w="2240" w:type="dxa"/>
            <w:tcPrChange w:id="3599" w:author="Claus" w:date="2018-12-18T16:44:00Z">
              <w:tcPr>
                <w:tcW w:w="2240" w:type="dxa"/>
              </w:tcPr>
            </w:tcPrChange>
          </w:tcPr>
          <w:p w:rsidR="00404227" w:rsidRDefault="00404227" w:rsidP="00A63E70">
            <w:pPr>
              <w:cnfStyle w:val="000000000000"/>
              <w:rPr>
                <w:ins w:id="3600" w:author="Claus" w:date="2018-12-18T16:05:00Z"/>
                <w:lang w:eastAsia="da-DK"/>
              </w:rPr>
            </w:pPr>
            <w:ins w:id="3601" w:author="Claus" w:date="2018-12-18T16:05:00Z">
              <w:r w:rsidRPr="00A63E70">
                <w:rPr>
                  <w:lang w:eastAsia="da-DK"/>
                </w:rPr>
                <w:t>createRequestNoShed</w:t>
              </w:r>
            </w:ins>
          </w:p>
        </w:tc>
        <w:tc>
          <w:tcPr>
            <w:tcW w:w="4961" w:type="dxa"/>
            <w:tcPrChange w:id="3602" w:author="Claus" w:date="2018-12-18T16:44:00Z">
              <w:tcPr>
                <w:tcW w:w="3900" w:type="dxa"/>
              </w:tcPr>
            </w:tcPrChange>
          </w:tcPr>
          <w:p w:rsidR="00404227" w:rsidRDefault="00404227" w:rsidP="00CC1B68">
            <w:pPr>
              <w:cnfStyle w:val="000000000000"/>
              <w:rPr>
                <w:ins w:id="3603" w:author="Claus" w:date="2018-12-18T16:05:00Z"/>
                <w:lang w:eastAsia="da-DK"/>
              </w:rPr>
            </w:pPr>
            <w:ins w:id="3604" w:author="Claus" w:date="2018-12-18T16:05:00Z">
              <w:r>
                <w:rPr>
                  <w:lang w:eastAsia="da-DK"/>
                </w:rPr>
                <w:t>Opretter carportforespørgsel uden skur.</w:t>
              </w:r>
            </w:ins>
          </w:p>
        </w:tc>
      </w:tr>
      <w:tr w:rsidR="00404227" w:rsidTr="00404227">
        <w:trPr>
          <w:cnfStyle w:val="000000100000"/>
          <w:ins w:id="3605" w:author="Claus" w:date="2018-12-18T16:07:00Z"/>
          <w:trPrChange w:id="3606" w:author="Claus" w:date="2018-12-18T16:44:00Z">
            <w:trPr>
              <w:gridAfter w:val="0"/>
            </w:trPr>
          </w:trPrChange>
        </w:trPr>
        <w:tc>
          <w:tcPr>
            <w:cnfStyle w:val="001000000000"/>
            <w:tcW w:w="2546" w:type="dxa"/>
            <w:tcPrChange w:id="3607" w:author="Claus" w:date="2018-12-18T16:44:00Z">
              <w:tcPr>
                <w:tcW w:w="2546" w:type="dxa"/>
              </w:tcPr>
            </w:tcPrChange>
          </w:tcPr>
          <w:p w:rsidR="00404227" w:rsidRPr="006D44D1" w:rsidRDefault="00404227" w:rsidP="00AC3EDB">
            <w:pPr>
              <w:cnfStyle w:val="001000100000"/>
              <w:rPr>
                <w:ins w:id="3608" w:author="Claus" w:date="2018-12-18T16:07:00Z"/>
                <w:b w:val="0"/>
                <w:bCs w:val="0"/>
                <w:lang w:eastAsia="da-DK"/>
              </w:rPr>
            </w:pPr>
          </w:p>
        </w:tc>
        <w:tc>
          <w:tcPr>
            <w:tcW w:w="2240" w:type="dxa"/>
            <w:tcPrChange w:id="3609" w:author="Claus" w:date="2018-12-18T16:44:00Z">
              <w:tcPr>
                <w:tcW w:w="2240" w:type="dxa"/>
              </w:tcPr>
            </w:tcPrChange>
          </w:tcPr>
          <w:p w:rsidR="00404227" w:rsidRPr="00A63E70" w:rsidRDefault="00404227" w:rsidP="00A63E70">
            <w:pPr>
              <w:cnfStyle w:val="000000100000"/>
              <w:rPr>
                <w:ins w:id="3610" w:author="Claus" w:date="2018-12-18T16:07:00Z"/>
                <w:lang w:eastAsia="da-DK"/>
              </w:rPr>
            </w:pPr>
            <w:ins w:id="3611" w:author="Claus" w:date="2018-12-18T16:07:00Z">
              <w:r>
                <w:rPr>
                  <w:lang w:eastAsia="da-DK"/>
                </w:rPr>
                <w:t>updateRequest</w:t>
              </w:r>
            </w:ins>
          </w:p>
        </w:tc>
        <w:tc>
          <w:tcPr>
            <w:tcW w:w="4961" w:type="dxa"/>
            <w:tcPrChange w:id="3612" w:author="Claus" w:date="2018-12-18T16:44:00Z">
              <w:tcPr>
                <w:tcW w:w="3900" w:type="dxa"/>
              </w:tcPr>
            </w:tcPrChange>
          </w:tcPr>
          <w:p w:rsidR="00404227" w:rsidRDefault="00404227" w:rsidP="00CC1B68">
            <w:pPr>
              <w:cnfStyle w:val="000000100000"/>
              <w:rPr>
                <w:ins w:id="3613" w:author="Claus" w:date="2018-12-18T16:07:00Z"/>
                <w:lang w:eastAsia="da-DK"/>
              </w:rPr>
            </w:pPr>
            <w:ins w:id="3614" w:author="Claus" w:date="2018-12-18T16:14:00Z">
              <w:r>
                <w:rPr>
                  <w:lang w:eastAsia="da-DK"/>
                </w:rPr>
                <w:t>Opdaterer en carportforespørgsel.</w:t>
              </w:r>
            </w:ins>
          </w:p>
        </w:tc>
      </w:tr>
      <w:tr w:rsidR="00404227" w:rsidTr="00404227">
        <w:trPr>
          <w:ins w:id="3615" w:author="Claus" w:date="2018-12-18T16:39:00Z"/>
          <w:trPrChange w:id="3616" w:author="Claus" w:date="2018-12-18T16:44:00Z">
            <w:trPr>
              <w:gridAfter w:val="0"/>
            </w:trPr>
          </w:trPrChange>
        </w:trPr>
        <w:tc>
          <w:tcPr>
            <w:cnfStyle w:val="001000000000"/>
            <w:tcW w:w="2546" w:type="dxa"/>
            <w:tcPrChange w:id="3617" w:author="Claus" w:date="2018-12-18T16:44:00Z">
              <w:tcPr>
                <w:tcW w:w="2546" w:type="dxa"/>
              </w:tcPr>
            </w:tcPrChange>
          </w:tcPr>
          <w:p w:rsidR="00404227" w:rsidRPr="006D44D1" w:rsidRDefault="00404227" w:rsidP="00AC3EDB">
            <w:pPr>
              <w:rPr>
                <w:ins w:id="3618" w:author="Claus" w:date="2018-12-18T16:39:00Z"/>
                <w:b w:val="0"/>
                <w:bCs w:val="0"/>
                <w:lang w:eastAsia="da-DK"/>
              </w:rPr>
            </w:pPr>
            <w:ins w:id="3619" w:author="Claus" w:date="2018-12-18T16:39:00Z">
              <w:r w:rsidRPr="00112F20">
                <w:rPr>
                  <w:lang w:eastAsia="da-DK"/>
                </w:rPr>
                <w:t>MaterialD</w:t>
              </w:r>
            </w:ins>
            <w:ins w:id="3620" w:author="Claus" w:date="2018-12-18T16:40:00Z">
              <w:r>
                <w:rPr>
                  <w:lang w:eastAsia="da-DK"/>
                </w:rPr>
                <w:t>aoITest</w:t>
              </w:r>
            </w:ins>
          </w:p>
        </w:tc>
        <w:tc>
          <w:tcPr>
            <w:tcW w:w="2240" w:type="dxa"/>
            <w:tcPrChange w:id="3621" w:author="Claus" w:date="2018-12-18T16:44:00Z">
              <w:tcPr>
                <w:tcW w:w="2240" w:type="dxa"/>
              </w:tcPr>
            </w:tcPrChange>
          </w:tcPr>
          <w:p w:rsidR="00404227" w:rsidRDefault="00404227" w:rsidP="00A63E70">
            <w:pPr>
              <w:cnfStyle w:val="000000000000"/>
              <w:rPr>
                <w:ins w:id="3622" w:author="Claus" w:date="2018-12-18T16:39:00Z"/>
                <w:lang w:eastAsia="da-DK"/>
              </w:rPr>
            </w:pPr>
            <w:ins w:id="3623" w:author="Claus" w:date="2018-12-18T16:40:00Z">
              <w:r>
                <w:rPr>
                  <w:lang w:eastAsia="da-DK"/>
                </w:rPr>
                <w:t>c</w:t>
              </w:r>
            </w:ins>
            <w:ins w:id="3624" w:author="Claus" w:date="2018-12-18T16:39:00Z">
              <w:r w:rsidRPr="00F06F41">
                <w:rPr>
                  <w:lang w:eastAsia="da-DK"/>
                </w:rPr>
                <w:t>reateMaterial</w:t>
              </w:r>
            </w:ins>
          </w:p>
        </w:tc>
        <w:tc>
          <w:tcPr>
            <w:tcW w:w="4961" w:type="dxa"/>
            <w:tcPrChange w:id="3625" w:author="Claus" w:date="2018-12-18T16:44:00Z">
              <w:tcPr>
                <w:tcW w:w="3900" w:type="dxa"/>
              </w:tcPr>
            </w:tcPrChange>
          </w:tcPr>
          <w:p w:rsidR="00404227" w:rsidRDefault="00404227" w:rsidP="00556DA5">
            <w:pPr>
              <w:cnfStyle w:val="000000000000"/>
              <w:rPr>
                <w:ins w:id="3626" w:author="Claus" w:date="2018-12-18T16:39:00Z"/>
                <w:lang w:eastAsia="da-DK"/>
              </w:rPr>
            </w:pPr>
            <w:ins w:id="3627" w:author="Claus" w:date="2018-12-18T16:48:00Z">
              <w:r>
                <w:rPr>
                  <w:lang w:eastAsia="da-DK"/>
                </w:rPr>
                <w:t>T</w:t>
              </w:r>
            </w:ins>
            <w:ins w:id="3628" w:author="Claus" w:date="2018-12-18T16:39:00Z">
              <w:r>
                <w:rPr>
                  <w:lang w:eastAsia="da-DK"/>
                </w:rPr>
                <w:t>ester om det er muligt at opret</w:t>
              </w:r>
            </w:ins>
            <w:ins w:id="3629" w:author="Claus" w:date="2018-12-18T16:41:00Z">
              <w:r>
                <w:rPr>
                  <w:lang w:eastAsia="da-DK"/>
                </w:rPr>
                <w:t>te et materiale i databasen.</w:t>
              </w:r>
            </w:ins>
            <w:ins w:id="3630" w:author="Claus" w:date="2018-12-18T16:51:00Z">
              <w:r>
                <w:rPr>
                  <w:lang w:eastAsia="da-DK"/>
                </w:rPr>
                <w:t xml:space="preserve"> </w:t>
              </w:r>
            </w:ins>
          </w:p>
        </w:tc>
      </w:tr>
      <w:tr w:rsidR="00D73ED6" w:rsidTr="00AB2C0A">
        <w:trPr>
          <w:cnfStyle w:val="000000100000"/>
          <w:ins w:id="3631" w:author="Claus" w:date="2018-12-18T16:55:00Z"/>
        </w:trPr>
        <w:tc>
          <w:tcPr>
            <w:cnfStyle w:val="001000000000"/>
            <w:tcW w:w="2546" w:type="dxa"/>
          </w:tcPr>
          <w:p w:rsidR="00D73ED6" w:rsidRPr="007405C7" w:rsidRDefault="00D73ED6" w:rsidP="00AB2C0A">
            <w:pPr>
              <w:spacing w:after="200" w:line="276" w:lineRule="auto"/>
              <w:rPr>
                <w:ins w:id="3632" w:author="Claus" w:date="2018-12-18T16:55:00Z"/>
                <w:lang w:eastAsia="da-DK"/>
              </w:rPr>
            </w:pPr>
          </w:p>
        </w:tc>
        <w:tc>
          <w:tcPr>
            <w:tcW w:w="2240" w:type="dxa"/>
          </w:tcPr>
          <w:p w:rsidR="00D73ED6" w:rsidRPr="00F06F41" w:rsidRDefault="00D73ED6" w:rsidP="00AB2C0A">
            <w:pPr>
              <w:cnfStyle w:val="000000100000"/>
              <w:rPr>
                <w:ins w:id="3633" w:author="Claus" w:date="2018-12-18T16:55:00Z"/>
                <w:lang w:eastAsia="da-DK"/>
              </w:rPr>
            </w:pPr>
            <w:ins w:id="3634" w:author="Claus" w:date="2018-12-18T16:55:00Z">
              <w:r w:rsidRPr="00F06F41">
                <w:rPr>
                  <w:lang w:eastAsia="da-DK"/>
                </w:rPr>
                <w:t>testGetMaterials</w:t>
              </w:r>
            </w:ins>
          </w:p>
        </w:tc>
        <w:tc>
          <w:tcPr>
            <w:tcW w:w="4961" w:type="dxa"/>
          </w:tcPr>
          <w:p w:rsidR="00D73ED6" w:rsidRDefault="00D73ED6" w:rsidP="00AB2C0A">
            <w:pPr>
              <w:cnfStyle w:val="000000100000"/>
              <w:rPr>
                <w:ins w:id="3635" w:author="Claus" w:date="2018-12-18T16:55:00Z"/>
                <w:lang w:eastAsia="da-DK"/>
              </w:rPr>
            </w:pPr>
            <w:ins w:id="3636" w:author="Claus" w:date="2018-12-18T16:55:00Z">
              <w:r>
                <w:rPr>
                  <w:lang w:eastAsia="da-DK"/>
                </w:rPr>
                <w:t>Henter alle materialer fra databasen.</w:t>
              </w:r>
            </w:ins>
          </w:p>
        </w:tc>
      </w:tr>
      <w:tr w:rsidR="00404227" w:rsidTr="00404227">
        <w:trPr>
          <w:ins w:id="3637" w:author="Claus" w:date="2018-12-18T13:59:00Z"/>
          <w:trPrChange w:id="3638" w:author="Claus" w:date="2018-12-18T16:44:00Z">
            <w:trPr>
              <w:gridAfter w:val="0"/>
            </w:trPr>
          </w:trPrChange>
        </w:trPr>
        <w:tc>
          <w:tcPr>
            <w:cnfStyle w:val="001000000000"/>
            <w:tcW w:w="2546" w:type="dxa"/>
            <w:tcPrChange w:id="3639" w:author="Claus" w:date="2018-12-18T16:44:00Z">
              <w:tcPr>
                <w:tcW w:w="2546" w:type="dxa"/>
              </w:tcPr>
            </w:tcPrChange>
          </w:tcPr>
          <w:p w:rsidR="00132F63" w:rsidRDefault="00132F63">
            <w:pPr>
              <w:rPr>
                <w:ins w:id="3640" w:author="Claus" w:date="2018-12-18T13:59:00Z"/>
                <w:b w:val="0"/>
                <w:bCs w:val="0"/>
              </w:rPr>
              <w:pPrChange w:id="3641" w:author="Claus" w:date="2018-12-18T14:19:00Z">
                <w:pPr>
                  <w:spacing w:after="200" w:line="276" w:lineRule="auto"/>
                </w:pPr>
              </w:pPrChange>
            </w:pPr>
          </w:p>
        </w:tc>
        <w:tc>
          <w:tcPr>
            <w:tcW w:w="2240" w:type="dxa"/>
            <w:tcPrChange w:id="3642" w:author="Claus" w:date="2018-12-18T16:44:00Z">
              <w:tcPr>
                <w:tcW w:w="2240" w:type="dxa"/>
              </w:tcPr>
            </w:tcPrChange>
          </w:tcPr>
          <w:p w:rsidR="00404227" w:rsidRDefault="00404227" w:rsidP="00AB2C0A">
            <w:pPr>
              <w:cnfStyle w:val="000000000000"/>
              <w:rPr>
                <w:ins w:id="3643" w:author="Claus" w:date="2018-12-18T13:59:00Z"/>
              </w:rPr>
            </w:pPr>
            <w:ins w:id="3644" w:author="Claus" w:date="2018-12-18T16:39:00Z">
              <w:r w:rsidRPr="00883C84">
                <w:rPr>
                  <w:lang w:eastAsia="da-DK"/>
                </w:rPr>
                <w:t>testGetMaterialsFails</w:t>
              </w:r>
            </w:ins>
          </w:p>
        </w:tc>
        <w:tc>
          <w:tcPr>
            <w:tcW w:w="4961" w:type="dxa"/>
            <w:tcPrChange w:id="3645" w:author="Claus" w:date="2018-12-18T16:44:00Z">
              <w:tcPr>
                <w:tcW w:w="3900" w:type="dxa"/>
              </w:tcPr>
            </w:tcPrChange>
          </w:tcPr>
          <w:p w:rsidR="00132F63" w:rsidRDefault="00D73ED6">
            <w:pPr>
              <w:cnfStyle w:val="000000000000"/>
              <w:rPr>
                <w:ins w:id="3646" w:author="Claus" w:date="2018-12-18T13:59:00Z"/>
              </w:rPr>
              <w:pPrChange w:id="3647" w:author="Claus" w:date="2018-12-18T16:56:00Z">
                <w:pPr>
                  <w:spacing w:after="200" w:line="276" w:lineRule="auto"/>
                  <w:cnfStyle w:val="000000000000"/>
                </w:pPr>
              </w:pPrChange>
            </w:pPr>
            <w:ins w:id="3648" w:author="Claus" w:date="2018-12-18T16:56:00Z">
              <w:r>
                <w:rPr>
                  <w:lang w:eastAsia="da-DK"/>
                </w:rPr>
                <w:t>Fejler når materialer forsøges hentet, fordi forbindelsen til databasen lukkes inden. Vi tester om vi får korrekt exception.</w:t>
              </w:r>
            </w:ins>
          </w:p>
        </w:tc>
      </w:tr>
      <w:tr w:rsidR="00D73ED6" w:rsidTr="00404227">
        <w:trPr>
          <w:cnfStyle w:val="000000100000"/>
          <w:ins w:id="3649" w:author="Claus" w:date="2018-12-18T13:59:00Z"/>
          <w:trPrChange w:id="3650" w:author="Claus" w:date="2018-12-18T16:44:00Z">
            <w:trPr>
              <w:gridAfter w:val="0"/>
            </w:trPr>
          </w:trPrChange>
        </w:trPr>
        <w:tc>
          <w:tcPr>
            <w:cnfStyle w:val="001000000000"/>
            <w:tcW w:w="2546" w:type="dxa"/>
            <w:tcPrChange w:id="3651" w:author="Claus" w:date="2018-12-18T16:44:00Z">
              <w:tcPr>
                <w:tcW w:w="2546" w:type="dxa"/>
              </w:tcPr>
            </w:tcPrChange>
          </w:tcPr>
          <w:p w:rsidR="00D73ED6" w:rsidRDefault="00D73ED6" w:rsidP="00AB2C0A">
            <w:pPr>
              <w:cnfStyle w:val="001000100000"/>
              <w:rPr>
                <w:ins w:id="3652" w:author="Claus" w:date="2018-12-18T13:59:00Z"/>
              </w:rPr>
            </w:pPr>
          </w:p>
        </w:tc>
        <w:tc>
          <w:tcPr>
            <w:tcW w:w="2240" w:type="dxa"/>
            <w:tcPrChange w:id="3653" w:author="Claus" w:date="2018-12-18T16:44:00Z">
              <w:tcPr>
                <w:tcW w:w="2240" w:type="dxa"/>
              </w:tcPr>
            </w:tcPrChange>
          </w:tcPr>
          <w:p w:rsidR="00D73ED6" w:rsidRDefault="00D73ED6" w:rsidP="00AB2C0A">
            <w:pPr>
              <w:cnfStyle w:val="000000100000"/>
              <w:rPr>
                <w:ins w:id="3654" w:author="Claus" w:date="2018-12-18T13:59:00Z"/>
              </w:rPr>
            </w:pPr>
            <w:ins w:id="3655" w:author="Claus" w:date="2018-12-18T16:55:00Z">
              <w:r w:rsidRPr="00F06F41">
                <w:rPr>
                  <w:lang w:eastAsia="da-DK"/>
                </w:rPr>
                <w:t>testGetSingleMaterial</w:t>
              </w:r>
            </w:ins>
          </w:p>
        </w:tc>
        <w:tc>
          <w:tcPr>
            <w:tcW w:w="4961" w:type="dxa"/>
            <w:tcPrChange w:id="3656" w:author="Claus" w:date="2018-12-18T16:44:00Z">
              <w:tcPr>
                <w:tcW w:w="3900" w:type="dxa"/>
              </w:tcPr>
            </w:tcPrChange>
          </w:tcPr>
          <w:p w:rsidR="00D73ED6" w:rsidRDefault="00D73ED6" w:rsidP="00AB2C0A">
            <w:pPr>
              <w:cnfStyle w:val="000000100000"/>
              <w:rPr>
                <w:ins w:id="3657" w:author="Claus" w:date="2018-12-18T13:59:00Z"/>
              </w:rPr>
            </w:pPr>
            <w:ins w:id="3658" w:author="Claus" w:date="2018-12-18T16:55:00Z">
              <w:r>
                <w:rPr>
                  <w:lang w:eastAsia="da-DK"/>
                </w:rPr>
                <w:t>Henter et bestemt materiale i database</w:t>
              </w:r>
            </w:ins>
            <w:ins w:id="3659" w:author="Claus" w:date="2018-12-18T16:56:00Z">
              <w:r>
                <w:rPr>
                  <w:lang w:eastAsia="da-DK"/>
                </w:rPr>
                <w:t>n</w:t>
              </w:r>
            </w:ins>
            <w:ins w:id="3660" w:author="Claus" w:date="2018-12-18T16:55:00Z">
              <w:r>
                <w:rPr>
                  <w:lang w:eastAsia="da-DK"/>
                </w:rPr>
                <w:t>. Kræver dog at tuplen findes i databasen.</w:t>
              </w:r>
            </w:ins>
          </w:p>
        </w:tc>
      </w:tr>
      <w:tr w:rsidR="008B5297" w:rsidTr="00404227">
        <w:trPr>
          <w:ins w:id="3661" w:author="Claus" w:date="2018-12-18T16:57:00Z"/>
        </w:trPr>
        <w:tc>
          <w:tcPr>
            <w:cnfStyle w:val="001000000000"/>
            <w:tcW w:w="2546" w:type="dxa"/>
          </w:tcPr>
          <w:p w:rsidR="008B5297" w:rsidRDefault="008B5297" w:rsidP="00AB2C0A">
            <w:pPr>
              <w:rPr>
                <w:ins w:id="3662" w:author="Claus" w:date="2018-12-18T16:57:00Z"/>
              </w:rPr>
            </w:pPr>
            <w:ins w:id="3663" w:author="Claus" w:date="2018-12-18T16:57:00Z">
              <w:r>
                <w:t>RooftypeDaoITest</w:t>
              </w:r>
            </w:ins>
          </w:p>
        </w:tc>
        <w:tc>
          <w:tcPr>
            <w:tcW w:w="2240" w:type="dxa"/>
          </w:tcPr>
          <w:p w:rsidR="008B5297" w:rsidRPr="00F06F41" w:rsidRDefault="0068161A" w:rsidP="0068161A">
            <w:pPr>
              <w:cnfStyle w:val="000000000000"/>
              <w:rPr>
                <w:ins w:id="3664" w:author="Claus" w:date="2018-12-18T16:57:00Z"/>
                <w:lang w:eastAsia="da-DK"/>
              </w:rPr>
            </w:pPr>
            <w:ins w:id="3665" w:author="Claus" w:date="2018-12-18T17:01:00Z">
              <w:r>
                <w:rPr>
                  <w:lang w:eastAsia="da-DK"/>
                </w:rPr>
                <w:t>getRooftypes</w:t>
              </w:r>
            </w:ins>
          </w:p>
        </w:tc>
        <w:tc>
          <w:tcPr>
            <w:tcW w:w="4961" w:type="dxa"/>
          </w:tcPr>
          <w:p w:rsidR="008B5297" w:rsidRDefault="0068161A" w:rsidP="00AB2C0A">
            <w:pPr>
              <w:cnfStyle w:val="000000000000"/>
              <w:rPr>
                <w:ins w:id="3666" w:author="Claus" w:date="2018-12-18T16:57:00Z"/>
                <w:lang w:eastAsia="da-DK"/>
              </w:rPr>
            </w:pPr>
            <w:ins w:id="3667" w:author="Claus" w:date="2018-12-18T17:01:00Z">
              <w:r>
                <w:rPr>
                  <w:lang w:eastAsia="da-DK"/>
                </w:rPr>
                <w:t>Henter systemets tagtyper fra databasen.</w:t>
              </w:r>
            </w:ins>
          </w:p>
        </w:tc>
      </w:tr>
      <w:tr w:rsidR="00AB2C0A" w:rsidTr="00404227">
        <w:trPr>
          <w:cnfStyle w:val="000000100000"/>
          <w:ins w:id="3668" w:author="Claus" w:date="2018-12-18T17:01:00Z"/>
        </w:trPr>
        <w:tc>
          <w:tcPr>
            <w:cnfStyle w:val="001000000000"/>
            <w:tcW w:w="2546" w:type="dxa"/>
          </w:tcPr>
          <w:p w:rsidR="00AB2C0A" w:rsidRDefault="00C7643B" w:rsidP="00AB2C0A">
            <w:pPr>
              <w:rPr>
                <w:ins w:id="3669" w:author="Claus" w:date="2018-12-18T17:01:00Z"/>
              </w:rPr>
            </w:pPr>
            <w:ins w:id="3670" w:author="Claus" w:date="2018-12-18T17:01:00Z">
              <w:r>
                <w:t>UserDaoITest</w:t>
              </w:r>
            </w:ins>
          </w:p>
        </w:tc>
        <w:tc>
          <w:tcPr>
            <w:tcW w:w="2240" w:type="dxa"/>
          </w:tcPr>
          <w:p w:rsidR="00AB2C0A" w:rsidRDefault="00C7643B" w:rsidP="0068161A">
            <w:pPr>
              <w:cnfStyle w:val="000000100000"/>
              <w:rPr>
                <w:ins w:id="3671" w:author="Claus" w:date="2018-12-18T17:01:00Z"/>
                <w:lang w:eastAsia="da-DK"/>
              </w:rPr>
            </w:pPr>
            <w:ins w:id="3672" w:author="Claus" w:date="2018-12-18T17:02:00Z">
              <w:r>
                <w:rPr>
                  <w:lang w:eastAsia="da-DK"/>
                </w:rPr>
                <w:t>createUser</w:t>
              </w:r>
            </w:ins>
          </w:p>
        </w:tc>
        <w:tc>
          <w:tcPr>
            <w:tcW w:w="4961" w:type="dxa"/>
          </w:tcPr>
          <w:p w:rsidR="00AB2C0A" w:rsidRDefault="00E56906" w:rsidP="00AB2C0A">
            <w:pPr>
              <w:cnfStyle w:val="000000100000"/>
              <w:rPr>
                <w:ins w:id="3673" w:author="Claus" w:date="2018-12-18T17:01:00Z"/>
                <w:lang w:eastAsia="da-DK"/>
              </w:rPr>
            </w:pPr>
            <w:ins w:id="3674" w:author="Claus" w:date="2018-12-18T17:07:00Z">
              <w:r>
                <w:rPr>
                  <w:lang w:eastAsia="da-DK"/>
                </w:rPr>
                <w:t>Tester oprettelse af bruger og nedlægger denne igen efter test.</w:t>
              </w:r>
            </w:ins>
          </w:p>
        </w:tc>
      </w:tr>
      <w:tr w:rsidR="00C7643B" w:rsidTr="00404227">
        <w:trPr>
          <w:ins w:id="3675" w:author="Claus" w:date="2018-12-18T17:02:00Z"/>
        </w:trPr>
        <w:tc>
          <w:tcPr>
            <w:cnfStyle w:val="001000000000"/>
            <w:tcW w:w="2546" w:type="dxa"/>
          </w:tcPr>
          <w:p w:rsidR="00C7643B" w:rsidRDefault="00C7643B" w:rsidP="00AB2C0A">
            <w:pPr>
              <w:rPr>
                <w:ins w:id="3676" w:author="Claus" w:date="2018-12-18T17:02:00Z"/>
              </w:rPr>
            </w:pPr>
          </w:p>
        </w:tc>
        <w:tc>
          <w:tcPr>
            <w:tcW w:w="2240" w:type="dxa"/>
          </w:tcPr>
          <w:p w:rsidR="00C7643B" w:rsidRDefault="00C7643B" w:rsidP="0068161A">
            <w:pPr>
              <w:cnfStyle w:val="000000000000"/>
              <w:rPr>
                <w:ins w:id="3677" w:author="Claus" w:date="2018-12-18T17:02:00Z"/>
                <w:lang w:eastAsia="da-DK"/>
              </w:rPr>
            </w:pPr>
            <w:ins w:id="3678" w:author="Claus" w:date="2018-12-18T17:02:00Z">
              <w:r>
                <w:rPr>
                  <w:lang w:eastAsia="da-DK"/>
                </w:rPr>
                <w:t>getAllUsers</w:t>
              </w:r>
            </w:ins>
          </w:p>
        </w:tc>
        <w:tc>
          <w:tcPr>
            <w:tcW w:w="4961" w:type="dxa"/>
          </w:tcPr>
          <w:p w:rsidR="00C7643B" w:rsidRDefault="00E56906" w:rsidP="00AB2C0A">
            <w:pPr>
              <w:cnfStyle w:val="000000000000"/>
              <w:rPr>
                <w:ins w:id="3679" w:author="Claus" w:date="2018-12-18T17:02:00Z"/>
                <w:lang w:eastAsia="da-DK"/>
              </w:rPr>
            </w:pPr>
            <w:ins w:id="3680" w:author="Claus" w:date="2018-12-18T17:07:00Z">
              <w:r>
                <w:rPr>
                  <w:lang w:eastAsia="da-DK"/>
                </w:rPr>
                <w:t xml:space="preserve">Opretter selv en bruger inden hentning af systemets brugere, således at testen kan køre, selvom databasen måtte være uden brugere. </w:t>
              </w:r>
            </w:ins>
            <w:ins w:id="3681" w:author="Claus" w:date="2018-12-18T17:08:00Z">
              <w:r>
                <w:rPr>
                  <w:lang w:eastAsia="da-DK"/>
                </w:rPr>
                <w:t>Brugeren nedlægges efter brug.</w:t>
              </w:r>
            </w:ins>
          </w:p>
        </w:tc>
      </w:tr>
      <w:tr w:rsidR="00A76332" w:rsidTr="00404227">
        <w:trPr>
          <w:cnfStyle w:val="000000100000"/>
          <w:ins w:id="3682" w:author="Claus" w:date="2018-12-18T17:08:00Z"/>
        </w:trPr>
        <w:tc>
          <w:tcPr>
            <w:cnfStyle w:val="001000000000"/>
            <w:tcW w:w="2546" w:type="dxa"/>
          </w:tcPr>
          <w:p w:rsidR="00A76332" w:rsidRDefault="00A76332" w:rsidP="00AB2C0A">
            <w:pPr>
              <w:rPr>
                <w:ins w:id="3683" w:author="Claus" w:date="2018-12-18T17:08:00Z"/>
              </w:rPr>
            </w:pPr>
            <w:ins w:id="3684" w:author="Claus" w:date="2018-12-18T17:08:00Z">
              <w:r>
                <w:t>CalculatorITest</w:t>
              </w:r>
            </w:ins>
          </w:p>
        </w:tc>
        <w:tc>
          <w:tcPr>
            <w:tcW w:w="2240" w:type="dxa"/>
          </w:tcPr>
          <w:p w:rsidR="00A76332" w:rsidRDefault="00A76332" w:rsidP="0068161A">
            <w:pPr>
              <w:cnfStyle w:val="000000100000"/>
              <w:rPr>
                <w:ins w:id="3685" w:author="Claus" w:date="2018-12-18T17:08:00Z"/>
                <w:lang w:eastAsia="da-DK"/>
              </w:rPr>
            </w:pPr>
            <w:ins w:id="3686" w:author="Claus" w:date="2018-12-18T17:08:00Z">
              <w:r>
                <w:rPr>
                  <w:lang w:eastAsia="da-DK"/>
                </w:rPr>
                <w:t>testCalculators</w:t>
              </w:r>
            </w:ins>
          </w:p>
        </w:tc>
        <w:tc>
          <w:tcPr>
            <w:tcW w:w="4961" w:type="dxa"/>
          </w:tcPr>
          <w:p w:rsidR="00A76332" w:rsidRDefault="00A76332" w:rsidP="00A76332">
            <w:pPr>
              <w:cnfStyle w:val="000000100000"/>
              <w:rPr>
                <w:ins w:id="3687" w:author="Claus" w:date="2018-12-18T17:08:00Z"/>
                <w:lang w:eastAsia="da-DK"/>
              </w:rPr>
            </w:pPr>
            <w:ins w:id="3688" w:author="Claus" w:date="2018-12-18T17:09:00Z">
              <w:r>
                <w:rPr>
                  <w:lang w:eastAsia="da-DK"/>
                </w:rPr>
                <w:t xml:space="preserve">Tester at RulesCalculators kan beregne samlet stykliste. </w:t>
              </w:r>
            </w:ins>
          </w:p>
        </w:tc>
      </w:tr>
      <w:tr w:rsidR="00A76332" w:rsidTr="00404227">
        <w:trPr>
          <w:ins w:id="3689" w:author="Claus" w:date="2018-12-18T17:10:00Z"/>
        </w:trPr>
        <w:tc>
          <w:tcPr>
            <w:cnfStyle w:val="001000000000"/>
            <w:tcW w:w="2546" w:type="dxa"/>
          </w:tcPr>
          <w:p w:rsidR="00A76332" w:rsidRDefault="00A76332" w:rsidP="00AB2C0A">
            <w:pPr>
              <w:rPr>
                <w:ins w:id="3690" w:author="Claus" w:date="2018-12-18T17:10:00Z"/>
              </w:rPr>
            </w:pPr>
            <w:ins w:id="3691" w:author="Claus" w:date="2018-12-18T17:10:00Z">
              <w:r>
                <w:lastRenderedPageBreak/>
                <w:t>CalculatorUTest</w:t>
              </w:r>
            </w:ins>
          </w:p>
        </w:tc>
        <w:tc>
          <w:tcPr>
            <w:tcW w:w="2240" w:type="dxa"/>
          </w:tcPr>
          <w:p w:rsidR="00A76332" w:rsidRDefault="00A76332" w:rsidP="0068161A">
            <w:pPr>
              <w:cnfStyle w:val="000000000000"/>
              <w:rPr>
                <w:ins w:id="3692" w:author="Claus" w:date="2018-12-18T17:10:00Z"/>
                <w:lang w:eastAsia="da-DK"/>
              </w:rPr>
            </w:pPr>
            <w:ins w:id="3693" w:author="Claus" w:date="2018-12-18T17:10:00Z">
              <w:r>
                <w:rPr>
                  <w:lang w:eastAsia="da-DK"/>
                </w:rPr>
                <w:t>calculateHypothenuse</w:t>
              </w:r>
            </w:ins>
          </w:p>
        </w:tc>
        <w:tc>
          <w:tcPr>
            <w:tcW w:w="4961" w:type="dxa"/>
          </w:tcPr>
          <w:p w:rsidR="00A76332" w:rsidRDefault="00A76332" w:rsidP="00A76332">
            <w:pPr>
              <w:cnfStyle w:val="000000000000"/>
              <w:rPr>
                <w:ins w:id="3694" w:author="Claus" w:date="2018-12-18T17:10:00Z"/>
                <w:lang w:eastAsia="da-DK"/>
              </w:rPr>
            </w:pPr>
            <w:ins w:id="3695" w:author="Claus" w:date="2018-12-18T17:11:00Z">
              <w:r>
                <w:rPr>
                  <w:lang w:eastAsia="da-DK"/>
                </w:rPr>
                <w:t>Tester at udregningen af en given bredde med given hældning giver korrekt tag</w:t>
              </w:r>
            </w:ins>
            <w:ins w:id="3696" w:author="Claus" w:date="2018-12-18T17:12:00Z">
              <w:r w:rsidR="00FC3277">
                <w:rPr>
                  <w:lang w:eastAsia="da-DK"/>
                </w:rPr>
                <w:t>længde.</w:t>
              </w:r>
            </w:ins>
          </w:p>
        </w:tc>
      </w:tr>
      <w:tr w:rsidR="00FC3277" w:rsidTr="00404227">
        <w:trPr>
          <w:cnfStyle w:val="000000100000"/>
          <w:ins w:id="3697" w:author="Claus" w:date="2018-12-18T17:12:00Z"/>
        </w:trPr>
        <w:tc>
          <w:tcPr>
            <w:cnfStyle w:val="001000000000"/>
            <w:tcW w:w="2546" w:type="dxa"/>
          </w:tcPr>
          <w:p w:rsidR="00FC3277" w:rsidRDefault="00FC3277" w:rsidP="00AB2C0A">
            <w:pPr>
              <w:rPr>
                <w:ins w:id="3698" w:author="Claus" w:date="2018-12-18T17:12:00Z"/>
              </w:rPr>
            </w:pPr>
          </w:p>
        </w:tc>
        <w:tc>
          <w:tcPr>
            <w:tcW w:w="2240" w:type="dxa"/>
          </w:tcPr>
          <w:p w:rsidR="00FC3277" w:rsidRDefault="00FC3277" w:rsidP="0068161A">
            <w:pPr>
              <w:cnfStyle w:val="000000100000"/>
              <w:rPr>
                <w:ins w:id="3699" w:author="Claus" w:date="2018-12-18T17:12:00Z"/>
                <w:lang w:eastAsia="da-DK"/>
              </w:rPr>
            </w:pPr>
            <w:ins w:id="3700" w:author="Claus" w:date="2018-12-18T17:12:00Z">
              <w:r w:rsidRPr="00FC3277">
                <w:rPr>
                  <w:lang w:eastAsia="da-DK"/>
                </w:rPr>
                <w:t>calculateHypothenuseFailAngleTooBig</w:t>
              </w:r>
            </w:ins>
          </w:p>
        </w:tc>
        <w:tc>
          <w:tcPr>
            <w:tcW w:w="4961" w:type="dxa"/>
          </w:tcPr>
          <w:p w:rsidR="00FC3277" w:rsidRDefault="00FC3277" w:rsidP="00FC3277">
            <w:pPr>
              <w:cnfStyle w:val="000000100000"/>
              <w:rPr>
                <w:ins w:id="3701" w:author="Claus" w:date="2018-12-18T17:12:00Z"/>
                <w:lang w:eastAsia="da-DK"/>
              </w:rPr>
            </w:pPr>
            <w:ins w:id="3702" w:author="Claus" w:date="2018-12-18T17:12:00Z">
              <w:r>
                <w:rPr>
                  <w:lang w:eastAsia="da-DK"/>
                </w:rPr>
                <w:t>Tester at udregningen af taglængde fejler korrekt, hvis hældningen er 90 grader eller over.</w:t>
              </w:r>
            </w:ins>
          </w:p>
        </w:tc>
      </w:tr>
      <w:tr w:rsidR="00FC3277" w:rsidTr="00404227">
        <w:trPr>
          <w:ins w:id="3703" w:author="Claus" w:date="2018-12-18T17:12:00Z"/>
        </w:trPr>
        <w:tc>
          <w:tcPr>
            <w:cnfStyle w:val="001000000000"/>
            <w:tcW w:w="2546" w:type="dxa"/>
          </w:tcPr>
          <w:p w:rsidR="00FC3277" w:rsidRDefault="00FC3277" w:rsidP="00AB2C0A">
            <w:pPr>
              <w:rPr>
                <w:ins w:id="3704" w:author="Claus" w:date="2018-12-18T17:12:00Z"/>
              </w:rPr>
            </w:pPr>
          </w:p>
        </w:tc>
        <w:tc>
          <w:tcPr>
            <w:tcW w:w="2240" w:type="dxa"/>
          </w:tcPr>
          <w:p w:rsidR="00FC3277" w:rsidRPr="00FC3277" w:rsidRDefault="00FC3277" w:rsidP="0068161A">
            <w:pPr>
              <w:cnfStyle w:val="000000000000"/>
              <w:rPr>
                <w:ins w:id="3705" w:author="Claus" w:date="2018-12-18T17:12:00Z"/>
                <w:lang w:eastAsia="da-DK"/>
              </w:rPr>
            </w:pPr>
            <w:ins w:id="3706" w:author="Claus" w:date="2018-12-18T17:13:00Z">
              <w:r w:rsidRPr="00FC3277">
                <w:rPr>
                  <w:lang w:eastAsia="da-DK"/>
                </w:rPr>
                <w:t>calculateHypothenuseFailAngleTooSmall</w:t>
              </w:r>
            </w:ins>
          </w:p>
        </w:tc>
        <w:tc>
          <w:tcPr>
            <w:tcW w:w="4961" w:type="dxa"/>
          </w:tcPr>
          <w:p w:rsidR="00FC3277" w:rsidRDefault="00FC3277" w:rsidP="00A76332">
            <w:pPr>
              <w:cnfStyle w:val="000000000000"/>
              <w:rPr>
                <w:ins w:id="3707" w:author="Claus" w:date="2018-12-18T17:12:00Z"/>
                <w:lang w:eastAsia="da-DK"/>
              </w:rPr>
            </w:pPr>
            <w:ins w:id="3708" w:author="Claus" w:date="2018-12-18T17:13:00Z">
              <w:r>
                <w:rPr>
                  <w:lang w:eastAsia="da-DK"/>
                </w:rPr>
                <w:t>Tester at udregningen af taglængde fejler korrekt, hvis hældningen er 0 grader eller under.</w:t>
              </w:r>
            </w:ins>
          </w:p>
        </w:tc>
      </w:tr>
      <w:tr w:rsidR="00FC3277" w:rsidTr="00404227">
        <w:trPr>
          <w:cnfStyle w:val="000000100000"/>
          <w:ins w:id="3709" w:author="Claus" w:date="2018-12-18T17:13:00Z"/>
        </w:trPr>
        <w:tc>
          <w:tcPr>
            <w:cnfStyle w:val="001000000000"/>
            <w:tcW w:w="2546" w:type="dxa"/>
          </w:tcPr>
          <w:p w:rsidR="00FC3277" w:rsidRDefault="00FC3277" w:rsidP="00AB2C0A">
            <w:pPr>
              <w:rPr>
                <w:ins w:id="3710" w:author="Claus" w:date="2018-12-18T17:13:00Z"/>
              </w:rPr>
            </w:pPr>
          </w:p>
        </w:tc>
        <w:tc>
          <w:tcPr>
            <w:tcW w:w="2240" w:type="dxa"/>
          </w:tcPr>
          <w:p w:rsidR="00FC3277" w:rsidRPr="00FC3277" w:rsidRDefault="00FC3277" w:rsidP="0068161A">
            <w:pPr>
              <w:cnfStyle w:val="000000100000"/>
              <w:rPr>
                <w:ins w:id="3711" w:author="Claus" w:date="2018-12-18T17:13:00Z"/>
                <w:lang w:eastAsia="da-DK"/>
              </w:rPr>
            </w:pPr>
            <w:ins w:id="3712" w:author="Claus" w:date="2018-12-18T17:13:00Z">
              <w:r w:rsidRPr="00FC3277">
                <w:rPr>
                  <w:lang w:eastAsia="da-DK"/>
                </w:rPr>
                <w:t>calculateMaterialFail</w:t>
              </w:r>
            </w:ins>
          </w:p>
        </w:tc>
        <w:tc>
          <w:tcPr>
            <w:tcW w:w="4961" w:type="dxa"/>
          </w:tcPr>
          <w:p w:rsidR="00FC3277" w:rsidRDefault="00FC3277" w:rsidP="00A76332">
            <w:pPr>
              <w:cnfStyle w:val="000000100000"/>
              <w:rPr>
                <w:ins w:id="3713" w:author="Claus" w:date="2018-12-18T17:13:00Z"/>
                <w:lang w:eastAsia="da-DK"/>
              </w:rPr>
            </w:pPr>
            <w:ins w:id="3714" w:author="Claus" w:date="2018-12-18T17:13:00Z">
              <w:r>
                <w:rPr>
                  <w:lang w:eastAsia="da-DK"/>
                </w:rPr>
                <w:t>Tester at udregningen fejler korrekt, hvis der ingen materialer findes i RulesCalculator.</w:t>
              </w:r>
            </w:ins>
            <w:ins w:id="3715" w:author="Claus" w:date="2018-12-18T17:14:00Z">
              <w:r>
                <w:rPr>
                  <w:lang w:eastAsia="da-DK"/>
                </w:rPr>
                <w:t>materials.</w:t>
              </w:r>
            </w:ins>
          </w:p>
        </w:tc>
      </w:tr>
      <w:tr w:rsidR="00FC3277" w:rsidTr="00404227">
        <w:trPr>
          <w:ins w:id="3716" w:author="Claus" w:date="2018-12-18T17:14:00Z"/>
        </w:trPr>
        <w:tc>
          <w:tcPr>
            <w:cnfStyle w:val="001000000000"/>
            <w:tcW w:w="2546" w:type="dxa"/>
          </w:tcPr>
          <w:p w:rsidR="00FC3277" w:rsidRDefault="00FC3277" w:rsidP="00AB2C0A">
            <w:pPr>
              <w:rPr>
                <w:ins w:id="3717" w:author="Claus" w:date="2018-12-18T17:14:00Z"/>
              </w:rPr>
            </w:pPr>
          </w:p>
        </w:tc>
        <w:tc>
          <w:tcPr>
            <w:tcW w:w="2240" w:type="dxa"/>
          </w:tcPr>
          <w:p w:rsidR="00FC3277" w:rsidRPr="00FC3277" w:rsidRDefault="00FC3277" w:rsidP="0068161A">
            <w:pPr>
              <w:cnfStyle w:val="000000000000"/>
              <w:rPr>
                <w:ins w:id="3718" w:author="Claus" w:date="2018-12-18T17:14:00Z"/>
                <w:lang w:eastAsia="da-DK"/>
              </w:rPr>
            </w:pPr>
            <w:ins w:id="3719" w:author="Claus" w:date="2018-12-18T17:14:00Z">
              <w:r w:rsidRPr="00FC3277">
                <w:rPr>
                  <w:lang w:eastAsia="da-DK"/>
                </w:rPr>
                <w:t>postCalculateMaterial</w:t>
              </w:r>
            </w:ins>
          </w:p>
        </w:tc>
        <w:tc>
          <w:tcPr>
            <w:tcW w:w="4961" w:type="dxa"/>
          </w:tcPr>
          <w:p w:rsidR="00FC3277" w:rsidRDefault="00FC3277" w:rsidP="00A76332">
            <w:pPr>
              <w:cnfStyle w:val="000000000000"/>
              <w:rPr>
                <w:ins w:id="3720" w:author="Claus" w:date="2018-12-18T17:14:00Z"/>
                <w:lang w:eastAsia="da-DK"/>
              </w:rPr>
            </w:pPr>
            <w:ins w:id="3721" w:author="Claus" w:date="2018-12-18T17:14:00Z">
              <w:r>
                <w:rPr>
                  <w:lang w:eastAsia="da-DK"/>
                </w:rPr>
                <w:t>Tester at stolpeudregning</w:t>
              </w:r>
            </w:ins>
            <w:ins w:id="3722" w:author="Claus" w:date="2018-12-18T17:15:00Z">
              <w:r>
                <w:rPr>
                  <w:lang w:eastAsia="da-DK"/>
                </w:rPr>
                <w:t xml:space="preserve"> er korrekt ift. tilgængelige materialer og carportens konfiguration.</w:t>
              </w:r>
            </w:ins>
          </w:p>
        </w:tc>
      </w:tr>
      <w:tr w:rsidR="00FC3277" w:rsidTr="00404227">
        <w:trPr>
          <w:cnfStyle w:val="000000100000"/>
          <w:ins w:id="3723" w:author="Claus" w:date="2018-12-18T17:15:00Z"/>
        </w:trPr>
        <w:tc>
          <w:tcPr>
            <w:cnfStyle w:val="001000000000"/>
            <w:tcW w:w="2546" w:type="dxa"/>
          </w:tcPr>
          <w:p w:rsidR="00FC3277" w:rsidRDefault="00FC3277" w:rsidP="00AB2C0A">
            <w:pPr>
              <w:rPr>
                <w:ins w:id="3724" w:author="Claus" w:date="2018-12-18T17:15:00Z"/>
              </w:rPr>
            </w:pPr>
          </w:p>
        </w:tc>
        <w:tc>
          <w:tcPr>
            <w:tcW w:w="2240" w:type="dxa"/>
          </w:tcPr>
          <w:p w:rsidR="00FC3277" w:rsidRPr="00FC3277" w:rsidRDefault="00FC3277" w:rsidP="0068161A">
            <w:pPr>
              <w:cnfStyle w:val="000000100000"/>
              <w:rPr>
                <w:ins w:id="3725" w:author="Claus" w:date="2018-12-18T17:15:00Z"/>
                <w:lang w:eastAsia="da-DK"/>
              </w:rPr>
            </w:pPr>
            <w:ins w:id="3726" w:author="Claus" w:date="2018-12-18T17:16:00Z">
              <w:r w:rsidRPr="00FC3277">
                <w:rPr>
                  <w:lang w:eastAsia="da-DK"/>
                </w:rPr>
                <w:t>postCalculateMaterialFail</w:t>
              </w:r>
            </w:ins>
          </w:p>
        </w:tc>
        <w:tc>
          <w:tcPr>
            <w:tcW w:w="4961" w:type="dxa"/>
          </w:tcPr>
          <w:p w:rsidR="00FC3277" w:rsidRDefault="00FC3277" w:rsidP="00A76332">
            <w:pPr>
              <w:cnfStyle w:val="000000100000"/>
              <w:rPr>
                <w:ins w:id="3727" w:author="Claus" w:date="2018-12-18T17:15:00Z"/>
                <w:lang w:eastAsia="da-DK"/>
              </w:rPr>
            </w:pPr>
            <w:ins w:id="3728" w:author="Claus" w:date="2018-12-18T17:16:00Z">
              <w:r>
                <w:rPr>
                  <w:lang w:eastAsia="da-DK"/>
                </w:rPr>
                <w:t>Tester at stolpeudregning kaster korrekt exception hvis udregning fejler. Fejl fremprovokeres ved at have spærtræ med længde 0.</w:t>
              </w:r>
            </w:ins>
          </w:p>
        </w:tc>
      </w:tr>
      <w:tr w:rsidR="00FC3277" w:rsidTr="00404227">
        <w:trPr>
          <w:ins w:id="3729" w:author="Claus" w:date="2018-12-18T17:17:00Z"/>
        </w:trPr>
        <w:tc>
          <w:tcPr>
            <w:cnfStyle w:val="001000000000"/>
            <w:tcW w:w="2546" w:type="dxa"/>
          </w:tcPr>
          <w:p w:rsidR="00FC3277" w:rsidRDefault="00FC3277" w:rsidP="00AB2C0A">
            <w:pPr>
              <w:rPr>
                <w:ins w:id="3730" w:author="Claus" w:date="2018-12-18T17:17:00Z"/>
              </w:rPr>
            </w:pPr>
          </w:p>
        </w:tc>
        <w:tc>
          <w:tcPr>
            <w:tcW w:w="2240" w:type="dxa"/>
          </w:tcPr>
          <w:p w:rsidR="00FC3277" w:rsidRPr="00FC3277" w:rsidRDefault="00FC3277" w:rsidP="0068161A">
            <w:pPr>
              <w:cnfStyle w:val="000000000000"/>
              <w:rPr>
                <w:ins w:id="3731" w:author="Claus" w:date="2018-12-18T17:17:00Z"/>
                <w:lang w:eastAsia="da-DK"/>
              </w:rPr>
            </w:pPr>
            <w:ins w:id="3732" w:author="Claus" w:date="2018-12-18T17:18:00Z">
              <w:r w:rsidRPr="00FC3277">
                <w:rPr>
                  <w:lang w:eastAsia="da-DK"/>
                </w:rPr>
                <w:t>raftersCalculateMaterialFail</w:t>
              </w:r>
            </w:ins>
          </w:p>
        </w:tc>
        <w:tc>
          <w:tcPr>
            <w:tcW w:w="4961" w:type="dxa"/>
          </w:tcPr>
          <w:p w:rsidR="00FC3277" w:rsidRDefault="00FC3277" w:rsidP="00A76332">
            <w:pPr>
              <w:cnfStyle w:val="000000000000"/>
              <w:rPr>
                <w:ins w:id="3733" w:author="Claus" w:date="2018-12-18T17:17:00Z"/>
                <w:lang w:eastAsia="da-DK"/>
              </w:rPr>
            </w:pPr>
            <w:ins w:id="3734" w:author="Claus" w:date="2018-12-18T17:18:00Z">
              <w:r>
                <w:rPr>
                  <w:lang w:eastAsia="da-DK"/>
                </w:rPr>
                <w:t>Tester at spærudregning kaster korrekt exception hvis udregning fejler. Fejl fremprovokeres ved at have spærtræ med negativ længde.</w:t>
              </w:r>
            </w:ins>
          </w:p>
        </w:tc>
      </w:tr>
      <w:tr w:rsidR="00FC3277" w:rsidTr="00404227">
        <w:trPr>
          <w:cnfStyle w:val="000000100000"/>
          <w:ins w:id="3735" w:author="Claus" w:date="2018-12-18T17:18:00Z"/>
        </w:trPr>
        <w:tc>
          <w:tcPr>
            <w:cnfStyle w:val="001000000000"/>
            <w:tcW w:w="2546" w:type="dxa"/>
          </w:tcPr>
          <w:p w:rsidR="00FC3277" w:rsidRDefault="00FC3277" w:rsidP="00AB2C0A">
            <w:pPr>
              <w:rPr>
                <w:ins w:id="3736" w:author="Claus" w:date="2018-12-18T17:18:00Z"/>
              </w:rPr>
            </w:pPr>
          </w:p>
        </w:tc>
        <w:tc>
          <w:tcPr>
            <w:tcW w:w="2240" w:type="dxa"/>
          </w:tcPr>
          <w:p w:rsidR="00FC3277" w:rsidRPr="00FC3277" w:rsidRDefault="00DC1D41" w:rsidP="0068161A">
            <w:pPr>
              <w:cnfStyle w:val="000000100000"/>
              <w:rPr>
                <w:ins w:id="3737" w:author="Claus" w:date="2018-12-18T17:18:00Z"/>
                <w:lang w:eastAsia="da-DK"/>
              </w:rPr>
            </w:pPr>
            <w:ins w:id="3738" w:author="Claus" w:date="2018-12-18T17:18:00Z">
              <w:r w:rsidRPr="00DC1D41">
                <w:rPr>
                  <w:lang w:eastAsia="da-DK"/>
                </w:rPr>
                <w:t>raftersCalculateMaterialNoSlope</w:t>
              </w:r>
            </w:ins>
          </w:p>
        </w:tc>
        <w:tc>
          <w:tcPr>
            <w:tcW w:w="4961" w:type="dxa"/>
          </w:tcPr>
          <w:p w:rsidR="00FC3277" w:rsidRDefault="00DC1D41" w:rsidP="00A76332">
            <w:pPr>
              <w:cnfStyle w:val="000000100000"/>
              <w:rPr>
                <w:ins w:id="3739" w:author="Claus" w:date="2018-12-18T17:18:00Z"/>
                <w:lang w:eastAsia="da-DK"/>
              </w:rPr>
            </w:pPr>
            <w:ins w:id="3740" w:author="Claus" w:date="2018-12-18T17:18:00Z">
              <w:r>
                <w:rPr>
                  <w:lang w:eastAsia="da-DK"/>
                </w:rPr>
                <w:t>Tester</w:t>
              </w:r>
            </w:ins>
            <w:ins w:id="3741" w:author="Claus" w:date="2018-12-18T17:19:00Z">
              <w:r>
                <w:rPr>
                  <w:lang w:eastAsia="da-DK"/>
                </w:rPr>
                <w:t xml:space="preserve"> korrekt</w:t>
              </w:r>
            </w:ins>
            <w:ins w:id="3742" w:author="Claus" w:date="2018-12-18T17:18:00Z">
              <w:r>
                <w:rPr>
                  <w:lang w:eastAsia="da-DK"/>
                </w:rPr>
                <w:t xml:space="preserve"> udregning af spær til carport med fladt tag.</w:t>
              </w:r>
            </w:ins>
          </w:p>
        </w:tc>
      </w:tr>
      <w:tr w:rsidR="00DC1D41" w:rsidTr="00404227">
        <w:trPr>
          <w:ins w:id="3743" w:author="Claus" w:date="2018-12-18T17:19:00Z"/>
        </w:trPr>
        <w:tc>
          <w:tcPr>
            <w:cnfStyle w:val="001000000000"/>
            <w:tcW w:w="2546" w:type="dxa"/>
          </w:tcPr>
          <w:p w:rsidR="00DC1D41" w:rsidRDefault="00DC1D41" w:rsidP="00AB2C0A">
            <w:pPr>
              <w:rPr>
                <w:ins w:id="3744" w:author="Claus" w:date="2018-12-18T17:19:00Z"/>
              </w:rPr>
            </w:pPr>
          </w:p>
        </w:tc>
        <w:tc>
          <w:tcPr>
            <w:tcW w:w="2240" w:type="dxa"/>
          </w:tcPr>
          <w:p w:rsidR="00DC1D41" w:rsidRPr="00DC1D41" w:rsidRDefault="00DC1D41" w:rsidP="0068161A">
            <w:pPr>
              <w:cnfStyle w:val="000000000000"/>
              <w:rPr>
                <w:ins w:id="3745" w:author="Claus" w:date="2018-12-18T17:19:00Z"/>
                <w:lang w:eastAsia="da-DK"/>
              </w:rPr>
            </w:pPr>
            <w:ins w:id="3746" w:author="Claus" w:date="2018-12-18T17:19:00Z">
              <w:r w:rsidRPr="00DC1D41">
                <w:rPr>
                  <w:lang w:eastAsia="da-DK"/>
                </w:rPr>
                <w:t>raftersCalculateMaterialSlope</w:t>
              </w:r>
            </w:ins>
          </w:p>
        </w:tc>
        <w:tc>
          <w:tcPr>
            <w:tcW w:w="4961" w:type="dxa"/>
          </w:tcPr>
          <w:p w:rsidR="00DC1D41" w:rsidRDefault="00DC1D41" w:rsidP="00A76332">
            <w:pPr>
              <w:cnfStyle w:val="000000000000"/>
              <w:rPr>
                <w:ins w:id="3747" w:author="Claus" w:date="2018-12-18T17:19:00Z"/>
                <w:lang w:eastAsia="da-DK"/>
              </w:rPr>
            </w:pPr>
            <w:ins w:id="3748" w:author="Claus" w:date="2018-12-18T17:19:00Z">
              <w:r>
                <w:rPr>
                  <w:lang w:eastAsia="da-DK"/>
                </w:rPr>
                <w:t>Tester korrekt udregning af spær til carport med tag med rejsning.</w:t>
              </w:r>
            </w:ins>
          </w:p>
        </w:tc>
      </w:tr>
      <w:tr w:rsidR="003735A3" w:rsidTr="00404227">
        <w:trPr>
          <w:cnfStyle w:val="000000100000"/>
          <w:ins w:id="3749" w:author="Claus" w:date="2018-12-18T17:19:00Z"/>
        </w:trPr>
        <w:tc>
          <w:tcPr>
            <w:cnfStyle w:val="001000000000"/>
            <w:tcW w:w="2546" w:type="dxa"/>
          </w:tcPr>
          <w:p w:rsidR="003735A3" w:rsidRDefault="003735A3" w:rsidP="00AB2C0A">
            <w:pPr>
              <w:rPr>
                <w:ins w:id="3750" w:author="Claus" w:date="2018-12-18T17:19:00Z"/>
              </w:rPr>
            </w:pPr>
            <w:ins w:id="3751" w:author="Claus" w:date="2018-12-18T17:19:00Z">
              <w:r>
                <w:t>RulesCalculatorITest</w:t>
              </w:r>
            </w:ins>
          </w:p>
        </w:tc>
        <w:tc>
          <w:tcPr>
            <w:tcW w:w="2240" w:type="dxa"/>
          </w:tcPr>
          <w:p w:rsidR="003735A3" w:rsidRPr="00DC1D41" w:rsidRDefault="00135936" w:rsidP="0068161A">
            <w:pPr>
              <w:cnfStyle w:val="000000100000"/>
              <w:rPr>
                <w:ins w:id="3752" w:author="Claus" w:date="2018-12-18T17:19:00Z"/>
                <w:lang w:eastAsia="da-DK"/>
              </w:rPr>
            </w:pPr>
            <w:ins w:id="3753" w:author="Claus" w:date="2018-12-18T18:20:00Z">
              <w:r w:rsidRPr="00135936">
                <w:rPr>
                  <w:lang w:eastAsia="da-DK"/>
                </w:rPr>
                <w:t>testHeadCalculatorNoSlope</w:t>
              </w:r>
            </w:ins>
          </w:p>
        </w:tc>
        <w:tc>
          <w:tcPr>
            <w:tcW w:w="4961" w:type="dxa"/>
          </w:tcPr>
          <w:p w:rsidR="003735A3" w:rsidRDefault="00135936" w:rsidP="00A76332">
            <w:pPr>
              <w:cnfStyle w:val="000000100000"/>
              <w:rPr>
                <w:ins w:id="3754" w:author="Claus" w:date="2018-12-18T17:19:00Z"/>
                <w:lang w:eastAsia="da-DK"/>
              </w:rPr>
            </w:pPr>
            <w:ins w:id="3755" w:author="Claus" w:date="2018-12-18T18:20:00Z">
              <w:r>
                <w:rPr>
                  <w:lang w:eastAsia="da-DK"/>
                </w:rPr>
                <w:t xml:space="preserve">Tester at RulesCalculatorHead udregner korrekt v. </w:t>
              </w:r>
            </w:ins>
            <w:ins w:id="3756" w:author="Claus" w:date="2018-12-18T18:21:00Z">
              <w:r>
                <w:rPr>
                  <w:lang w:eastAsia="da-DK"/>
                </w:rPr>
                <w:t>fladt tag</w:t>
              </w:r>
            </w:ins>
            <w:ins w:id="3757" w:author="Claus" w:date="2018-12-18T18:23:00Z">
              <w:r>
                <w:rPr>
                  <w:lang w:eastAsia="da-DK"/>
                </w:rPr>
                <w:t xml:space="preserve"> med materialer fra databasen via DAO.</w:t>
              </w:r>
            </w:ins>
          </w:p>
        </w:tc>
      </w:tr>
      <w:tr w:rsidR="00135936" w:rsidTr="00404227">
        <w:trPr>
          <w:ins w:id="3758" w:author="Claus" w:date="2018-12-18T18:21:00Z"/>
        </w:trPr>
        <w:tc>
          <w:tcPr>
            <w:cnfStyle w:val="001000000000"/>
            <w:tcW w:w="2546" w:type="dxa"/>
          </w:tcPr>
          <w:p w:rsidR="00135936" w:rsidRDefault="00135936" w:rsidP="00AB2C0A">
            <w:pPr>
              <w:rPr>
                <w:ins w:id="3759" w:author="Claus" w:date="2018-12-18T18:21:00Z"/>
              </w:rPr>
            </w:pPr>
          </w:p>
        </w:tc>
        <w:tc>
          <w:tcPr>
            <w:tcW w:w="2240" w:type="dxa"/>
          </w:tcPr>
          <w:p w:rsidR="00135936" w:rsidRPr="00135936" w:rsidRDefault="00135936" w:rsidP="0068161A">
            <w:pPr>
              <w:cnfStyle w:val="000000000000"/>
              <w:rPr>
                <w:ins w:id="3760" w:author="Claus" w:date="2018-12-18T18:21:00Z"/>
                <w:lang w:eastAsia="da-DK"/>
              </w:rPr>
            </w:pPr>
            <w:ins w:id="3761" w:author="Claus" w:date="2018-12-18T18:21:00Z">
              <w:r w:rsidRPr="00135936">
                <w:rPr>
                  <w:lang w:eastAsia="da-DK"/>
                </w:rPr>
                <w:t>testPostCalculator</w:t>
              </w:r>
            </w:ins>
          </w:p>
        </w:tc>
        <w:tc>
          <w:tcPr>
            <w:tcW w:w="4961" w:type="dxa"/>
          </w:tcPr>
          <w:p w:rsidR="00135936" w:rsidRDefault="00135936" w:rsidP="00135936">
            <w:pPr>
              <w:cnfStyle w:val="000000000000"/>
              <w:rPr>
                <w:ins w:id="3762" w:author="Claus" w:date="2018-12-18T18:21:00Z"/>
                <w:lang w:eastAsia="da-DK"/>
              </w:rPr>
            </w:pPr>
            <w:ins w:id="3763" w:author="Claus" w:date="2018-12-18T18:21:00Z">
              <w:r>
                <w:rPr>
                  <w:lang w:eastAsia="da-DK"/>
                </w:rPr>
                <w:t xml:space="preserve">Tester </w:t>
              </w:r>
            </w:ins>
            <w:ins w:id="3764" w:author="Claus" w:date="2018-12-18T18:24:00Z">
              <w:r>
                <w:rPr>
                  <w:lang w:eastAsia="da-DK"/>
                </w:rPr>
                <w:t xml:space="preserve">RulesCalculatorPost med materialer fra databasen </w:t>
              </w:r>
            </w:ins>
            <w:ins w:id="3765" w:author="Claus" w:date="2018-12-18T18:26:00Z">
              <w:r>
                <w:rPr>
                  <w:lang w:eastAsia="da-DK"/>
                </w:rPr>
                <w:t>hentet med</w:t>
              </w:r>
            </w:ins>
            <w:ins w:id="3766" w:author="Claus" w:date="2018-12-18T18:24:00Z">
              <w:r>
                <w:rPr>
                  <w:lang w:eastAsia="da-DK"/>
                </w:rPr>
                <w:t xml:space="preserve"> DAO.</w:t>
              </w:r>
            </w:ins>
          </w:p>
        </w:tc>
      </w:tr>
      <w:tr w:rsidR="00135936" w:rsidTr="00404227">
        <w:trPr>
          <w:cnfStyle w:val="000000100000"/>
          <w:ins w:id="3767" w:author="Claus" w:date="2018-12-18T18:24:00Z"/>
        </w:trPr>
        <w:tc>
          <w:tcPr>
            <w:cnfStyle w:val="001000000000"/>
            <w:tcW w:w="2546" w:type="dxa"/>
          </w:tcPr>
          <w:p w:rsidR="00135936" w:rsidRDefault="00135936" w:rsidP="00AB2C0A">
            <w:pPr>
              <w:rPr>
                <w:ins w:id="3768" w:author="Claus" w:date="2018-12-18T18:24:00Z"/>
              </w:rPr>
            </w:pPr>
          </w:p>
        </w:tc>
        <w:tc>
          <w:tcPr>
            <w:tcW w:w="2240" w:type="dxa"/>
          </w:tcPr>
          <w:p w:rsidR="00135936" w:rsidRPr="00135936" w:rsidRDefault="00135936" w:rsidP="0068161A">
            <w:pPr>
              <w:cnfStyle w:val="000000100000"/>
              <w:rPr>
                <w:ins w:id="3769" w:author="Claus" w:date="2018-12-18T18:24:00Z"/>
                <w:lang w:eastAsia="da-DK"/>
              </w:rPr>
            </w:pPr>
            <w:ins w:id="3770" w:author="Claus" w:date="2018-12-18T18:24:00Z">
              <w:r w:rsidRPr="00135936">
                <w:rPr>
                  <w:lang w:eastAsia="da-DK"/>
                </w:rPr>
                <w:t>testRoofCalculatorNoSlope</w:t>
              </w:r>
            </w:ins>
          </w:p>
        </w:tc>
        <w:tc>
          <w:tcPr>
            <w:tcW w:w="4961" w:type="dxa"/>
          </w:tcPr>
          <w:p w:rsidR="00135936" w:rsidRDefault="00135936" w:rsidP="00135936">
            <w:pPr>
              <w:cnfStyle w:val="000000100000"/>
              <w:rPr>
                <w:ins w:id="3771" w:author="Claus" w:date="2018-12-18T18:24:00Z"/>
                <w:lang w:eastAsia="da-DK"/>
              </w:rPr>
            </w:pPr>
            <w:ins w:id="3772" w:author="Claus" w:date="2018-12-18T18:25:00Z">
              <w:r>
                <w:rPr>
                  <w:lang w:eastAsia="da-DK"/>
                </w:rPr>
                <w:t xml:space="preserve">Tester RulesCalculatorRoof materialer fra databasen til fladt tag </w:t>
              </w:r>
            </w:ins>
            <w:ins w:id="3773" w:author="Claus" w:date="2018-12-18T18:26:00Z">
              <w:r>
                <w:rPr>
                  <w:lang w:eastAsia="da-DK"/>
                </w:rPr>
                <w:t>hentet med</w:t>
              </w:r>
            </w:ins>
            <w:ins w:id="3774" w:author="Claus" w:date="2018-12-18T18:25:00Z">
              <w:r>
                <w:rPr>
                  <w:lang w:eastAsia="da-DK"/>
                </w:rPr>
                <w:t xml:space="preserve"> DAO.</w:t>
              </w:r>
            </w:ins>
          </w:p>
        </w:tc>
      </w:tr>
      <w:tr w:rsidR="00135936" w:rsidTr="00404227">
        <w:trPr>
          <w:ins w:id="3775" w:author="Claus" w:date="2018-12-18T18:24:00Z"/>
        </w:trPr>
        <w:tc>
          <w:tcPr>
            <w:cnfStyle w:val="001000000000"/>
            <w:tcW w:w="2546" w:type="dxa"/>
          </w:tcPr>
          <w:p w:rsidR="00135936" w:rsidRDefault="00135936" w:rsidP="00AB2C0A">
            <w:pPr>
              <w:rPr>
                <w:ins w:id="3776" w:author="Claus" w:date="2018-12-18T18:24:00Z"/>
              </w:rPr>
            </w:pPr>
          </w:p>
        </w:tc>
        <w:tc>
          <w:tcPr>
            <w:tcW w:w="2240" w:type="dxa"/>
          </w:tcPr>
          <w:p w:rsidR="00135936" w:rsidRPr="00135936" w:rsidRDefault="00135936" w:rsidP="0068161A">
            <w:pPr>
              <w:cnfStyle w:val="000000000000"/>
              <w:rPr>
                <w:ins w:id="3777" w:author="Claus" w:date="2018-12-18T18:24:00Z"/>
                <w:lang w:eastAsia="da-DK"/>
              </w:rPr>
            </w:pPr>
            <w:ins w:id="3778" w:author="Claus" w:date="2018-12-18T18:24:00Z">
              <w:r w:rsidRPr="00135936">
                <w:rPr>
                  <w:lang w:eastAsia="da-DK"/>
                </w:rPr>
                <w:t>testRoofCalculatorSloped</w:t>
              </w:r>
            </w:ins>
          </w:p>
        </w:tc>
        <w:tc>
          <w:tcPr>
            <w:tcW w:w="4961" w:type="dxa"/>
          </w:tcPr>
          <w:p w:rsidR="00135936" w:rsidRDefault="00135936" w:rsidP="00A76332">
            <w:pPr>
              <w:cnfStyle w:val="000000000000"/>
              <w:rPr>
                <w:ins w:id="3779" w:author="Claus" w:date="2018-12-18T18:24:00Z"/>
                <w:lang w:eastAsia="da-DK"/>
              </w:rPr>
            </w:pPr>
            <w:ins w:id="3780" w:author="Claus" w:date="2018-12-18T18:26:00Z">
              <w:r>
                <w:rPr>
                  <w:lang w:eastAsia="da-DK"/>
                </w:rPr>
                <w:t>Som ovenstående, dog til tag med rejsning.</w:t>
              </w:r>
            </w:ins>
          </w:p>
        </w:tc>
      </w:tr>
      <w:tr w:rsidR="00135936" w:rsidTr="00404227">
        <w:trPr>
          <w:cnfStyle w:val="000000100000"/>
          <w:ins w:id="3781" w:author="Claus" w:date="2018-12-18T18:27:00Z"/>
        </w:trPr>
        <w:tc>
          <w:tcPr>
            <w:cnfStyle w:val="001000000000"/>
            <w:tcW w:w="2546" w:type="dxa"/>
          </w:tcPr>
          <w:p w:rsidR="00135936" w:rsidRDefault="00135936" w:rsidP="00AB2C0A">
            <w:pPr>
              <w:rPr>
                <w:ins w:id="3782" w:author="Claus" w:date="2018-12-18T18:27:00Z"/>
              </w:rPr>
            </w:pPr>
            <w:ins w:id="3783" w:author="Claus" w:date="2018-12-18T18:27:00Z">
              <w:r>
                <w:t>MaterialDtoUTest</w:t>
              </w:r>
            </w:ins>
          </w:p>
        </w:tc>
        <w:tc>
          <w:tcPr>
            <w:tcW w:w="2240" w:type="dxa"/>
          </w:tcPr>
          <w:p w:rsidR="00135936" w:rsidRPr="00135936" w:rsidRDefault="00135936" w:rsidP="0068161A">
            <w:pPr>
              <w:cnfStyle w:val="000000100000"/>
              <w:rPr>
                <w:ins w:id="3784" w:author="Claus" w:date="2018-12-18T18:27:00Z"/>
                <w:lang w:eastAsia="da-DK"/>
              </w:rPr>
            </w:pPr>
            <w:ins w:id="3785" w:author="Claus" w:date="2018-12-18T18:27:00Z">
              <w:r>
                <w:rPr>
                  <w:lang w:eastAsia="da-DK"/>
                </w:rPr>
                <w:t>materialComparison</w:t>
              </w:r>
            </w:ins>
          </w:p>
        </w:tc>
        <w:tc>
          <w:tcPr>
            <w:tcW w:w="4961" w:type="dxa"/>
          </w:tcPr>
          <w:p w:rsidR="00135936" w:rsidRDefault="00135936" w:rsidP="00135936">
            <w:pPr>
              <w:cnfStyle w:val="000000100000"/>
              <w:rPr>
                <w:ins w:id="3786" w:author="Claus" w:date="2018-12-18T18:27:00Z"/>
                <w:lang w:eastAsia="da-DK"/>
              </w:rPr>
            </w:pPr>
            <w:ins w:id="3787" w:author="Claus" w:date="2018-12-18T18:27:00Z">
              <w:r>
                <w:rPr>
                  <w:lang w:eastAsia="da-DK"/>
                </w:rPr>
                <w:t xml:space="preserve">Tester implementationen af Comparable interfacet på MaterialDTO, hvor sammenligning sker på </w:t>
              </w:r>
            </w:ins>
            <w:ins w:id="3788" w:author="Claus" w:date="2018-12-18T18:29:00Z">
              <w:r>
                <w:rPr>
                  <w:lang w:eastAsia="da-DK"/>
                </w:rPr>
                <w:t>materialTypeId</w:t>
              </w:r>
            </w:ins>
            <w:ins w:id="3789" w:author="Claus" w:date="2018-12-18T18:27:00Z">
              <w:r>
                <w:rPr>
                  <w:lang w:eastAsia="da-DK"/>
                </w:rPr>
                <w:t>.</w:t>
              </w:r>
            </w:ins>
          </w:p>
        </w:tc>
      </w:tr>
      <w:tr w:rsidR="00135936" w:rsidTr="00404227">
        <w:trPr>
          <w:ins w:id="3790" w:author="Claus" w:date="2018-12-18T18:28:00Z"/>
        </w:trPr>
        <w:tc>
          <w:tcPr>
            <w:cnfStyle w:val="001000000000"/>
            <w:tcW w:w="2546" w:type="dxa"/>
          </w:tcPr>
          <w:p w:rsidR="00135936" w:rsidRDefault="00135936" w:rsidP="00AB2C0A">
            <w:pPr>
              <w:rPr>
                <w:ins w:id="3791" w:author="Claus" w:date="2018-12-18T18:28:00Z"/>
              </w:rPr>
            </w:pPr>
          </w:p>
        </w:tc>
        <w:tc>
          <w:tcPr>
            <w:tcW w:w="2240" w:type="dxa"/>
          </w:tcPr>
          <w:p w:rsidR="00135936" w:rsidRDefault="00135936" w:rsidP="0068161A">
            <w:pPr>
              <w:cnfStyle w:val="000000000000"/>
              <w:rPr>
                <w:ins w:id="3792" w:author="Claus" w:date="2018-12-18T18:28:00Z"/>
                <w:lang w:eastAsia="da-DK"/>
              </w:rPr>
            </w:pPr>
            <w:ins w:id="3793" w:author="Claus" w:date="2018-12-18T18:29:00Z">
              <w:r w:rsidRPr="00135936">
                <w:rPr>
                  <w:lang w:eastAsia="da-DK"/>
                </w:rPr>
                <w:t>materialComparisonWithNegativeTypeId</w:t>
              </w:r>
            </w:ins>
          </w:p>
        </w:tc>
        <w:tc>
          <w:tcPr>
            <w:tcW w:w="4961" w:type="dxa"/>
          </w:tcPr>
          <w:p w:rsidR="00135936" w:rsidRDefault="00135936" w:rsidP="00A76332">
            <w:pPr>
              <w:cnfStyle w:val="000000000000"/>
              <w:rPr>
                <w:ins w:id="3794" w:author="Claus" w:date="2018-12-18T18:28:00Z"/>
                <w:lang w:eastAsia="da-DK"/>
              </w:rPr>
            </w:pPr>
            <w:ins w:id="3795" w:author="Claus" w:date="2018-12-18T18:29:00Z">
              <w:r>
                <w:rPr>
                  <w:lang w:eastAsia="da-DK"/>
                </w:rPr>
                <w:t>Tester at implementationen af Comparable&lt;MaterialDTO&gt; ikke fejler v. negative værdier.</w:t>
              </w:r>
            </w:ins>
          </w:p>
        </w:tc>
      </w:tr>
      <w:tr w:rsidR="00135936" w:rsidTr="00404227">
        <w:trPr>
          <w:cnfStyle w:val="000000100000"/>
          <w:ins w:id="3796" w:author="Claus" w:date="2018-12-18T18:29:00Z"/>
        </w:trPr>
        <w:tc>
          <w:tcPr>
            <w:cnfStyle w:val="001000000000"/>
            <w:tcW w:w="2546" w:type="dxa"/>
          </w:tcPr>
          <w:p w:rsidR="00135936" w:rsidRDefault="00135936" w:rsidP="00AB2C0A">
            <w:pPr>
              <w:rPr>
                <w:ins w:id="3797" w:author="Claus" w:date="2018-12-18T18:29:00Z"/>
              </w:rPr>
            </w:pPr>
          </w:p>
        </w:tc>
        <w:tc>
          <w:tcPr>
            <w:tcW w:w="2240" w:type="dxa"/>
          </w:tcPr>
          <w:p w:rsidR="00135936" w:rsidRPr="00135936" w:rsidRDefault="00135936" w:rsidP="00135936">
            <w:pPr>
              <w:cnfStyle w:val="000000100000"/>
              <w:rPr>
                <w:ins w:id="3798" w:author="Claus" w:date="2018-12-18T18:29:00Z"/>
                <w:lang w:eastAsia="da-DK"/>
              </w:rPr>
            </w:pPr>
            <w:ins w:id="3799" w:author="Claus" w:date="2018-12-18T18:30:00Z">
              <w:r w:rsidRPr="00135936">
                <w:rPr>
                  <w:lang w:eastAsia="da-DK"/>
                </w:rPr>
                <w:t>materialComparisonWithNull</w:t>
              </w:r>
            </w:ins>
          </w:p>
        </w:tc>
        <w:tc>
          <w:tcPr>
            <w:tcW w:w="4961" w:type="dxa"/>
          </w:tcPr>
          <w:p w:rsidR="00135936" w:rsidRDefault="00135936" w:rsidP="00A76332">
            <w:pPr>
              <w:cnfStyle w:val="000000100000"/>
              <w:rPr>
                <w:ins w:id="3800" w:author="Claus" w:date="2018-12-18T18:29:00Z"/>
                <w:lang w:eastAsia="da-DK"/>
              </w:rPr>
            </w:pPr>
            <w:ins w:id="3801" w:author="Claus" w:date="2018-12-18T18:30:00Z">
              <w:r>
                <w:rPr>
                  <w:lang w:eastAsia="da-DK"/>
                </w:rPr>
                <w:t>Tester at Comparable&lt;MaterialDTO&gt; ikke fejler ved null-værdier.</w:t>
              </w:r>
            </w:ins>
          </w:p>
        </w:tc>
      </w:tr>
    </w:tbl>
    <w:p w:rsidR="00AB2C0A" w:rsidRDefault="00AB2C0A">
      <w:pPr>
        <w:rPr>
          <w:ins w:id="3802" w:author="Claus" w:date="2018-12-18T18:43:00Z"/>
          <w:b/>
        </w:rPr>
      </w:pPr>
    </w:p>
    <w:p w:rsidR="00132F63" w:rsidRDefault="00C30F07">
      <w:pPr>
        <w:pStyle w:val="Overskrift2"/>
        <w:rPr>
          <w:ins w:id="3803" w:author="Claus" w:date="2018-12-18T18:43:00Z"/>
        </w:rPr>
        <w:pPrChange w:id="3804" w:author="Claus" w:date="2018-12-18T18:43:00Z">
          <w:pPr/>
        </w:pPrChange>
      </w:pPr>
      <w:bookmarkStart w:id="3805" w:name="_Toc533018509"/>
      <w:ins w:id="3806" w:author="Claus" w:date="2018-12-18T18:43:00Z">
        <w:r>
          <w:lastRenderedPageBreak/>
          <w:t>JaCoCo rapport for projektet.</w:t>
        </w:r>
        <w:bookmarkEnd w:id="3805"/>
      </w:ins>
    </w:p>
    <w:p w:rsidR="00132F63" w:rsidRDefault="00132F63">
      <w:pPr>
        <w:ind w:left="-142"/>
        <w:rPr>
          <w:ins w:id="3807" w:author="Claus" w:date="2018-12-19T20:35:00Z"/>
        </w:rPr>
        <w:pPrChange w:id="3808" w:author="Claus" w:date="2018-12-18T18:44:00Z">
          <w:pPr/>
        </w:pPrChange>
      </w:pPr>
      <w:ins w:id="3809" w:author="Claus" w:date="2018-12-18T18:43:00Z">
        <w:r>
          <w:rPr>
            <w:noProof/>
            <w:lang w:eastAsia="da-DK"/>
            <w:rPrChange w:id="3810" w:author="Unknown">
              <w:rPr>
                <w:noProof/>
                <w:color w:val="0000FF" w:themeColor="hyperlink"/>
                <w:u w:val="single"/>
                <w:lang w:eastAsia="da-DK"/>
              </w:rPr>
            </w:rPrChange>
          </w:rPr>
          <w:drawing>
            <wp:inline distT="0" distB="0" distL="0" distR="0">
              <wp:extent cx="6188710" cy="3993515"/>
              <wp:effectExtent l="19050" t="0" r="2540" b="0"/>
              <wp:docPr id="13" name="Billede 12" descr="jac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co.PNG"/>
                      <pic:cNvPicPr/>
                    </pic:nvPicPr>
                    <pic:blipFill>
                      <a:blip r:embed="rId27"/>
                      <a:stretch>
                        <a:fillRect/>
                      </a:stretch>
                    </pic:blipFill>
                    <pic:spPr>
                      <a:xfrm>
                        <a:off x="0" y="0"/>
                        <a:ext cx="6188710" cy="3993515"/>
                      </a:xfrm>
                      <a:prstGeom prst="rect">
                        <a:avLst/>
                      </a:prstGeom>
                    </pic:spPr>
                  </pic:pic>
                </a:graphicData>
              </a:graphic>
            </wp:inline>
          </w:drawing>
        </w:r>
      </w:ins>
    </w:p>
    <w:p w:rsidR="000905A3" w:rsidRDefault="000905A3">
      <w:pPr>
        <w:ind w:left="-142"/>
        <w:rPr>
          <w:ins w:id="3811" w:author="Claus" w:date="2018-12-19T20:35:00Z"/>
        </w:rPr>
        <w:pPrChange w:id="3812" w:author="Claus" w:date="2018-12-18T18:44:00Z">
          <w:pPr/>
        </w:pPrChange>
      </w:pPr>
    </w:p>
    <w:p w:rsidR="000905A3" w:rsidRDefault="000905A3">
      <w:pPr>
        <w:ind w:left="-142"/>
        <w:rPr>
          <w:ins w:id="3813" w:author="Claus" w:date="2018-12-19T20:35:00Z"/>
        </w:rPr>
        <w:pPrChange w:id="3814" w:author="Claus" w:date="2018-12-18T18:44:00Z">
          <w:pPr/>
        </w:pPrChange>
      </w:pPr>
    </w:p>
    <w:p w:rsidR="000905A3" w:rsidRDefault="000905A3">
      <w:pPr>
        <w:ind w:left="-142"/>
        <w:rPr>
          <w:ins w:id="3815" w:author="Claus" w:date="2018-12-19T20:35:00Z"/>
        </w:rPr>
        <w:pPrChange w:id="3816" w:author="Claus" w:date="2018-12-18T18:44:00Z">
          <w:pPr/>
        </w:pPrChange>
      </w:pPr>
    </w:p>
    <w:p w:rsidR="000905A3" w:rsidRDefault="000905A3">
      <w:pPr>
        <w:ind w:left="-142"/>
        <w:rPr>
          <w:ins w:id="3817" w:author="Claus" w:date="2018-12-19T20:35:00Z"/>
        </w:rPr>
        <w:pPrChange w:id="3818" w:author="Claus" w:date="2018-12-18T18:44:00Z">
          <w:pPr/>
        </w:pPrChange>
      </w:pPr>
    </w:p>
    <w:p w:rsidR="000905A3" w:rsidRDefault="000905A3">
      <w:pPr>
        <w:ind w:left="-142"/>
        <w:rPr>
          <w:ins w:id="3819" w:author="Claus" w:date="2018-12-19T20:35:00Z"/>
        </w:rPr>
        <w:pPrChange w:id="3820" w:author="Claus" w:date="2018-12-18T18:44:00Z">
          <w:pPr/>
        </w:pPrChange>
      </w:pPr>
    </w:p>
    <w:p w:rsidR="000905A3" w:rsidRDefault="000905A3">
      <w:pPr>
        <w:ind w:left="-142"/>
        <w:rPr>
          <w:ins w:id="3821" w:author="Claus" w:date="2018-12-19T20:35:00Z"/>
        </w:rPr>
        <w:pPrChange w:id="3822" w:author="Claus" w:date="2018-12-18T18:44:00Z">
          <w:pPr/>
        </w:pPrChange>
      </w:pPr>
    </w:p>
    <w:p w:rsidR="000905A3" w:rsidRDefault="000905A3">
      <w:pPr>
        <w:ind w:left="-142"/>
        <w:rPr>
          <w:ins w:id="3823" w:author="Claus" w:date="2018-12-19T20:35:00Z"/>
        </w:rPr>
        <w:pPrChange w:id="3824" w:author="Claus" w:date="2018-12-18T18:44:00Z">
          <w:pPr/>
        </w:pPrChange>
      </w:pPr>
    </w:p>
    <w:p w:rsidR="000905A3" w:rsidRDefault="000905A3">
      <w:pPr>
        <w:ind w:left="-142"/>
        <w:rPr>
          <w:ins w:id="3825" w:author="Claus" w:date="2018-12-18T12:16:00Z"/>
        </w:rPr>
        <w:pPrChange w:id="3826" w:author="Claus" w:date="2018-12-18T18:44:00Z">
          <w:pPr/>
        </w:pPrChange>
      </w:pPr>
    </w:p>
    <w:p w:rsidR="00132F63" w:rsidRDefault="00511969">
      <w:pPr>
        <w:pStyle w:val="Overskrift2"/>
        <w:rPr>
          <w:del w:id="3827" w:author="Claus" w:date="2018-12-18T12:08:00Z"/>
        </w:rPr>
        <w:pPrChange w:id="3828" w:author="Claus" w:date="2018-12-18T18:43:00Z">
          <w:pPr>
            <w:pStyle w:val="Overskrift1"/>
          </w:pPr>
        </w:pPrChange>
      </w:pPr>
      <w:del w:id="3829" w:author="Claus" w:date="2018-12-18T12:08:00Z">
        <w:r w:rsidDel="00231B65">
          <w:lastRenderedPageBreak/>
          <w:delText>Interessentanalyse</w:delText>
        </w:r>
        <w:bookmarkStart w:id="3830" w:name="_Toc533016098"/>
        <w:bookmarkStart w:id="3831" w:name="_Toc533016547"/>
        <w:bookmarkStart w:id="3832" w:name="_Toc533016810"/>
        <w:bookmarkStart w:id="3833" w:name="_Toc533017060"/>
        <w:bookmarkStart w:id="3834" w:name="_Toc533018510"/>
        <w:bookmarkEnd w:id="3830"/>
        <w:bookmarkEnd w:id="3831"/>
        <w:bookmarkEnd w:id="3832"/>
        <w:bookmarkEnd w:id="3833"/>
        <w:bookmarkEnd w:id="3834"/>
      </w:del>
    </w:p>
    <w:p w:rsidR="00132F63" w:rsidRDefault="009707C6">
      <w:pPr>
        <w:pStyle w:val="Overskrift2"/>
        <w:rPr>
          <w:del w:id="3835" w:author="Claus" w:date="2018-12-18T12:08:00Z"/>
          <w:rStyle w:val="Strk"/>
        </w:rPr>
        <w:pPrChange w:id="3836" w:author="Claus" w:date="2018-12-18T18:43:00Z">
          <w:pPr>
            <w:pStyle w:val="Listeafsnit"/>
            <w:numPr>
              <w:numId w:val="1"/>
            </w:numPr>
            <w:ind w:hanging="360"/>
          </w:pPr>
        </w:pPrChange>
      </w:pPr>
      <w:del w:id="3837" w:author="Claus" w:date="2018-12-18T12:08:00Z">
        <w:r w:rsidRPr="0014228C" w:rsidDel="00231B65">
          <w:rPr>
            <w:rStyle w:val="Strk"/>
          </w:rPr>
          <w:delText xml:space="preserve">Martin (eller anden nøglemedarbejder i trælasten): </w:delText>
        </w:r>
        <w:bookmarkStart w:id="3838" w:name="_Toc533016099"/>
        <w:bookmarkStart w:id="3839" w:name="_Toc533016548"/>
        <w:bookmarkStart w:id="3840" w:name="_Toc533016811"/>
        <w:bookmarkStart w:id="3841" w:name="_Toc533017061"/>
        <w:bookmarkStart w:id="3842" w:name="_Toc533018511"/>
        <w:bookmarkEnd w:id="3838"/>
        <w:bookmarkEnd w:id="3839"/>
        <w:bookmarkEnd w:id="3840"/>
        <w:bookmarkEnd w:id="3841"/>
        <w:bookmarkEnd w:id="3842"/>
      </w:del>
    </w:p>
    <w:p w:rsidR="00132F63" w:rsidRDefault="009707C6">
      <w:pPr>
        <w:pStyle w:val="Overskrift2"/>
        <w:rPr>
          <w:del w:id="3843" w:author="Claus" w:date="2018-12-18T12:08:00Z"/>
        </w:rPr>
        <w:pPrChange w:id="3844" w:author="Claus" w:date="2018-12-18T18:43:00Z">
          <w:pPr>
            <w:pStyle w:val="Listeafsnit"/>
            <w:numPr>
              <w:numId w:val="2"/>
            </w:numPr>
            <w:ind w:left="1080" w:hanging="360"/>
          </w:pPr>
        </w:pPrChange>
      </w:pPr>
      <w:del w:id="3845" w:author="Claus" w:date="2018-12-18T12:08:00Z">
        <w:r w:rsidDel="00231B65">
          <w:delText xml:space="preserve">Har en stor viden om nuværende situation og ønsker om den fremtidige. </w:delText>
        </w:r>
        <w:bookmarkStart w:id="3846" w:name="_Toc533016100"/>
        <w:bookmarkStart w:id="3847" w:name="_Toc533016549"/>
        <w:bookmarkStart w:id="3848" w:name="_Toc533016812"/>
        <w:bookmarkStart w:id="3849" w:name="_Toc533017062"/>
        <w:bookmarkStart w:id="3850" w:name="_Toc533018512"/>
        <w:bookmarkEnd w:id="3846"/>
        <w:bookmarkEnd w:id="3847"/>
        <w:bookmarkEnd w:id="3848"/>
        <w:bookmarkEnd w:id="3849"/>
        <w:bookmarkEnd w:id="3850"/>
      </w:del>
    </w:p>
    <w:p w:rsidR="00132F63" w:rsidRDefault="009707C6">
      <w:pPr>
        <w:pStyle w:val="Overskrift2"/>
        <w:rPr>
          <w:del w:id="3851" w:author="Claus" w:date="2018-12-18T12:08:00Z"/>
        </w:rPr>
        <w:pPrChange w:id="3852" w:author="Claus" w:date="2018-12-18T18:43:00Z">
          <w:pPr>
            <w:pStyle w:val="Listeafsnit"/>
            <w:numPr>
              <w:numId w:val="2"/>
            </w:numPr>
            <w:ind w:left="1080" w:hanging="360"/>
          </w:pPr>
        </w:pPrChange>
      </w:pPr>
      <w:del w:id="3853" w:author="Claus" w:date="2018-12-18T12:08:00Z">
        <w:r w:rsidDel="00231B65">
          <w:delText xml:space="preserve">Er – så vidt vides – den eneste der har adgang til systemets administrative del. </w:delText>
        </w:r>
        <w:bookmarkStart w:id="3854" w:name="_Toc533016101"/>
        <w:bookmarkStart w:id="3855" w:name="_Toc533016550"/>
        <w:bookmarkStart w:id="3856" w:name="_Toc533016813"/>
        <w:bookmarkStart w:id="3857" w:name="_Toc533017063"/>
        <w:bookmarkStart w:id="3858" w:name="_Toc533018513"/>
        <w:bookmarkEnd w:id="3854"/>
        <w:bookmarkEnd w:id="3855"/>
        <w:bookmarkEnd w:id="3856"/>
        <w:bookmarkEnd w:id="3857"/>
        <w:bookmarkEnd w:id="3858"/>
      </w:del>
    </w:p>
    <w:p w:rsidR="00132F63" w:rsidRDefault="009707C6">
      <w:pPr>
        <w:pStyle w:val="Overskrift2"/>
        <w:rPr>
          <w:del w:id="3859" w:author="Claus" w:date="2018-12-18T12:08:00Z"/>
        </w:rPr>
        <w:pPrChange w:id="3860" w:author="Claus" w:date="2018-12-18T18:43:00Z">
          <w:pPr>
            <w:pStyle w:val="Listeafsnit"/>
            <w:numPr>
              <w:numId w:val="2"/>
            </w:numPr>
            <w:ind w:left="1080" w:hanging="360"/>
          </w:pPr>
        </w:pPrChange>
      </w:pPr>
      <w:del w:id="3861" w:author="Claus" w:date="2018-12-18T12:08:00Z">
        <w:r w:rsidDel="00231B65">
          <w:delText>Har indgående kendskab til sædvanlige problemstillinger ifm. bestillinger af carporte</w:delText>
        </w:r>
        <w:r w:rsidR="002A6E98" w:rsidDel="00231B65">
          <w:delText>, f.eks. skæve dimensioner, for store skure, for høj rejsning mv</w:delText>
        </w:r>
        <w:r w:rsidDel="00231B65">
          <w:delText>.</w:delText>
        </w:r>
        <w:bookmarkStart w:id="3862" w:name="_Toc533016102"/>
        <w:bookmarkStart w:id="3863" w:name="_Toc533016551"/>
        <w:bookmarkStart w:id="3864" w:name="_Toc533016814"/>
        <w:bookmarkStart w:id="3865" w:name="_Toc533017064"/>
        <w:bookmarkStart w:id="3866" w:name="_Toc533018514"/>
        <w:bookmarkEnd w:id="3862"/>
        <w:bookmarkEnd w:id="3863"/>
        <w:bookmarkEnd w:id="3864"/>
        <w:bookmarkEnd w:id="3865"/>
        <w:bookmarkEnd w:id="3866"/>
      </w:del>
    </w:p>
    <w:p w:rsidR="00132F63" w:rsidRDefault="009707C6">
      <w:pPr>
        <w:pStyle w:val="Overskrift2"/>
        <w:rPr>
          <w:del w:id="3867" w:author="Claus" w:date="2018-12-18T12:08:00Z"/>
        </w:rPr>
        <w:pPrChange w:id="3868" w:author="Claus" w:date="2018-12-18T18:43:00Z">
          <w:pPr>
            <w:pStyle w:val="Listeafsnit"/>
            <w:numPr>
              <w:numId w:val="2"/>
            </w:numPr>
            <w:ind w:left="1080" w:hanging="360"/>
          </w:pPr>
        </w:pPrChange>
      </w:pPr>
      <w:del w:id="3869" w:author="Claus" w:date="2018-12-18T12:08:00Z">
        <w:r w:rsidDel="00231B65">
          <w:delText>Står for nuværende prisjustering og ”mapning” mellem gl. varenumre og nye.</w:delText>
        </w:r>
        <w:bookmarkStart w:id="3870" w:name="_Toc533016103"/>
        <w:bookmarkStart w:id="3871" w:name="_Toc533016552"/>
        <w:bookmarkStart w:id="3872" w:name="_Toc533016815"/>
        <w:bookmarkStart w:id="3873" w:name="_Toc533017065"/>
        <w:bookmarkStart w:id="3874" w:name="_Toc533018515"/>
        <w:bookmarkEnd w:id="3870"/>
        <w:bookmarkEnd w:id="3871"/>
        <w:bookmarkEnd w:id="3872"/>
        <w:bookmarkEnd w:id="3873"/>
        <w:bookmarkEnd w:id="3874"/>
      </w:del>
    </w:p>
    <w:p w:rsidR="00132F63" w:rsidRDefault="009707C6">
      <w:pPr>
        <w:pStyle w:val="Overskrift2"/>
        <w:rPr>
          <w:del w:id="3875" w:author="Claus" w:date="2018-12-18T12:08:00Z"/>
          <w:rStyle w:val="Strk"/>
        </w:rPr>
        <w:pPrChange w:id="3876" w:author="Claus" w:date="2018-12-18T18:43:00Z">
          <w:pPr>
            <w:pStyle w:val="Listeafsnit"/>
            <w:numPr>
              <w:numId w:val="1"/>
            </w:numPr>
            <w:ind w:hanging="360"/>
          </w:pPr>
        </w:pPrChange>
      </w:pPr>
      <w:del w:id="3877" w:author="Claus" w:date="2018-12-18T12:08:00Z">
        <w:r w:rsidRPr="0014228C" w:rsidDel="00231B65">
          <w:rPr>
            <w:rStyle w:val="Strk"/>
          </w:rPr>
          <w:delText>Alm. medarbejdere i trælasten:</w:delText>
        </w:r>
        <w:bookmarkStart w:id="3878" w:name="_Toc533016104"/>
        <w:bookmarkStart w:id="3879" w:name="_Toc533016553"/>
        <w:bookmarkStart w:id="3880" w:name="_Toc533016816"/>
        <w:bookmarkStart w:id="3881" w:name="_Toc533017066"/>
        <w:bookmarkStart w:id="3882" w:name="_Toc533018516"/>
        <w:bookmarkEnd w:id="3878"/>
        <w:bookmarkEnd w:id="3879"/>
        <w:bookmarkEnd w:id="3880"/>
        <w:bookmarkEnd w:id="3881"/>
        <w:bookmarkEnd w:id="3882"/>
      </w:del>
    </w:p>
    <w:p w:rsidR="00132F63" w:rsidRDefault="009707C6">
      <w:pPr>
        <w:pStyle w:val="Overskrift2"/>
        <w:rPr>
          <w:del w:id="3883" w:author="Claus" w:date="2018-12-18T12:08:00Z"/>
        </w:rPr>
        <w:pPrChange w:id="3884" w:author="Claus" w:date="2018-12-18T18:43:00Z">
          <w:pPr>
            <w:pStyle w:val="Listeafsnit"/>
            <w:numPr>
              <w:numId w:val="3"/>
            </w:numPr>
            <w:ind w:left="1080" w:hanging="360"/>
          </w:pPr>
        </w:pPrChange>
      </w:pPr>
      <w:del w:id="3885" w:author="Claus" w:date="2018-12-18T12:08:00Z">
        <w:r w:rsidDel="00231B65">
          <w:delText>Skal evt. kunne betjene systemet, så salg af carporte/træk af styklister, ændring af priser og pakning også kan ske når Martin eller anden nøglemedarbejder ikke er på arbejde.</w:delText>
        </w:r>
        <w:bookmarkStart w:id="3886" w:name="_Toc533016105"/>
        <w:bookmarkStart w:id="3887" w:name="_Toc533016554"/>
        <w:bookmarkStart w:id="3888" w:name="_Toc533016817"/>
        <w:bookmarkStart w:id="3889" w:name="_Toc533017067"/>
        <w:bookmarkStart w:id="3890" w:name="_Toc533018517"/>
        <w:bookmarkEnd w:id="3886"/>
        <w:bookmarkEnd w:id="3887"/>
        <w:bookmarkEnd w:id="3888"/>
        <w:bookmarkEnd w:id="3889"/>
        <w:bookmarkEnd w:id="3890"/>
      </w:del>
    </w:p>
    <w:p w:rsidR="00132F63" w:rsidRDefault="009707C6">
      <w:pPr>
        <w:pStyle w:val="Overskrift2"/>
        <w:rPr>
          <w:del w:id="3891" w:author="Claus" w:date="2018-12-18T12:08:00Z"/>
          <w:rStyle w:val="Strk"/>
        </w:rPr>
        <w:pPrChange w:id="3892" w:author="Claus" w:date="2018-12-18T18:43:00Z">
          <w:pPr>
            <w:pStyle w:val="Listeafsnit"/>
            <w:numPr>
              <w:numId w:val="1"/>
            </w:numPr>
            <w:ind w:hanging="360"/>
          </w:pPr>
        </w:pPrChange>
      </w:pPr>
      <w:del w:id="3893" w:author="Claus" w:date="2018-12-18T12:08:00Z">
        <w:r w:rsidRPr="0014228C" w:rsidDel="00231B65">
          <w:rPr>
            <w:rStyle w:val="Strk"/>
          </w:rPr>
          <w:delText>Kunder:</w:delText>
        </w:r>
        <w:bookmarkStart w:id="3894" w:name="_Toc533016106"/>
        <w:bookmarkStart w:id="3895" w:name="_Toc533016555"/>
        <w:bookmarkStart w:id="3896" w:name="_Toc533016818"/>
        <w:bookmarkStart w:id="3897" w:name="_Toc533017068"/>
        <w:bookmarkStart w:id="3898" w:name="_Toc533018518"/>
        <w:bookmarkEnd w:id="3894"/>
        <w:bookmarkEnd w:id="3895"/>
        <w:bookmarkEnd w:id="3896"/>
        <w:bookmarkEnd w:id="3897"/>
        <w:bookmarkEnd w:id="3898"/>
      </w:del>
    </w:p>
    <w:p w:rsidR="00132F63" w:rsidRDefault="009707C6">
      <w:pPr>
        <w:pStyle w:val="Overskrift2"/>
        <w:rPr>
          <w:del w:id="3899" w:author="Claus" w:date="2018-12-18T12:08:00Z"/>
        </w:rPr>
        <w:pPrChange w:id="3900" w:author="Claus" w:date="2018-12-18T18:43:00Z">
          <w:pPr>
            <w:pStyle w:val="Listeafsnit"/>
            <w:numPr>
              <w:numId w:val="4"/>
            </w:numPr>
            <w:ind w:left="1080" w:hanging="360"/>
          </w:pPr>
        </w:pPrChange>
      </w:pPr>
      <w:del w:id="3901" w:author="Claus" w:date="2018-12-18T12:08:00Z">
        <w:r w:rsidDel="00231B65">
          <w:delText xml:space="preserve">Jf. interview vil kunder få mulighed </w:delText>
        </w:r>
        <w:r w:rsidR="002A6E98" w:rsidDel="00231B65">
          <w:delText xml:space="preserve">for valg </w:delText>
        </w:r>
        <w:r w:rsidDel="00231B65">
          <w:delText xml:space="preserve">af beklædningsmaterialer, tagbelægning mv. </w:delText>
        </w:r>
        <w:bookmarkStart w:id="3902" w:name="_Toc533016107"/>
        <w:bookmarkStart w:id="3903" w:name="_Toc533016556"/>
        <w:bookmarkStart w:id="3904" w:name="_Toc533016819"/>
        <w:bookmarkStart w:id="3905" w:name="_Toc533017069"/>
        <w:bookmarkStart w:id="3906" w:name="_Toc533018519"/>
        <w:bookmarkEnd w:id="3902"/>
        <w:bookmarkEnd w:id="3903"/>
        <w:bookmarkEnd w:id="3904"/>
        <w:bookmarkEnd w:id="3905"/>
        <w:bookmarkEnd w:id="3906"/>
      </w:del>
    </w:p>
    <w:p w:rsidR="00132F63" w:rsidRDefault="00922AAE">
      <w:pPr>
        <w:pStyle w:val="Overskrift2"/>
        <w:rPr>
          <w:del w:id="3907" w:author="Claus" w:date="2018-12-18T12:08:00Z"/>
          <w:rStyle w:val="Strk"/>
        </w:rPr>
        <w:pPrChange w:id="3908" w:author="Claus" w:date="2018-12-18T18:43:00Z">
          <w:pPr>
            <w:pStyle w:val="Listeafsnit"/>
            <w:numPr>
              <w:numId w:val="1"/>
            </w:numPr>
            <w:ind w:hanging="360"/>
          </w:pPr>
        </w:pPrChange>
      </w:pPr>
      <w:del w:id="3909" w:author="Claus" w:date="2018-12-18T12:08:00Z">
        <w:r w:rsidRPr="0014228C" w:rsidDel="00231B65">
          <w:rPr>
            <w:rStyle w:val="Strk"/>
          </w:rPr>
          <w:delText>Administration:</w:delText>
        </w:r>
        <w:bookmarkStart w:id="3910" w:name="_Toc533016108"/>
        <w:bookmarkStart w:id="3911" w:name="_Toc533016557"/>
        <w:bookmarkStart w:id="3912" w:name="_Toc533016820"/>
        <w:bookmarkStart w:id="3913" w:name="_Toc533017070"/>
        <w:bookmarkStart w:id="3914" w:name="_Toc533018520"/>
        <w:bookmarkEnd w:id="3910"/>
        <w:bookmarkEnd w:id="3911"/>
        <w:bookmarkEnd w:id="3912"/>
        <w:bookmarkEnd w:id="3913"/>
        <w:bookmarkEnd w:id="3914"/>
      </w:del>
    </w:p>
    <w:p w:rsidR="00132F63" w:rsidRDefault="002A6E98">
      <w:pPr>
        <w:pStyle w:val="Overskrift2"/>
        <w:rPr>
          <w:del w:id="3915" w:author="Claus" w:date="2018-12-18T12:08:00Z"/>
        </w:rPr>
        <w:pPrChange w:id="3916" w:author="Claus" w:date="2018-12-18T18:43:00Z">
          <w:pPr>
            <w:pStyle w:val="Listeafsnit"/>
            <w:numPr>
              <w:numId w:val="5"/>
            </w:numPr>
            <w:ind w:left="1080" w:hanging="360"/>
          </w:pPr>
        </w:pPrChange>
      </w:pPr>
      <w:del w:id="3917" w:author="Claus" w:date="2018-12-18T12:08:00Z">
        <w:r w:rsidDel="00231B65">
          <w:delText xml:space="preserve">Evt. færre reklamationssager </w:delText>
        </w:r>
        <w:r w:rsidR="00307E1F" w:rsidDel="00231B65">
          <w:delText>afledt af f.eks. misforstået telefonisk dialog.</w:delText>
        </w:r>
        <w:bookmarkStart w:id="3918" w:name="_Toc533016109"/>
        <w:bookmarkStart w:id="3919" w:name="_Toc533016558"/>
        <w:bookmarkStart w:id="3920" w:name="_Toc533016821"/>
        <w:bookmarkStart w:id="3921" w:name="_Toc533017071"/>
        <w:bookmarkStart w:id="3922" w:name="_Toc533018521"/>
        <w:bookmarkEnd w:id="3918"/>
        <w:bookmarkEnd w:id="3919"/>
        <w:bookmarkEnd w:id="3920"/>
        <w:bookmarkEnd w:id="3921"/>
        <w:bookmarkEnd w:id="3922"/>
      </w:del>
    </w:p>
    <w:p w:rsidR="00132F63" w:rsidRDefault="00307E1F">
      <w:pPr>
        <w:pStyle w:val="Overskrift2"/>
        <w:rPr>
          <w:del w:id="3923" w:author="Claus" w:date="2018-12-18T12:08:00Z"/>
        </w:rPr>
        <w:pPrChange w:id="3924" w:author="Claus" w:date="2018-12-18T18:43:00Z">
          <w:pPr>
            <w:pStyle w:val="Listeafsnit"/>
            <w:numPr>
              <w:numId w:val="5"/>
            </w:numPr>
            <w:ind w:left="1080" w:hanging="360"/>
          </w:pPr>
        </w:pPrChange>
      </w:pPr>
      <w:del w:id="3925" w:author="Claus" w:date="2018-12-18T12:08:00Z">
        <w:r w:rsidDel="00231B65">
          <w:delText>Bedre/korrekt overskudsgrad som flg. af korrekt beregning af f.eks. belægning/beklædning.</w:delText>
        </w:r>
        <w:bookmarkStart w:id="3926" w:name="_Toc533016110"/>
        <w:bookmarkStart w:id="3927" w:name="_Toc533016559"/>
        <w:bookmarkStart w:id="3928" w:name="_Toc533016822"/>
        <w:bookmarkStart w:id="3929" w:name="_Toc533017072"/>
        <w:bookmarkStart w:id="3930" w:name="_Toc533018522"/>
        <w:bookmarkEnd w:id="3926"/>
        <w:bookmarkEnd w:id="3927"/>
        <w:bookmarkEnd w:id="3928"/>
        <w:bookmarkEnd w:id="3929"/>
        <w:bookmarkEnd w:id="3930"/>
      </w:del>
    </w:p>
    <w:p w:rsidR="00132F63" w:rsidRDefault="00307E1F">
      <w:pPr>
        <w:pStyle w:val="Overskrift2"/>
        <w:rPr>
          <w:del w:id="3931" w:author="Claus" w:date="2018-12-18T12:08:00Z"/>
        </w:rPr>
        <w:pPrChange w:id="3932" w:author="Claus" w:date="2018-12-18T18:43:00Z">
          <w:pPr>
            <w:pStyle w:val="Listeafsnit"/>
            <w:numPr>
              <w:numId w:val="5"/>
            </w:numPr>
            <w:ind w:left="1080" w:hanging="360"/>
          </w:pPr>
        </w:pPrChange>
      </w:pPr>
      <w:del w:id="3933" w:author="Claus" w:date="2018-12-18T12:08:00Z">
        <w:r w:rsidDel="00231B65">
          <w:delText>Flere ordrer fordi systemet giver kunder mulighed for at gennemføre forespørgsler til ende før telefonisk kontakt, f.eks. valg af beklædning, belægning, dimensioner mv.</w:delText>
        </w:r>
        <w:bookmarkStart w:id="3934" w:name="_Toc533016111"/>
        <w:bookmarkStart w:id="3935" w:name="_Toc533016560"/>
        <w:bookmarkStart w:id="3936" w:name="_Toc533016823"/>
        <w:bookmarkStart w:id="3937" w:name="_Toc533017073"/>
        <w:bookmarkStart w:id="3938" w:name="_Toc533018523"/>
        <w:bookmarkEnd w:id="3934"/>
        <w:bookmarkEnd w:id="3935"/>
        <w:bookmarkEnd w:id="3936"/>
        <w:bookmarkEnd w:id="3937"/>
        <w:bookmarkEnd w:id="3938"/>
      </w:del>
    </w:p>
    <w:p w:rsidR="00132F63" w:rsidRDefault="00C15A62">
      <w:pPr>
        <w:pStyle w:val="Overskrift2"/>
        <w:rPr>
          <w:del w:id="3939" w:author="Claus" w:date="2018-12-18T12:08:00Z"/>
        </w:rPr>
        <w:pPrChange w:id="3940" w:author="Claus" w:date="2018-12-18T18:43:00Z">
          <w:pPr>
            <w:pStyle w:val="Listeafsnit"/>
            <w:numPr>
              <w:numId w:val="5"/>
            </w:numPr>
            <w:ind w:left="1080" w:hanging="360"/>
          </w:pPr>
        </w:pPrChange>
      </w:pPr>
      <w:del w:id="3941" w:author="Claus" w:date="2018-12-18T12:08:00Z">
        <w:r w:rsidDel="00231B65">
          <w:delText>Færre risici forbundet med opdatering / vedligehold af systemet (f.eks. v. sygdom/bortgang af ngl. medarbejder).</w:delText>
        </w:r>
        <w:bookmarkStart w:id="3942" w:name="_Toc533016112"/>
        <w:bookmarkStart w:id="3943" w:name="_Toc533016561"/>
        <w:bookmarkStart w:id="3944" w:name="_Toc533016824"/>
        <w:bookmarkStart w:id="3945" w:name="_Toc533017074"/>
        <w:bookmarkStart w:id="3946" w:name="_Toc533018524"/>
        <w:bookmarkEnd w:id="3942"/>
        <w:bookmarkEnd w:id="3943"/>
        <w:bookmarkEnd w:id="3944"/>
        <w:bookmarkEnd w:id="3945"/>
        <w:bookmarkEnd w:id="3946"/>
      </w:del>
    </w:p>
    <w:p w:rsidR="00132F63" w:rsidRDefault="002A6E98">
      <w:pPr>
        <w:pStyle w:val="Overskrift2"/>
        <w:rPr>
          <w:del w:id="3947" w:author="Claus" w:date="2018-12-18T12:08:00Z"/>
          <w:rStyle w:val="Strk"/>
        </w:rPr>
        <w:pPrChange w:id="3948" w:author="Claus" w:date="2018-12-18T18:43:00Z">
          <w:pPr>
            <w:pStyle w:val="Listeafsnit"/>
            <w:numPr>
              <w:numId w:val="1"/>
            </w:numPr>
            <w:ind w:hanging="360"/>
          </w:pPr>
        </w:pPrChange>
      </w:pPr>
      <w:del w:id="3949" w:author="Claus" w:date="2018-12-18T12:08:00Z">
        <w:r w:rsidRPr="0014228C" w:rsidDel="00231B65">
          <w:rPr>
            <w:rStyle w:val="Strk"/>
          </w:rPr>
          <w:delText>Direktion:</w:delText>
        </w:r>
        <w:bookmarkStart w:id="3950" w:name="_Toc533016113"/>
        <w:bookmarkStart w:id="3951" w:name="_Toc533016562"/>
        <w:bookmarkStart w:id="3952" w:name="_Toc533016825"/>
        <w:bookmarkStart w:id="3953" w:name="_Toc533017075"/>
        <w:bookmarkStart w:id="3954" w:name="_Toc533018525"/>
        <w:bookmarkEnd w:id="3950"/>
        <w:bookmarkEnd w:id="3951"/>
        <w:bookmarkEnd w:id="3952"/>
        <w:bookmarkEnd w:id="3953"/>
        <w:bookmarkEnd w:id="3954"/>
      </w:del>
    </w:p>
    <w:p w:rsidR="00132F63" w:rsidRDefault="00307E1F">
      <w:pPr>
        <w:pStyle w:val="Overskrift2"/>
        <w:rPr>
          <w:del w:id="3955" w:author="Claus" w:date="2018-12-18T12:08:00Z"/>
        </w:rPr>
        <w:pPrChange w:id="3956" w:author="Claus" w:date="2018-12-18T18:43:00Z">
          <w:pPr>
            <w:pStyle w:val="Listeafsnit"/>
            <w:numPr>
              <w:numId w:val="6"/>
            </w:numPr>
            <w:ind w:left="1080" w:hanging="360"/>
          </w:pPr>
        </w:pPrChange>
      </w:pPr>
      <w:del w:id="3957" w:author="Claus" w:date="2018-12-18T12:08:00Z">
        <w:r w:rsidDel="00231B65">
          <w:delText>Skal beslutte om systemet har et fornuftigt ROI og dermed om det skal implementeres.</w:delText>
        </w:r>
        <w:bookmarkStart w:id="3958" w:name="_Toc533016114"/>
        <w:bookmarkStart w:id="3959" w:name="_Toc533016563"/>
        <w:bookmarkStart w:id="3960" w:name="_Toc533016826"/>
        <w:bookmarkStart w:id="3961" w:name="_Toc533017076"/>
        <w:bookmarkStart w:id="3962" w:name="_Toc533018526"/>
        <w:bookmarkEnd w:id="3958"/>
        <w:bookmarkEnd w:id="3959"/>
        <w:bookmarkEnd w:id="3960"/>
        <w:bookmarkEnd w:id="3961"/>
        <w:bookmarkEnd w:id="3962"/>
      </w:del>
    </w:p>
    <w:p w:rsidR="00132F63" w:rsidRDefault="00C15A62">
      <w:pPr>
        <w:pStyle w:val="Overskrift2"/>
        <w:rPr>
          <w:del w:id="3963" w:author="Claus" w:date="2018-12-18T12:08:00Z"/>
        </w:rPr>
        <w:pPrChange w:id="3964" w:author="Claus" w:date="2018-12-18T18:43:00Z">
          <w:pPr>
            <w:pStyle w:val="Listeafsnit"/>
            <w:numPr>
              <w:numId w:val="6"/>
            </w:numPr>
            <w:ind w:left="1080" w:hanging="360"/>
          </w:pPr>
        </w:pPrChange>
      </w:pPr>
      <w:del w:id="3965" w:author="Claus" w:date="2018-12-18T12:08:00Z">
        <w:r w:rsidDel="00231B65">
          <w:delText>Bedre bundlinje ved større salg/optimering af overskudsgrad.</w:delText>
        </w:r>
        <w:bookmarkStart w:id="3966" w:name="_Toc533016115"/>
        <w:bookmarkStart w:id="3967" w:name="_Toc533016564"/>
        <w:bookmarkStart w:id="3968" w:name="_Toc533016827"/>
        <w:bookmarkStart w:id="3969" w:name="_Toc533017077"/>
        <w:bookmarkStart w:id="3970" w:name="_Toc533018527"/>
        <w:bookmarkEnd w:id="3966"/>
        <w:bookmarkEnd w:id="3967"/>
        <w:bookmarkEnd w:id="3968"/>
        <w:bookmarkEnd w:id="3969"/>
        <w:bookmarkEnd w:id="3970"/>
      </w:del>
    </w:p>
    <w:p w:rsidR="00132F63" w:rsidRDefault="00132F63">
      <w:pPr>
        <w:pStyle w:val="Overskrift2"/>
        <w:rPr>
          <w:del w:id="3971" w:author="Claus" w:date="2018-12-18T12:08:00Z"/>
        </w:rPr>
        <w:pPrChange w:id="3972" w:author="Claus" w:date="2018-12-18T18:43:00Z">
          <w:pPr/>
        </w:pPrChange>
      </w:pPr>
      <w:bookmarkStart w:id="3973" w:name="_Toc533016116"/>
      <w:bookmarkStart w:id="3974" w:name="_Toc533016565"/>
      <w:bookmarkStart w:id="3975" w:name="_Toc533016828"/>
      <w:bookmarkStart w:id="3976" w:name="_Toc533017078"/>
      <w:bookmarkStart w:id="3977" w:name="_Toc533018528"/>
      <w:bookmarkEnd w:id="3973"/>
      <w:bookmarkEnd w:id="3974"/>
      <w:bookmarkEnd w:id="3975"/>
      <w:bookmarkEnd w:id="3976"/>
      <w:bookmarkEnd w:id="3977"/>
    </w:p>
    <w:p w:rsidR="00132F63" w:rsidRDefault="00132F63">
      <w:pPr>
        <w:pStyle w:val="Overskrift2"/>
        <w:rPr>
          <w:del w:id="3978" w:author="Claus" w:date="2018-12-18T12:08:00Z"/>
        </w:rPr>
        <w:pPrChange w:id="3979" w:author="Claus" w:date="2018-12-18T18:43:00Z">
          <w:pPr/>
        </w:pPrChange>
      </w:pPr>
      <w:bookmarkStart w:id="3980" w:name="_Toc533016117"/>
      <w:bookmarkStart w:id="3981" w:name="_Toc533016566"/>
      <w:bookmarkStart w:id="3982" w:name="_Toc533016829"/>
      <w:bookmarkStart w:id="3983" w:name="_Toc533017079"/>
      <w:bookmarkStart w:id="3984" w:name="_Toc533018529"/>
      <w:bookmarkEnd w:id="3980"/>
      <w:bookmarkEnd w:id="3981"/>
      <w:bookmarkEnd w:id="3982"/>
      <w:bookmarkEnd w:id="3983"/>
      <w:bookmarkEnd w:id="3984"/>
    </w:p>
    <w:tbl>
      <w:tblPr>
        <w:tblStyle w:val="Mediumgitter3-fremhvningsfarve1"/>
        <w:tblW w:w="0" w:type="auto"/>
        <w:tblLook w:val="04A0"/>
      </w:tblPr>
      <w:tblGrid>
        <w:gridCol w:w="2556"/>
        <w:gridCol w:w="2269"/>
        <w:gridCol w:w="2788"/>
        <w:gridCol w:w="2355"/>
      </w:tblGrid>
      <w:tr w:rsidR="00D95CBB" w:rsidDel="00231B65" w:rsidTr="00ED5E7B">
        <w:trPr>
          <w:cnfStyle w:val="100000000000"/>
          <w:del w:id="3985" w:author="Claus" w:date="2018-12-18T12:08:00Z"/>
        </w:trPr>
        <w:tc>
          <w:tcPr>
            <w:cnfStyle w:val="001000000000"/>
            <w:tcW w:w="1629" w:type="dxa"/>
          </w:tcPr>
          <w:p w:rsidR="00132F63" w:rsidRDefault="00132F63">
            <w:pPr>
              <w:pStyle w:val="Overskrift2"/>
              <w:rPr>
                <w:del w:id="3986" w:author="Claus" w:date="2018-12-18T12:08:00Z"/>
                <w:rFonts w:ascii="Arial" w:eastAsiaTheme="minorHAnsi" w:hAnsi="Arial" w:cs="Arial"/>
                <w:b w:val="0"/>
                <w:bCs w:val="0"/>
                <w:color w:val="auto"/>
                <w:lang w:eastAsia="ja-JP"/>
              </w:rPr>
              <w:pPrChange w:id="3987" w:author="Claus" w:date="2018-12-18T18:43:00Z">
                <w:pPr>
                  <w:spacing w:after="200" w:line="276" w:lineRule="auto"/>
                </w:pPr>
              </w:pPrChange>
            </w:pPr>
            <w:bookmarkStart w:id="3988" w:name="_Toc533016118"/>
            <w:bookmarkStart w:id="3989" w:name="_Toc533016567"/>
            <w:bookmarkStart w:id="3990" w:name="_Toc533016830"/>
            <w:bookmarkStart w:id="3991" w:name="_Toc533017080"/>
            <w:bookmarkStart w:id="3992" w:name="_Toc533018530"/>
            <w:bookmarkEnd w:id="3988"/>
            <w:bookmarkEnd w:id="3989"/>
            <w:bookmarkEnd w:id="3990"/>
            <w:bookmarkEnd w:id="3991"/>
            <w:bookmarkEnd w:id="3992"/>
          </w:p>
          <w:p w:rsidR="00132F63" w:rsidRDefault="00D95CBB">
            <w:pPr>
              <w:pStyle w:val="Overskrift2"/>
              <w:rPr>
                <w:del w:id="3993" w:author="Claus" w:date="2018-12-18T12:08:00Z"/>
                <w:rFonts w:ascii="Arial" w:hAnsi="Arial" w:cs="Arial"/>
                <w:b w:val="0"/>
                <w:bCs w:val="0"/>
                <w:color w:val="auto"/>
              </w:rPr>
              <w:pPrChange w:id="3994" w:author="Claus" w:date="2018-12-18T18:43:00Z">
                <w:pPr>
                  <w:spacing w:after="200" w:line="276" w:lineRule="auto"/>
                </w:pPr>
              </w:pPrChange>
            </w:pPr>
            <w:del w:id="3995" w:author="Claus" w:date="2018-12-18T12:08:00Z">
              <w:r w:rsidDel="00231B65">
                <w:rPr>
                  <w:rFonts w:ascii="Arial" w:eastAsiaTheme="minorHAnsi" w:hAnsi="Arial" w:cs="Arial"/>
                  <w:lang w:eastAsia="ja-JP"/>
                </w:rPr>
                <w:delText>▼</w:delText>
              </w:r>
              <w:r w:rsidDel="00231B65">
                <w:delText>Indflydelse</w:delText>
              </w:r>
              <w:bookmarkStart w:id="3996" w:name="_Toc533016119"/>
              <w:bookmarkStart w:id="3997" w:name="_Toc533016568"/>
              <w:bookmarkStart w:id="3998" w:name="_Toc533016831"/>
              <w:bookmarkStart w:id="3999" w:name="_Toc533017081"/>
              <w:bookmarkStart w:id="4000" w:name="_Toc533018531"/>
              <w:bookmarkEnd w:id="3996"/>
              <w:bookmarkEnd w:id="3997"/>
              <w:bookmarkEnd w:id="3998"/>
              <w:bookmarkEnd w:id="3999"/>
              <w:bookmarkEnd w:id="4000"/>
            </w:del>
          </w:p>
        </w:tc>
        <w:tc>
          <w:tcPr>
            <w:tcW w:w="1630" w:type="dxa"/>
          </w:tcPr>
          <w:p w:rsidR="00132F63" w:rsidRDefault="00D95CBB">
            <w:pPr>
              <w:pStyle w:val="Overskrift2"/>
              <w:cnfStyle w:val="100000000000"/>
              <w:rPr>
                <w:del w:id="4001" w:author="Claus" w:date="2018-12-18T12:08:00Z"/>
                <w:rFonts w:ascii="Arial" w:hAnsi="Arial" w:cs="Arial"/>
                <w:b w:val="0"/>
                <w:bCs w:val="0"/>
                <w:color w:val="auto"/>
              </w:rPr>
              <w:pPrChange w:id="4002" w:author="Claus" w:date="2018-12-18T18:43:00Z">
                <w:pPr>
                  <w:spacing w:after="200" w:line="276" w:lineRule="auto"/>
                  <w:cnfStyle w:val="100000000000"/>
                </w:pPr>
              </w:pPrChange>
            </w:pPr>
            <w:del w:id="4003" w:author="Claus" w:date="2018-12-18T12:08:00Z">
              <w:r w:rsidDel="00231B65">
                <w:delText xml:space="preserve">Medvirken </w:delText>
              </w:r>
              <w:r w:rsidDel="00231B65">
                <w:rPr>
                  <w:rFonts w:ascii="Arial" w:hAnsi="Arial" w:cs="Arial"/>
                </w:rPr>
                <w:delText>►</w:delText>
              </w:r>
              <w:bookmarkStart w:id="4004" w:name="_Toc533016120"/>
              <w:bookmarkStart w:id="4005" w:name="_Toc533016569"/>
              <w:bookmarkStart w:id="4006" w:name="_Toc533016832"/>
              <w:bookmarkStart w:id="4007" w:name="_Toc533017082"/>
              <w:bookmarkStart w:id="4008" w:name="_Toc533018532"/>
              <w:bookmarkEnd w:id="4004"/>
              <w:bookmarkEnd w:id="4005"/>
              <w:bookmarkEnd w:id="4006"/>
              <w:bookmarkEnd w:id="4007"/>
              <w:bookmarkEnd w:id="4008"/>
            </w:del>
          </w:p>
        </w:tc>
        <w:tc>
          <w:tcPr>
            <w:tcW w:w="3259" w:type="dxa"/>
          </w:tcPr>
          <w:p w:rsidR="00132F63" w:rsidRDefault="00D95CBB">
            <w:pPr>
              <w:pStyle w:val="Overskrift2"/>
              <w:cnfStyle w:val="100000000000"/>
              <w:rPr>
                <w:del w:id="4009" w:author="Claus" w:date="2018-12-18T12:08:00Z"/>
                <w:b w:val="0"/>
                <w:bCs w:val="0"/>
                <w:color w:val="auto"/>
              </w:rPr>
              <w:pPrChange w:id="4010" w:author="Claus" w:date="2018-12-18T18:43:00Z">
                <w:pPr>
                  <w:spacing w:after="200" w:line="276" w:lineRule="auto"/>
                  <w:cnfStyle w:val="100000000000"/>
                </w:pPr>
              </w:pPrChange>
            </w:pPr>
            <w:del w:id="4011" w:author="Claus" w:date="2018-12-18T12:08:00Z">
              <w:r w:rsidDel="00231B65">
                <w:delText>HØJ</w:delText>
              </w:r>
              <w:bookmarkStart w:id="4012" w:name="_Toc533016121"/>
              <w:bookmarkStart w:id="4013" w:name="_Toc533016570"/>
              <w:bookmarkStart w:id="4014" w:name="_Toc533016833"/>
              <w:bookmarkStart w:id="4015" w:name="_Toc533017083"/>
              <w:bookmarkStart w:id="4016" w:name="_Toc533018533"/>
              <w:bookmarkEnd w:id="4012"/>
              <w:bookmarkEnd w:id="4013"/>
              <w:bookmarkEnd w:id="4014"/>
              <w:bookmarkEnd w:id="4015"/>
              <w:bookmarkEnd w:id="4016"/>
            </w:del>
          </w:p>
        </w:tc>
        <w:tc>
          <w:tcPr>
            <w:tcW w:w="3260" w:type="dxa"/>
          </w:tcPr>
          <w:p w:rsidR="00132F63" w:rsidRDefault="00D95CBB">
            <w:pPr>
              <w:pStyle w:val="Overskrift2"/>
              <w:cnfStyle w:val="100000000000"/>
              <w:rPr>
                <w:del w:id="4017" w:author="Claus" w:date="2018-12-18T12:08:00Z"/>
                <w:b w:val="0"/>
                <w:bCs w:val="0"/>
                <w:color w:val="auto"/>
              </w:rPr>
              <w:pPrChange w:id="4018" w:author="Claus" w:date="2018-12-18T18:43:00Z">
                <w:pPr>
                  <w:spacing w:after="200" w:line="276" w:lineRule="auto"/>
                  <w:cnfStyle w:val="100000000000"/>
                </w:pPr>
              </w:pPrChange>
            </w:pPr>
            <w:del w:id="4019" w:author="Claus" w:date="2018-12-18T12:08:00Z">
              <w:r w:rsidDel="00231B65">
                <w:delText>LAV</w:delText>
              </w:r>
              <w:bookmarkStart w:id="4020" w:name="_Toc533016122"/>
              <w:bookmarkStart w:id="4021" w:name="_Toc533016571"/>
              <w:bookmarkStart w:id="4022" w:name="_Toc533016834"/>
              <w:bookmarkStart w:id="4023" w:name="_Toc533017084"/>
              <w:bookmarkStart w:id="4024" w:name="_Toc533018534"/>
              <w:bookmarkEnd w:id="4020"/>
              <w:bookmarkEnd w:id="4021"/>
              <w:bookmarkEnd w:id="4022"/>
              <w:bookmarkEnd w:id="4023"/>
              <w:bookmarkEnd w:id="4024"/>
            </w:del>
          </w:p>
        </w:tc>
        <w:bookmarkStart w:id="4025" w:name="_Toc533016123"/>
        <w:bookmarkStart w:id="4026" w:name="_Toc533016572"/>
        <w:bookmarkStart w:id="4027" w:name="_Toc533016835"/>
        <w:bookmarkStart w:id="4028" w:name="_Toc533017085"/>
        <w:bookmarkStart w:id="4029" w:name="_Toc533018535"/>
        <w:bookmarkEnd w:id="4025"/>
        <w:bookmarkEnd w:id="4026"/>
        <w:bookmarkEnd w:id="4027"/>
        <w:bookmarkEnd w:id="4028"/>
        <w:bookmarkEnd w:id="4029"/>
      </w:tr>
      <w:tr w:rsidR="00922AAE" w:rsidDel="00231B65" w:rsidTr="002A6E98">
        <w:trPr>
          <w:cnfStyle w:val="000000100000"/>
          <w:del w:id="4030" w:author="Claus" w:date="2018-12-18T12:08:00Z"/>
        </w:trPr>
        <w:tc>
          <w:tcPr>
            <w:cnfStyle w:val="001000000000"/>
            <w:tcW w:w="3259" w:type="dxa"/>
            <w:gridSpan w:val="2"/>
          </w:tcPr>
          <w:p w:rsidR="00132F63" w:rsidRDefault="00922AAE">
            <w:pPr>
              <w:pStyle w:val="Overskrift2"/>
              <w:rPr>
                <w:del w:id="4031" w:author="Claus" w:date="2018-12-18T12:08:00Z"/>
                <w:b w:val="0"/>
                <w:bCs w:val="0"/>
                <w:color w:val="auto"/>
              </w:rPr>
              <w:pPrChange w:id="4032" w:author="Claus" w:date="2018-12-18T18:43:00Z">
                <w:pPr>
                  <w:spacing w:after="200" w:line="276" w:lineRule="auto"/>
                </w:pPr>
              </w:pPrChange>
            </w:pPr>
            <w:del w:id="4033" w:author="Claus" w:date="2018-12-18T12:08:00Z">
              <w:r w:rsidDel="00231B65">
                <w:delText>HØJ</w:delText>
              </w:r>
              <w:bookmarkStart w:id="4034" w:name="_Toc533016124"/>
              <w:bookmarkStart w:id="4035" w:name="_Toc533016573"/>
              <w:bookmarkStart w:id="4036" w:name="_Toc533016836"/>
              <w:bookmarkStart w:id="4037" w:name="_Toc533017086"/>
              <w:bookmarkStart w:id="4038" w:name="_Toc533018536"/>
              <w:bookmarkEnd w:id="4034"/>
              <w:bookmarkEnd w:id="4035"/>
              <w:bookmarkEnd w:id="4036"/>
              <w:bookmarkEnd w:id="4037"/>
              <w:bookmarkEnd w:id="4038"/>
            </w:del>
          </w:p>
        </w:tc>
        <w:tc>
          <w:tcPr>
            <w:tcW w:w="3259" w:type="dxa"/>
          </w:tcPr>
          <w:p w:rsidR="00132F63" w:rsidRDefault="00922AAE">
            <w:pPr>
              <w:pStyle w:val="Overskrift2"/>
              <w:cnfStyle w:val="000000100000"/>
              <w:rPr>
                <w:del w:id="4039" w:author="Claus" w:date="2018-12-18T12:08:00Z"/>
              </w:rPr>
              <w:pPrChange w:id="4040" w:author="Claus" w:date="2018-12-18T18:43:00Z">
                <w:pPr>
                  <w:pStyle w:val="Listeafsnit"/>
                  <w:numPr>
                    <w:numId w:val="1"/>
                  </w:numPr>
                  <w:spacing w:after="200" w:line="276" w:lineRule="auto"/>
                  <w:ind w:hanging="360"/>
                  <w:cnfStyle w:val="000000100000"/>
                </w:pPr>
              </w:pPrChange>
            </w:pPr>
            <w:del w:id="4041" w:author="Claus" w:date="2018-12-18T12:08:00Z">
              <w:r w:rsidDel="00231B65">
                <w:delText>Martin og øvrige ngl. medarbejdere i trælasten.</w:delText>
              </w:r>
              <w:bookmarkStart w:id="4042" w:name="_Toc533016125"/>
              <w:bookmarkStart w:id="4043" w:name="_Toc533016574"/>
              <w:bookmarkStart w:id="4044" w:name="_Toc533016837"/>
              <w:bookmarkStart w:id="4045" w:name="_Toc533017087"/>
              <w:bookmarkStart w:id="4046" w:name="_Toc533018537"/>
              <w:bookmarkEnd w:id="4042"/>
              <w:bookmarkEnd w:id="4043"/>
              <w:bookmarkEnd w:id="4044"/>
              <w:bookmarkEnd w:id="4045"/>
              <w:bookmarkEnd w:id="4046"/>
            </w:del>
          </w:p>
          <w:p w:rsidR="00132F63" w:rsidRDefault="00132F63">
            <w:pPr>
              <w:pStyle w:val="Overskrift2"/>
              <w:cnfStyle w:val="000000100000"/>
              <w:rPr>
                <w:del w:id="4047" w:author="Claus" w:date="2018-12-18T12:08:00Z"/>
              </w:rPr>
              <w:pPrChange w:id="4048" w:author="Claus" w:date="2018-12-18T18:43:00Z">
                <w:pPr>
                  <w:spacing w:after="200" w:line="276" w:lineRule="auto"/>
                  <w:cnfStyle w:val="000000100000"/>
                </w:pPr>
              </w:pPrChange>
            </w:pPr>
            <w:bookmarkStart w:id="4049" w:name="_Toc533016126"/>
            <w:bookmarkStart w:id="4050" w:name="_Toc533016575"/>
            <w:bookmarkStart w:id="4051" w:name="_Toc533016838"/>
            <w:bookmarkStart w:id="4052" w:name="_Toc533017088"/>
            <w:bookmarkStart w:id="4053" w:name="_Toc533018538"/>
            <w:bookmarkEnd w:id="4049"/>
            <w:bookmarkEnd w:id="4050"/>
            <w:bookmarkEnd w:id="4051"/>
            <w:bookmarkEnd w:id="4052"/>
            <w:bookmarkEnd w:id="4053"/>
          </w:p>
        </w:tc>
        <w:tc>
          <w:tcPr>
            <w:tcW w:w="3260" w:type="dxa"/>
          </w:tcPr>
          <w:p w:rsidR="00132F63" w:rsidRDefault="002A6E98">
            <w:pPr>
              <w:pStyle w:val="Overskrift2"/>
              <w:cnfStyle w:val="000000100000"/>
              <w:rPr>
                <w:del w:id="4054" w:author="Claus" w:date="2018-12-18T12:08:00Z"/>
              </w:rPr>
              <w:pPrChange w:id="4055" w:author="Claus" w:date="2018-12-18T18:43:00Z">
                <w:pPr>
                  <w:pStyle w:val="Listeafsnit"/>
                  <w:numPr>
                    <w:numId w:val="1"/>
                  </w:numPr>
                  <w:spacing w:after="200" w:line="276" w:lineRule="auto"/>
                  <w:ind w:hanging="360"/>
                  <w:cnfStyle w:val="000000100000"/>
                </w:pPr>
              </w:pPrChange>
            </w:pPr>
            <w:del w:id="4056" w:author="Claus" w:date="2018-12-18T12:08:00Z">
              <w:r w:rsidDel="00231B65">
                <w:delText>Direktion</w:delText>
              </w:r>
              <w:bookmarkStart w:id="4057" w:name="_Toc533016127"/>
              <w:bookmarkStart w:id="4058" w:name="_Toc533016576"/>
              <w:bookmarkStart w:id="4059" w:name="_Toc533016839"/>
              <w:bookmarkStart w:id="4060" w:name="_Toc533017089"/>
              <w:bookmarkStart w:id="4061" w:name="_Toc533018539"/>
              <w:bookmarkEnd w:id="4057"/>
              <w:bookmarkEnd w:id="4058"/>
              <w:bookmarkEnd w:id="4059"/>
              <w:bookmarkEnd w:id="4060"/>
              <w:bookmarkEnd w:id="4061"/>
            </w:del>
          </w:p>
          <w:p w:rsidR="00132F63" w:rsidRDefault="00C94D4C">
            <w:pPr>
              <w:pStyle w:val="Overskrift2"/>
              <w:cnfStyle w:val="000000100000"/>
              <w:rPr>
                <w:del w:id="4062" w:author="Claus" w:date="2018-12-18T12:08:00Z"/>
              </w:rPr>
              <w:pPrChange w:id="4063" w:author="Claus" w:date="2018-12-18T18:43:00Z">
                <w:pPr>
                  <w:pStyle w:val="Listeafsnit"/>
                  <w:numPr>
                    <w:numId w:val="1"/>
                  </w:numPr>
                  <w:spacing w:after="200" w:line="276" w:lineRule="auto"/>
                  <w:ind w:hanging="360"/>
                  <w:cnfStyle w:val="000000100000"/>
                </w:pPr>
              </w:pPrChange>
            </w:pPr>
            <w:del w:id="4064" w:author="Claus" w:date="2018-12-18T12:08:00Z">
              <w:r w:rsidDel="00231B65">
                <w:delText>Kunder*</w:delText>
              </w:r>
              <w:bookmarkStart w:id="4065" w:name="_Toc533016128"/>
              <w:bookmarkStart w:id="4066" w:name="_Toc533016577"/>
              <w:bookmarkStart w:id="4067" w:name="_Toc533016840"/>
              <w:bookmarkStart w:id="4068" w:name="_Toc533017090"/>
              <w:bookmarkStart w:id="4069" w:name="_Toc533018540"/>
              <w:bookmarkEnd w:id="4065"/>
              <w:bookmarkEnd w:id="4066"/>
              <w:bookmarkEnd w:id="4067"/>
              <w:bookmarkEnd w:id="4068"/>
              <w:bookmarkEnd w:id="4069"/>
            </w:del>
          </w:p>
          <w:p w:rsidR="00132F63" w:rsidRDefault="00132F63">
            <w:pPr>
              <w:pStyle w:val="Overskrift2"/>
              <w:cnfStyle w:val="000000100000"/>
              <w:rPr>
                <w:del w:id="4070" w:author="Claus" w:date="2018-12-18T12:08:00Z"/>
              </w:rPr>
              <w:pPrChange w:id="4071" w:author="Claus" w:date="2018-12-18T18:43:00Z">
                <w:pPr>
                  <w:pStyle w:val="Listeafsnit"/>
                  <w:spacing w:after="200" w:line="276" w:lineRule="auto"/>
                  <w:cnfStyle w:val="000000100000"/>
                </w:pPr>
              </w:pPrChange>
            </w:pPr>
            <w:bookmarkStart w:id="4072" w:name="_Toc533016129"/>
            <w:bookmarkStart w:id="4073" w:name="_Toc533016578"/>
            <w:bookmarkStart w:id="4074" w:name="_Toc533016841"/>
            <w:bookmarkStart w:id="4075" w:name="_Toc533017091"/>
            <w:bookmarkStart w:id="4076" w:name="_Toc533018541"/>
            <w:bookmarkEnd w:id="4072"/>
            <w:bookmarkEnd w:id="4073"/>
            <w:bookmarkEnd w:id="4074"/>
            <w:bookmarkEnd w:id="4075"/>
            <w:bookmarkEnd w:id="4076"/>
          </w:p>
        </w:tc>
        <w:bookmarkStart w:id="4077" w:name="_Toc533016130"/>
        <w:bookmarkStart w:id="4078" w:name="_Toc533016579"/>
        <w:bookmarkStart w:id="4079" w:name="_Toc533016842"/>
        <w:bookmarkStart w:id="4080" w:name="_Toc533017092"/>
        <w:bookmarkStart w:id="4081" w:name="_Toc533018542"/>
        <w:bookmarkEnd w:id="4077"/>
        <w:bookmarkEnd w:id="4078"/>
        <w:bookmarkEnd w:id="4079"/>
        <w:bookmarkEnd w:id="4080"/>
        <w:bookmarkEnd w:id="4081"/>
      </w:tr>
      <w:tr w:rsidR="00922AAE" w:rsidDel="00231B65" w:rsidTr="002A6E98">
        <w:trPr>
          <w:del w:id="4082" w:author="Claus" w:date="2018-12-18T12:08:00Z"/>
        </w:trPr>
        <w:tc>
          <w:tcPr>
            <w:cnfStyle w:val="001000000000"/>
            <w:tcW w:w="3259" w:type="dxa"/>
            <w:gridSpan w:val="2"/>
          </w:tcPr>
          <w:p w:rsidR="00132F63" w:rsidRDefault="00922AAE">
            <w:pPr>
              <w:pStyle w:val="Overskrift2"/>
              <w:rPr>
                <w:del w:id="4083" w:author="Claus" w:date="2018-12-18T12:08:00Z"/>
                <w:b w:val="0"/>
                <w:bCs w:val="0"/>
                <w:color w:val="auto"/>
              </w:rPr>
              <w:pPrChange w:id="4084" w:author="Claus" w:date="2018-12-18T18:43:00Z">
                <w:pPr>
                  <w:spacing w:after="200" w:line="276" w:lineRule="auto"/>
                </w:pPr>
              </w:pPrChange>
            </w:pPr>
            <w:del w:id="4085" w:author="Claus" w:date="2018-12-18T12:08:00Z">
              <w:r w:rsidDel="00231B65">
                <w:delText>LAV</w:delText>
              </w:r>
              <w:bookmarkStart w:id="4086" w:name="_Toc533016131"/>
              <w:bookmarkStart w:id="4087" w:name="_Toc533016580"/>
              <w:bookmarkStart w:id="4088" w:name="_Toc533016843"/>
              <w:bookmarkStart w:id="4089" w:name="_Toc533017093"/>
              <w:bookmarkStart w:id="4090" w:name="_Toc533018543"/>
              <w:bookmarkEnd w:id="4086"/>
              <w:bookmarkEnd w:id="4087"/>
              <w:bookmarkEnd w:id="4088"/>
              <w:bookmarkEnd w:id="4089"/>
              <w:bookmarkEnd w:id="4090"/>
            </w:del>
          </w:p>
        </w:tc>
        <w:tc>
          <w:tcPr>
            <w:tcW w:w="3259" w:type="dxa"/>
          </w:tcPr>
          <w:p w:rsidR="00132F63" w:rsidRDefault="00C10478">
            <w:pPr>
              <w:pStyle w:val="Overskrift2"/>
              <w:cnfStyle w:val="000000000000"/>
              <w:rPr>
                <w:del w:id="4091" w:author="Claus" w:date="2018-12-18T12:08:00Z"/>
              </w:rPr>
              <w:pPrChange w:id="4092" w:author="Claus" w:date="2018-12-18T18:43:00Z">
                <w:pPr>
                  <w:pStyle w:val="Listeafsnit"/>
                  <w:numPr>
                    <w:numId w:val="1"/>
                  </w:numPr>
                  <w:spacing w:after="200" w:line="276" w:lineRule="auto"/>
                  <w:ind w:hanging="360"/>
                  <w:cnfStyle w:val="000000000000"/>
                </w:pPr>
              </w:pPrChange>
            </w:pPr>
            <w:del w:id="4093" w:author="Claus" w:date="2018-12-18T12:08:00Z">
              <w:r w:rsidDel="00231B65">
                <w:delText>Administration</w:delText>
              </w:r>
              <w:bookmarkStart w:id="4094" w:name="_Toc533016132"/>
              <w:bookmarkStart w:id="4095" w:name="_Toc533016581"/>
              <w:bookmarkStart w:id="4096" w:name="_Toc533016844"/>
              <w:bookmarkStart w:id="4097" w:name="_Toc533017094"/>
              <w:bookmarkStart w:id="4098" w:name="_Toc533018544"/>
              <w:bookmarkEnd w:id="4094"/>
              <w:bookmarkEnd w:id="4095"/>
              <w:bookmarkEnd w:id="4096"/>
              <w:bookmarkEnd w:id="4097"/>
              <w:bookmarkEnd w:id="4098"/>
            </w:del>
          </w:p>
          <w:p w:rsidR="00132F63" w:rsidRDefault="002A6E98">
            <w:pPr>
              <w:pStyle w:val="Overskrift2"/>
              <w:cnfStyle w:val="000000000000"/>
              <w:rPr>
                <w:del w:id="4099" w:author="Claus" w:date="2018-12-18T12:08:00Z"/>
              </w:rPr>
              <w:pPrChange w:id="4100" w:author="Claus" w:date="2018-12-18T18:43:00Z">
                <w:pPr>
                  <w:pStyle w:val="Listeafsnit"/>
                  <w:numPr>
                    <w:numId w:val="1"/>
                  </w:numPr>
                  <w:spacing w:after="200" w:line="276" w:lineRule="auto"/>
                  <w:ind w:hanging="360"/>
                  <w:cnfStyle w:val="000000000000"/>
                </w:pPr>
              </w:pPrChange>
            </w:pPr>
            <w:del w:id="4101" w:author="Claus" w:date="2018-12-18T12:08:00Z">
              <w:r w:rsidDel="00231B65">
                <w:delText>Alm. medarbejdere i trælasten</w:delText>
              </w:r>
              <w:bookmarkStart w:id="4102" w:name="_Toc533016133"/>
              <w:bookmarkStart w:id="4103" w:name="_Toc533016582"/>
              <w:bookmarkStart w:id="4104" w:name="_Toc533016845"/>
              <w:bookmarkStart w:id="4105" w:name="_Toc533017095"/>
              <w:bookmarkStart w:id="4106" w:name="_Toc533018545"/>
              <w:bookmarkEnd w:id="4102"/>
              <w:bookmarkEnd w:id="4103"/>
              <w:bookmarkEnd w:id="4104"/>
              <w:bookmarkEnd w:id="4105"/>
              <w:bookmarkEnd w:id="4106"/>
            </w:del>
          </w:p>
        </w:tc>
        <w:tc>
          <w:tcPr>
            <w:tcW w:w="3260" w:type="dxa"/>
          </w:tcPr>
          <w:p w:rsidR="00132F63" w:rsidRDefault="0014228C">
            <w:pPr>
              <w:pStyle w:val="Overskrift2"/>
              <w:cnfStyle w:val="000000000000"/>
              <w:rPr>
                <w:del w:id="4107" w:author="Claus" w:date="2018-12-18T12:08:00Z"/>
              </w:rPr>
              <w:pPrChange w:id="4108" w:author="Claus" w:date="2018-12-18T18:43:00Z">
                <w:pPr>
                  <w:pStyle w:val="Listeafsnit"/>
                  <w:numPr>
                    <w:numId w:val="1"/>
                  </w:numPr>
                  <w:spacing w:after="200" w:line="276" w:lineRule="auto"/>
                  <w:ind w:hanging="360"/>
                  <w:cnfStyle w:val="000000000000"/>
                </w:pPr>
              </w:pPrChange>
            </w:pPr>
            <w:del w:id="4109" w:author="Claus" w:date="2018-12-18T12:08:00Z">
              <w:r w:rsidDel="00231B65">
                <w:delText>Aktionærer</w:delText>
              </w:r>
              <w:bookmarkStart w:id="4110" w:name="_Toc533016134"/>
              <w:bookmarkStart w:id="4111" w:name="_Toc533016583"/>
              <w:bookmarkStart w:id="4112" w:name="_Toc533016846"/>
              <w:bookmarkStart w:id="4113" w:name="_Toc533017096"/>
              <w:bookmarkStart w:id="4114" w:name="_Toc533018546"/>
              <w:bookmarkEnd w:id="4110"/>
              <w:bookmarkEnd w:id="4111"/>
              <w:bookmarkEnd w:id="4112"/>
              <w:bookmarkEnd w:id="4113"/>
              <w:bookmarkEnd w:id="4114"/>
            </w:del>
          </w:p>
        </w:tc>
        <w:bookmarkStart w:id="4115" w:name="_Toc533016135"/>
        <w:bookmarkStart w:id="4116" w:name="_Toc533016584"/>
        <w:bookmarkStart w:id="4117" w:name="_Toc533016847"/>
        <w:bookmarkStart w:id="4118" w:name="_Toc533017097"/>
        <w:bookmarkStart w:id="4119" w:name="_Toc533018547"/>
        <w:bookmarkEnd w:id="4115"/>
        <w:bookmarkEnd w:id="4116"/>
        <w:bookmarkEnd w:id="4117"/>
        <w:bookmarkEnd w:id="4118"/>
        <w:bookmarkEnd w:id="4119"/>
      </w:tr>
    </w:tbl>
    <w:p w:rsidR="00132F63" w:rsidRDefault="00307E1F">
      <w:pPr>
        <w:pStyle w:val="Overskrift2"/>
        <w:rPr>
          <w:del w:id="4120" w:author="Claus" w:date="2018-12-18T12:08:00Z"/>
          <w:sz w:val="20"/>
        </w:rPr>
        <w:pPrChange w:id="4121" w:author="Claus" w:date="2018-12-18T18:43:00Z">
          <w:pPr/>
        </w:pPrChange>
      </w:pPr>
      <w:del w:id="4122" w:author="Claus" w:date="2018-12-18T12:08:00Z">
        <w:r w:rsidRPr="008033FC" w:rsidDel="00231B65">
          <w:rPr>
            <w:sz w:val="20"/>
          </w:rPr>
          <w:delText>* = Kunder er vigtige aktører i det</w:delText>
        </w:r>
        <w:r w:rsidR="00EC6F1F" w:rsidDel="00231B65">
          <w:rPr>
            <w:sz w:val="20"/>
          </w:rPr>
          <w:delText xml:space="preserve"> nuværende og</w:delText>
        </w:r>
        <w:r w:rsidRPr="008033FC" w:rsidDel="00231B65">
          <w:rPr>
            <w:sz w:val="20"/>
          </w:rPr>
          <w:delText xml:space="preserve"> fremtidige system. De </w:delText>
        </w:r>
        <w:r w:rsidR="00C94D4C" w:rsidDel="00231B65">
          <w:rPr>
            <w:sz w:val="20"/>
          </w:rPr>
          <w:delText xml:space="preserve">har </w:delText>
        </w:r>
        <w:r w:rsidRPr="008033FC" w:rsidDel="00231B65">
          <w:rPr>
            <w:sz w:val="20"/>
          </w:rPr>
          <w:delText>lav medvirken</w:delText>
        </w:r>
        <w:r w:rsidR="00C94D4C" w:rsidDel="00231B65">
          <w:rPr>
            <w:sz w:val="20"/>
          </w:rPr>
          <w:delText xml:space="preserve"> men høj, </w:delText>
        </w:r>
        <w:r w:rsidR="002477D7" w:rsidDel="00231B65">
          <w:rPr>
            <w:sz w:val="20"/>
          </w:rPr>
          <w:delText xml:space="preserve">om end </w:delText>
        </w:r>
        <w:r w:rsidR="00C94D4C" w:rsidDel="00231B65">
          <w:rPr>
            <w:sz w:val="20"/>
          </w:rPr>
          <w:delText xml:space="preserve">indirekte, </w:delText>
        </w:r>
        <w:r w:rsidR="00D95CBB" w:rsidRPr="008033FC" w:rsidDel="00231B65">
          <w:rPr>
            <w:sz w:val="20"/>
          </w:rPr>
          <w:delText>indflydelse</w:delText>
        </w:r>
        <w:r w:rsidRPr="008033FC" w:rsidDel="00231B65">
          <w:rPr>
            <w:sz w:val="20"/>
          </w:rPr>
          <w:delText xml:space="preserve">, idet de ikke aktivt inddrages i </w:delText>
        </w:r>
        <w:r w:rsidR="00C15A62" w:rsidRPr="008033FC" w:rsidDel="00231B65">
          <w:rPr>
            <w:sz w:val="20"/>
          </w:rPr>
          <w:delText xml:space="preserve">udviklingen. Deres </w:delText>
        </w:r>
        <w:r w:rsidRPr="008033FC" w:rsidDel="00231B65">
          <w:rPr>
            <w:sz w:val="20"/>
          </w:rPr>
          <w:delText xml:space="preserve">feedback/henvendelser er </w:delText>
        </w:r>
        <w:r w:rsidR="00C15A62" w:rsidRPr="008033FC" w:rsidDel="00231B65">
          <w:rPr>
            <w:sz w:val="20"/>
          </w:rPr>
          <w:delText>dog</w:delText>
        </w:r>
        <w:r w:rsidRPr="008033FC" w:rsidDel="00231B65">
          <w:rPr>
            <w:sz w:val="20"/>
          </w:rPr>
          <w:delText xml:space="preserve"> medvirkende </w:delText>
        </w:r>
        <w:r w:rsidR="00C15A62" w:rsidRPr="008033FC" w:rsidDel="00231B65">
          <w:rPr>
            <w:sz w:val="20"/>
          </w:rPr>
          <w:delText>til at definere krav til den del af systemet, som de bruger (hjemmesiden).</w:delText>
        </w:r>
        <w:bookmarkStart w:id="4123" w:name="_Toc533016136"/>
        <w:bookmarkStart w:id="4124" w:name="_Toc533016585"/>
        <w:bookmarkStart w:id="4125" w:name="_Toc533016848"/>
        <w:bookmarkStart w:id="4126" w:name="_Toc533017098"/>
        <w:bookmarkStart w:id="4127" w:name="_Toc533018548"/>
        <w:bookmarkEnd w:id="4123"/>
        <w:bookmarkEnd w:id="4124"/>
        <w:bookmarkEnd w:id="4125"/>
        <w:bookmarkEnd w:id="4126"/>
        <w:bookmarkEnd w:id="4127"/>
      </w:del>
    </w:p>
    <w:p w:rsidR="00132F63" w:rsidRDefault="00132F63">
      <w:pPr>
        <w:pStyle w:val="Overskrift2"/>
        <w:rPr>
          <w:del w:id="4128" w:author="Claus" w:date="2018-12-18T12:08:00Z"/>
        </w:rPr>
        <w:pPrChange w:id="4129" w:author="Claus" w:date="2018-12-18T18:43:00Z">
          <w:pPr/>
        </w:pPrChange>
      </w:pPr>
      <w:bookmarkStart w:id="4130" w:name="_Toc533016137"/>
      <w:bookmarkStart w:id="4131" w:name="_Toc533016586"/>
      <w:bookmarkStart w:id="4132" w:name="_Toc533016849"/>
      <w:bookmarkStart w:id="4133" w:name="_Toc533017099"/>
      <w:bookmarkStart w:id="4134" w:name="_Toc533018549"/>
      <w:bookmarkEnd w:id="4130"/>
      <w:bookmarkEnd w:id="4131"/>
      <w:bookmarkEnd w:id="4132"/>
      <w:bookmarkEnd w:id="4133"/>
      <w:bookmarkEnd w:id="4134"/>
    </w:p>
    <w:p w:rsidR="00132F63" w:rsidRDefault="0014228C">
      <w:pPr>
        <w:pStyle w:val="Overskrift2"/>
        <w:rPr>
          <w:del w:id="4135" w:author="Claus" w:date="2018-12-18T12:08:00Z"/>
        </w:rPr>
        <w:pPrChange w:id="4136" w:author="Claus" w:date="2018-12-18T18:43:00Z">
          <w:pPr>
            <w:pStyle w:val="Overskrift1"/>
          </w:pPr>
        </w:pPrChange>
      </w:pPr>
      <w:del w:id="4137" w:author="Claus" w:date="2018-12-18T12:08:00Z">
        <w:r w:rsidDel="00231B65">
          <w:delText>SWOT-analyse</w:delText>
        </w:r>
        <w:r w:rsidR="0013533A" w:rsidDel="00231B65">
          <w:delText>r</w:delText>
        </w:r>
        <w:bookmarkStart w:id="4138" w:name="_Toc533016138"/>
        <w:bookmarkStart w:id="4139" w:name="_Toc533016587"/>
        <w:bookmarkStart w:id="4140" w:name="_Toc533016850"/>
        <w:bookmarkStart w:id="4141" w:name="_Toc533017100"/>
        <w:bookmarkStart w:id="4142" w:name="_Toc533018550"/>
        <w:bookmarkEnd w:id="4138"/>
        <w:bookmarkEnd w:id="4139"/>
        <w:bookmarkEnd w:id="4140"/>
        <w:bookmarkEnd w:id="4141"/>
        <w:bookmarkEnd w:id="4142"/>
      </w:del>
    </w:p>
    <w:tbl>
      <w:tblPr>
        <w:tblStyle w:val="Mediumgitter3-fremhvningsfarve1"/>
        <w:tblW w:w="0" w:type="auto"/>
        <w:tblLook w:val="04A0"/>
      </w:tblPr>
      <w:tblGrid>
        <w:gridCol w:w="2082"/>
        <w:gridCol w:w="3752"/>
        <w:gridCol w:w="4134"/>
      </w:tblGrid>
      <w:tr w:rsidR="0014228C" w:rsidDel="00231B65" w:rsidTr="00AC2921">
        <w:trPr>
          <w:cnfStyle w:val="100000000000"/>
          <w:del w:id="4143" w:author="Claus" w:date="2018-12-18T12:08:00Z"/>
        </w:trPr>
        <w:tc>
          <w:tcPr>
            <w:cnfStyle w:val="001000000000"/>
            <w:tcW w:w="1242" w:type="dxa"/>
          </w:tcPr>
          <w:p w:rsidR="00132F63" w:rsidRDefault="0013533A">
            <w:pPr>
              <w:pStyle w:val="Overskrift2"/>
              <w:rPr>
                <w:del w:id="4144" w:author="Claus" w:date="2018-12-18T12:08:00Z"/>
                <w:rFonts w:ascii="Bahnschrift SemiLight" w:hAnsi="Bahnschrift SemiLight"/>
                <w:b w:val="0"/>
                <w:bCs w:val="0"/>
                <w:color w:val="auto"/>
              </w:rPr>
              <w:pPrChange w:id="4145" w:author="Claus" w:date="2018-12-18T18:43:00Z">
                <w:pPr>
                  <w:spacing w:after="200" w:line="276" w:lineRule="auto"/>
                  <w:jc w:val="center"/>
                </w:pPr>
              </w:pPrChange>
            </w:pPr>
            <w:del w:id="4146" w:author="Claus" w:date="2018-12-18T12:08:00Z">
              <w:r w:rsidDel="00231B65">
                <w:rPr>
                  <w:rFonts w:ascii="Bahnschrift SemiLight" w:hAnsi="Bahnschrift SemiLight"/>
                </w:rPr>
                <w:delText>Fog ®</w:delText>
              </w:r>
              <w:bookmarkStart w:id="4147" w:name="_Toc533016139"/>
              <w:bookmarkStart w:id="4148" w:name="_Toc533016588"/>
              <w:bookmarkStart w:id="4149" w:name="_Toc533016851"/>
              <w:bookmarkStart w:id="4150" w:name="_Toc533017101"/>
              <w:bookmarkStart w:id="4151" w:name="_Toc533018551"/>
              <w:bookmarkEnd w:id="4147"/>
              <w:bookmarkEnd w:id="4148"/>
              <w:bookmarkEnd w:id="4149"/>
              <w:bookmarkEnd w:id="4150"/>
              <w:bookmarkEnd w:id="4151"/>
            </w:del>
          </w:p>
        </w:tc>
        <w:tc>
          <w:tcPr>
            <w:tcW w:w="3969" w:type="dxa"/>
          </w:tcPr>
          <w:p w:rsidR="00132F63" w:rsidRDefault="000A7255">
            <w:pPr>
              <w:pStyle w:val="Overskrift2"/>
              <w:cnfStyle w:val="100000000000"/>
              <w:rPr>
                <w:del w:id="4152" w:author="Claus" w:date="2018-12-18T12:08:00Z"/>
                <w:b w:val="0"/>
                <w:bCs w:val="0"/>
                <w:color w:val="auto"/>
              </w:rPr>
              <w:pPrChange w:id="4153" w:author="Claus" w:date="2018-12-18T18:43:00Z">
                <w:pPr>
                  <w:spacing w:after="200" w:line="276" w:lineRule="auto"/>
                  <w:cnfStyle w:val="100000000000"/>
                </w:pPr>
              </w:pPrChange>
            </w:pPr>
            <w:del w:id="4154" w:author="Claus" w:date="2018-12-18T12:08:00Z">
              <w:r w:rsidDel="00231B65">
                <w:delText>Positive</w:delText>
              </w:r>
              <w:bookmarkStart w:id="4155" w:name="_Toc533016140"/>
              <w:bookmarkStart w:id="4156" w:name="_Toc533016589"/>
              <w:bookmarkStart w:id="4157" w:name="_Toc533016852"/>
              <w:bookmarkStart w:id="4158" w:name="_Toc533017102"/>
              <w:bookmarkStart w:id="4159" w:name="_Toc533018552"/>
              <w:bookmarkEnd w:id="4155"/>
              <w:bookmarkEnd w:id="4156"/>
              <w:bookmarkEnd w:id="4157"/>
              <w:bookmarkEnd w:id="4158"/>
              <w:bookmarkEnd w:id="4159"/>
            </w:del>
          </w:p>
        </w:tc>
        <w:tc>
          <w:tcPr>
            <w:tcW w:w="4567" w:type="dxa"/>
          </w:tcPr>
          <w:p w:rsidR="00132F63" w:rsidRDefault="000A7255">
            <w:pPr>
              <w:pStyle w:val="Overskrift2"/>
              <w:cnfStyle w:val="100000000000"/>
              <w:rPr>
                <w:del w:id="4160" w:author="Claus" w:date="2018-12-18T12:08:00Z"/>
                <w:b w:val="0"/>
                <w:bCs w:val="0"/>
                <w:color w:val="auto"/>
              </w:rPr>
              <w:pPrChange w:id="4161" w:author="Claus" w:date="2018-12-18T18:43:00Z">
                <w:pPr>
                  <w:spacing w:after="200" w:line="276" w:lineRule="auto"/>
                  <w:cnfStyle w:val="100000000000"/>
                </w:pPr>
              </w:pPrChange>
            </w:pPr>
            <w:del w:id="4162" w:author="Claus" w:date="2018-12-18T12:08:00Z">
              <w:r w:rsidDel="00231B65">
                <w:delText>Negative</w:delText>
              </w:r>
              <w:bookmarkStart w:id="4163" w:name="_Toc533016141"/>
              <w:bookmarkStart w:id="4164" w:name="_Toc533016590"/>
              <w:bookmarkStart w:id="4165" w:name="_Toc533016853"/>
              <w:bookmarkStart w:id="4166" w:name="_Toc533017103"/>
              <w:bookmarkStart w:id="4167" w:name="_Toc533018553"/>
              <w:bookmarkEnd w:id="4163"/>
              <w:bookmarkEnd w:id="4164"/>
              <w:bookmarkEnd w:id="4165"/>
              <w:bookmarkEnd w:id="4166"/>
              <w:bookmarkEnd w:id="4167"/>
            </w:del>
          </w:p>
        </w:tc>
        <w:bookmarkStart w:id="4168" w:name="_Toc533016142"/>
        <w:bookmarkStart w:id="4169" w:name="_Toc533016591"/>
        <w:bookmarkStart w:id="4170" w:name="_Toc533016854"/>
        <w:bookmarkStart w:id="4171" w:name="_Toc533017104"/>
        <w:bookmarkStart w:id="4172" w:name="_Toc533018554"/>
        <w:bookmarkEnd w:id="4168"/>
        <w:bookmarkEnd w:id="4169"/>
        <w:bookmarkEnd w:id="4170"/>
        <w:bookmarkEnd w:id="4171"/>
        <w:bookmarkEnd w:id="4172"/>
      </w:tr>
      <w:tr w:rsidR="0014228C" w:rsidDel="00231B65" w:rsidTr="00AC2921">
        <w:trPr>
          <w:cnfStyle w:val="000000100000"/>
          <w:del w:id="4173" w:author="Claus" w:date="2018-12-18T12:08:00Z"/>
        </w:trPr>
        <w:tc>
          <w:tcPr>
            <w:cnfStyle w:val="001000000000"/>
            <w:tcW w:w="1242" w:type="dxa"/>
          </w:tcPr>
          <w:p w:rsidR="00132F63" w:rsidRDefault="000A7255">
            <w:pPr>
              <w:pStyle w:val="Overskrift2"/>
              <w:rPr>
                <w:del w:id="4174" w:author="Claus" w:date="2018-12-18T12:08:00Z"/>
                <w:b w:val="0"/>
                <w:bCs w:val="0"/>
                <w:color w:val="auto"/>
              </w:rPr>
              <w:pPrChange w:id="4175" w:author="Claus" w:date="2018-12-18T18:43:00Z">
                <w:pPr>
                  <w:spacing w:after="200" w:line="276" w:lineRule="auto"/>
                </w:pPr>
              </w:pPrChange>
            </w:pPr>
            <w:del w:id="4176" w:author="Claus" w:date="2018-12-18T12:08:00Z">
              <w:r w:rsidDel="00231B65">
                <w:delText>Interne</w:delText>
              </w:r>
              <w:bookmarkStart w:id="4177" w:name="_Toc533016143"/>
              <w:bookmarkStart w:id="4178" w:name="_Toc533016592"/>
              <w:bookmarkStart w:id="4179" w:name="_Toc533016855"/>
              <w:bookmarkStart w:id="4180" w:name="_Toc533017105"/>
              <w:bookmarkStart w:id="4181" w:name="_Toc533018555"/>
              <w:bookmarkEnd w:id="4177"/>
              <w:bookmarkEnd w:id="4178"/>
              <w:bookmarkEnd w:id="4179"/>
              <w:bookmarkEnd w:id="4180"/>
              <w:bookmarkEnd w:id="4181"/>
            </w:del>
          </w:p>
        </w:tc>
        <w:tc>
          <w:tcPr>
            <w:tcW w:w="3969" w:type="dxa"/>
          </w:tcPr>
          <w:p w:rsidR="00132F63" w:rsidRDefault="000A7255">
            <w:pPr>
              <w:pStyle w:val="Overskrift2"/>
              <w:cnfStyle w:val="000000100000"/>
              <w:rPr>
                <w:del w:id="4182" w:author="Claus" w:date="2018-12-18T12:08:00Z"/>
              </w:rPr>
              <w:pPrChange w:id="4183" w:author="Claus" w:date="2018-12-18T18:43:00Z">
                <w:pPr>
                  <w:spacing w:after="200" w:line="276" w:lineRule="auto"/>
                  <w:cnfStyle w:val="000000100000"/>
                </w:pPr>
              </w:pPrChange>
            </w:pPr>
            <w:del w:id="4184" w:author="Claus" w:date="2018-12-18T12:08:00Z">
              <w:r w:rsidDel="00231B65">
                <w:delText>Strengths:</w:delText>
              </w:r>
              <w:bookmarkStart w:id="4185" w:name="_Toc533016144"/>
              <w:bookmarkStart w:id="4186" w:name="_Toc533016593"/>
              <w:bookmarkStart w:id="4187" w:name="_Toc533016856"/>
              <w:bookmarkStart w:id="4188" w:name="_Toc533017106"/>
              <w:bookmarkStart w:id="4189" w:name="_Toc533018556"/>
              <w:bookmarkEnd w:id="4185"/>
              <w:bookmarkEnd w:id="4186"/>
              <w:bookmarkEnd w:id="4187"/>
              <w:bookmarkEnd w:id="4188"/>
              <w:bookmarkEnd w:id="4189"/>
            </w:del>
          </w:p>
          <w:p w:rsidR="00132F63" w:rsidRDefault="000A7255">
            <w:pPr>
              <w:pStyle w:val="Overskrift2"/>
              <w:cnfStyle w:val="000000100000"/>
              <w:rPr>
                <w:del w:id="4190" w:author="Claus" w:date="2018-12-18T12:08:00Z"/>
              </w:rPr>
              <w:pPrChange w:id="4191" w:author="Claus" w:date="2018-12-18T18:43:00Z">
                <w:pPr>
                  <w:pStyle w:val="Listeafsnit"/>
                  <w:numPr>
                    <w:numId w:val="1"/>
                  </w:numPr>
                  <w:spacing w:after="200" w:line="276" w:lineRule="auto"/>
                  <w:ind w:hanging="360"/>
                  <w:cnfStyle w:val="000000100000"/>
                </w:pPr>
              </w:pPrChange>
            </w:pPr>
            <w:del w:id="4192" w:author="Claus" w:date="2018-12-18T12:08:00Z">
              <w:r w:rsidDel="00231B65">
                <w:delText>Klar over at nuværende situation er sårbar.</w:delText>
              </w:r>
              <w:bookmarkStart w:id="4193" w:name="_Toc533016145"/>
              <w:bookmarkStart w:id="4194" w:name="_Toc533016594"/>
              <w:bookmarkStart w:id="4195" w:name="_Toc533016857"/>
              <w:bookmarkStart w:id="4196" w:name="_Toc533017107"/>
              <w:bookmarkStart w:id="4197" w:name="_Toc533018557"/>
              <w:bookmarkEnd w:id="4193"/>
              <w:bookmarkEnd w:id="4194"/>
              <w:bookmarkEnd w:id="4195"/>
              <w:bookmarkEnd w:id="4196"/>
              <w:bookmarkEnd w:id="4197"/>
            </w:del>
          </w:p>
          <w:p w:rsidR="00132F63" w:rsidRDefault="000A7255">
            <w:pPr>
              <w:pStyle w:val="Overskrift2"/>
              <w:cnfStyle w:val="000000100000"/>
              <w:rPr>
                <w:del w:id="4198" w:author="Claus" w:date="2018-12-18T12:08:00Z"/>
              </w:rPr>
              <w:pPrChange w:id="4199" w:author="Claus" w:date="2018-12-18T18:43:00Z">
                <w:pPr>
                  <w:pStyle w:val="Listeafsnit"/>
                  <w:numPr>
                    <w:numId w:val="1"/>
                  </w:numPr>
                  <w:spacing w:after="200" w:line="276" w:lineRule="auto"/>
                  <w:ind w:hanging="360"/>
                  <w:cnfStyle w:val="000000100000"/>
                </w:pPr>
              </w:pPrChange>
            </w:pPr>
            <w:del w:id="4200" w:author="Claus" w:date="2018-12-18T12:08:00Z">
              <w:r w:rsidDel="00231B65">
                <w:delText>Ngl.medarbejder med indgående kendskab</w:delText>
              </w:r>
              <w:r w:rsidR="00660F23" w:rsidDel="00231B65">
                <w:delText xml:space="preserve"> til situationen og problemområdet</w:delText>
              </w:r>
              <w:r w:rsidDel="00231B65">
                <w:delText>.</w:delText>
              </w:r>
              <w:bookmarkStart w:id="4201" w:name="_Toc533016146"/>
              <w:bookmarkStart w:id="4202" w:name="_Toc533016595"/>
              <w:bookmarkStart w:id="4203" w:name="_Toc533016858"/>
              <w:bookmarkStart w:id="4204" w:name="_Toc533017108"/>
              <w:bookmarkStart w:id="4205" w:name="_Toc533018558"/>
              <w:bookmarkEnd w:id="4201"/>
              <w:bookmarkEnd w:id="4202"/>
              <w:bookmarkEnd w:id="4203"/>
              <w:bookmarkEnd w:id="4204"/>
              <w:bookmarkEnd w:id="4205"/>
            </w:del>
          </w:p>
          <w:p w:rsidR="00132F63" w:rsidRDefault="00660F23">
            <w:pPr>
              <w:pStyle w:val="Overskrift2"/>
              <w:cnfStyle w:val="000000100000"/>
              <w:rPr>
                <w:del w:id="4206" w:author="Claus" w:date="2018-12-18T12:08:00Z"/>
              </w:rPr>
              <w:pPrChange w:id="4207" w:author="Claus" w:date="2018-12-18T18:43:00Z">
                <w:pPr>
                  <w:pStyle w:val="Listeafsnit"/>
                  <w:numPr>
                    <w:numId w:val="1"/>
                  </w:numPr>
                  <w:spacing w:after="200" w:line="276" w:lineRule="auto"/>
                  <w:ind w:hanging="360"/>
                  <w:cnfStyle w:val="000000100000"/>
                </w:pPr>
              </w:pPrChange>
            </w:pPr>
            <w:del w:id="4208" w:author="Claus" w:date="2018-12-18T12:08:00Z">
              <w:r w:rsidDel="00231B65">
                <w:delText>Carporte i bedre kvalitet end Silvan/Bauhaus</w:delText>
              </w:r>
              <w:r w:rsidR="00AB357E" w:rsidDel="00231B65">
                <w:delText xml:space="preserve"> og evt andre.</w:delText>
              </w:r>
              <w:bookmarkStart w:id="4209" w:name="_Toc533016147"/>
              <w:bookmarkStart w:id="4210" w:name="_Toc533016596"/>
              <w:bookmarkStart w:id="4211" w:name="_Toc533016859"/>
              <w:bookmarkStart w:id="4212" w:name="_Toc533017109"/>
              <w:bookmarkStart w:id="4213" w:name="_Toc533018559"/>
              <w:bookmarkEnd w:id="4209"/>
              <w:bookmarkEnd w:id="4210"/>
              <w:bookmarkEnd w:id="4211"/>
              <w:bookmarkEnd w:id="4212"/>
              <w:bookmarkEnd w:id="4213"/>
            </w:del>
          </w:p>
          <w:p w:rsidR="00132F63" w:rsidRDefault="00132F63">
            <w:pPr>
              <w:pStyle w:val="Overskrift2"/>
              <w:cnfStyle w:val="000000100000"/>
              <w:rPr>
                <w:del w:id="4214" w:author="Claus" w:date="2018-12-18T12:08:00Z"/>
              </w:rPr>
              <w:pPrChange w:id="4215" w:author="Claus" w:date="2018-12-18T18:43:00Z">
                <w:pPr>
                  <w:spacing w:after="200" w:line="276" w:lineRule="auto"/>
                  <w:cnfStyle w:val="000000100000"/>
                </w:pPr>
              </w:pPrChange>
            </w:pPr>
            <w:bookmarkStart w:id="4216" w:name="_Toc533016148"/>
            <w:bookmarkStart w:id="4217" w:name="_Toc533016597"/>
            <w:bookmarkStart w:id="4218" w:name="_Toc533016860"/>
            <w:bookmarkStart w:id="4219" w:name="_Toc533017110"/>
            <w:bookmarkStart w:id="4220" w:name="_Toc533018560"/>
            <w:bookmarkEnd w:id="4216"/>
            <w:bookmarkEnd w:id="4217"/>
            <w:bookmarkEnd w:id="4218"/>
            <w:bookmarkEnd w:id="4219"/>
            <w:bookmarkEnd w:id="4220"/>
          </w:p>
          <w:p w:rsidR="00132F63" w:rsidRDefault="00132F63">
            <w:pPr>
              <w:pStyle w:val="Overskrift2"/>
              <w:cnfStyle w:val="000000100000"/>
              <w:rPr>
                <w:del w:id="4221" w:author="Claus" w:date="2018-12-18T12:08:00Z"/>
              </w:rPr>
              <w:pPrChange w:id="4222" w:author="Claus" w:date="2018-12-18T18:43:00Z">
                <w:pPr>
                  <w:spacing w:after="200" w:line="276" w:lineRule="auto"/>
                  <w:cnfStyle w:val="000000100000"/>
                </w:pPr>
              </w:pPrChange>
            </w:pPr>
            <w:bookmarkStart w:id="4223" w:name="_Toc533016149"/>
            <w:bookmarkStart w:id="4224" w:name="_Toc533016598"/>
            <w:bookmarkStart w:id="4225" w:name="_Toc533016861"/>
            <w:bookmarkStart w:id="4226" w:name="_Toc533017111"/>
            <w:bookmarkStart w:id="4227" w:name="_Toc533018561"/>
            <w:bookmarkEnd w:id="4223"/>
            <w:bookmarkEnd w:id="4224"/>
            <w:bookmarkEnd w:id="4225"/>
            <w:bookmarkEnd w:id="4226"/>
            <w:bookmarkEnd w:id="4227"/>
          </w:p>
        </w:tc>
        <w:tc>
          <w:tcPr>
            <w:tcW w:w="4567" w:type="dxa"/>
          </w:tcPr>
          <w:p w:rsidR="00132F63" w:rsidRDefault="000A7255">
            <w:pPr>
              <w:pStyle w:val="Overskrift2"/>
              <w:cnfStyle w:val="000000100000"/>
              <w:rPr>
                <w:del w:id="4228" w:author="Claus" w:date="2018-12-18T12:08:00Z"/>
              </w:rPr>
              <w:pPrChange w:id="4229" w:author="Claus" w:date="2018-12-18T18:43:00Z">
                <w:pPr>
                  <w:spacing w:after="200" w:line="276" w:lineRule="auto"/>
                  <w:cnfStyle w:val="000000100000"/>
                </w:pPr>
              </w:pPrChange>
            </w:pPr>
            <w:del w:id="4230" w:author="Claus" w:date="2018-12-18T12:08:00Z">
              <w:r w:rsidDel="00231B65">
                <w:delText>Weaknesses:</w:delText>
              </w:r>
              <w:bookmarkStart w:id="4231" w:name="_Toc533016150"/>
              <w:bookmarkStart w:id="4232" w:name="_Toc533016599"/>
              <w:bookmarkStart w:id="4233" w:name="_Toc533016862"/>
              <w:bookmarkStart w:id="4234" w:name="_Toc533017112"/>
              <w:bookmarkStart w:id="4235" w:name="_Toc533018562"/>
              <w:bookmarkEnd w:id="4231"/>
              <w:bookmarkEnd w:id="4232"/>
              <w:bookmarkEnd w:id="4233"/>
              <w:bookmarkEnd w:id="4234"/>
              <w:bookmarkEnd w:id="4235"/>
            </w:del>
          </w:p>
          <w:p w:rsidR="00132F63" w:rsidRDefault="000A7255">
            <w:pPr>
              <w:pStyle w:val="Overskrift2"/>
              <w:cnfStyle w:val="000000100000"/>
              <w:rPr>
                <w:del w:id="4236" w:author="Claus" w:date="2018-12-18T12:08:00Z"/>
              </w:rPr>
              <w:pPrChange w:id="4237" w:author="Claus" w:date="2018-12-18T18:43:00Z">
                <w:pPr>
                  <w:pStyle w:val="Listeafsnit"/>
                  <w:numPr>
                    <w:numId w:val="1"/>
                  </w:numPr>
                  <w:spacing w:after="200" w:line="276" w:lineRule="auto"/>
                  <w:ind w:hanging="360"/>
                  <w:cnfStyle w:val="000000100000"/>
                </w:pPr>
              </w:pPrChange>
            </w:pPr>
            <w:del w:id="4238" w:author="Claus" w:date="2018-12-18T12:08:00Z">
              <w:r w:rsidDel="00231B65">
                <w:delText>En eller få medarbejdere kan betjene systemet.</w:delText>
              </w:r>
              <w:bookmarkStart w:id="4239" w:name="_Toc533016151"/>
              <w:bookmarkStart w:id="4240" w:name="_Toc533016600"/>
              <w:bookmarkStart w:id="4241" w:name="_Toc533016863"/>
              <w:bookmarkStart w:id="4242" w:name="_Toc533017113"/>
              <w:bookmarkStart w:id="4243" w:name="_Toc533018563"/>
              <w:bookmarkEnd w:id="4239"/>
              <w:bookmarkEnd w:id="4240"/>
              <w:bookmarkEnd w:id="4241"/>
              <w:bookmarkEnd w:id="4242"/>
              <w:bookmarkEnd w:id="4243"/>
            </w:del>
          </w:p>
          <w:p w:rsidR="00132F63" w:rsidRDefault="000A7255">
            <w:pPr>
              <w:pStyle w:val="Overskrift2"/>
              <w:cnfStyle w:val="000000100000"/>
              <w:rPr>
                <w:del w:id="4244" w:author="Claus" w:date="2018-12-18T12:08:00Z"/>
              </w:rPr>
              <w:pPrChange w:id="4245" w:author="Claus" w:date="2018-12-18T18:43:00Z">
                <w:pPr>
                  <w:pStyle w:val="Listeafsnit"/>
                  <w:numPr>
                    <w:numId w:val="1"/>
                  </w:numPr>
                  <w:spacing w:after="200" w:line="276" w:lineRule="auto"/>
                  <w:ind w:hanging="360"/>
                  <w:cnfStyle w:val="000000100000"/>
                </w:pPr>
              </w:pPrChange>
            </w:pPr>
            <w:del w:id="4246" w:author="Claus" w:date="2018-12-18T12:08:00Z">
              <w:r w:rsidDel="00231B65">
                <w:delText>Systemet er uddateret og måske i fare for ikke at kunne fungere indenfor overskuelig fremtid.</w:delText>
              </w:r>
              <w:bookmarkStart w:id="4247" w:name="_Toc533016152"/>
              <w:bookmarkStart w:id="4248" w:name="_Toc533016601"/>
              <w:bookmarkStart w:id="4249" w:name="_Toc533016864"/>
              <w:bookmarkStart w:id="4250" w:name="_Toc533017114"/>
              <w:bookmarkStart w:id="4251" w:name="_Toc533018564"/>
              <w:bookmarkEnd w:id="4247"/>
              <w:bookmarkEnd w:id="4248"/>
              <w:bookmarkEnd w:id="4249"/>
              <w:bookmarkEnd w:id="4250"/>
              <w:bookmarkEnd w:id="4251"/>
            </w:del>
          </w:p>
          <w:p w:rsidR="00132F63" w:rsidRDefault="00113D11">
            <w:pPr>
              <w:pStyle w:val="Overskrift2"/>
              <w:cnfStyle w:val="000000100000"/>
              <w:rPr>
                <w:del w:id="4252" w:author="Claus" w:date="2018-12-18T12:08:00Z"/>
              </w:rPr>
              <w:pPrChange w:id="4253" w:author="Claus" w:date="2018-12-18T18:43:00Z">
                <w:pPr>
                  <w:pStyle w:val="Listeafsnit"/>
                  <w:numPr>
                    <w:numId w:val="1"/>
                  </w:numPr>
                  <w:spacing w:after="200" w:line="276" w:lineRule="auto"/>
                  <w:ind w:hanging="360"/>
                  <w:cnfStyle w:val="000000100000"/>
                </w:pPr>
              </w:pPrChange>
            </w:pPr>
            <w:del w:id="4254" w:author="Claus" w:date="2018-12-18T12:08:00Z">
              <w:r w:rsidDel="00231B65">
                <w:delText xml:space="preserve">Systemet er i 3 </w:delText>
              </w:r>
              <w:r w:rsidR="006B2B60" w:rsidDel="00231B65">
                <w:delText>fragmenter</w:delText>
              </w:r>
              <w:r w:rsidDel="00231B65">
                <w:delText xml:space="preserve"> – frontend til kunder, backend (Quickbyg) og et eksternt system til oprettelse af styklister.</w:delText>
              </w:r>
              <w:bookmarkStart w:id="4255" w:name="_Toc533016153"/>
              <w:bookmarkStart w:id="4256" w:name="_Toc533016602"/>
              <w:bookmarkStart w:id="4257" w:name="_Toc533016865"/>
              <w:bookmarkStart w:id="4258" w:name="_Toc533017115"/>
              <w:bookmarkStart w:id="4259" w:name="_Toc533018565"/>
              <w:bookmarkEnd w:id="4255"/>
              <w:bookmarkEnd w:id="4256"/>
              <w:bookmarkEnd w:id="4257"/>
              <w:bookmarkEnd w:id="4258"/>
              <w:bookmarkEnd w:id="4259"/>
            </w:del>
          </w:p>
          <w:p w:rsidR="00132F63" w:rsidRDefault="000A7255">
            <w:pPr>
              <w:pStyle w:val="Overskrift2"/>
              <w:cnfStyle w:val="000000100000"/>
              <w:rPr>
                <w:del w:id="4260" w:author="Claus" w:date="2018-12-18T12:08:00Z"/>
              </w:rPr>
              <w:pPrChange w:id="4261" w:author="Claus" w:date="2018-12-18T18:43:00Z">
                <w:pPr>
                  <w:pStyle w:val="Listeafsnit"/>
                  <w:numPr>
                    <w:numId w:val="1"/>
                  </w:numPr>
                  <w:spacing w:after="200" w:line="276" w:lineRule="auto"/>
                  <w:ind w:hanging="360"/>
                  <w:cnfStyle w:val="000000100000"/>
                </w:pPr>
              </w:pPrChange>
            </w:pPr>
            <w:del w:id="4262" w:author="Claus" w:date="2018-12-18T12:08:00Z">
              <w:r w:rsidDel="00231B65">
                <w:delText>Kunden oplever det evt. besværligt og ufuldstændigt</w:delText>
              </w:r>
              <w:r w:rsidR="003320F0" w:rsidDel="00231B65">
                <w:delText xml:space="preserve"> at lave forespørgsler</w:delText>
              </w:r>
              <w:r w:rsidDel="00231B65">
                <w:delText>.</w:delText>
              </w:r>
              <w:bookmarkStart w:id="4263" w:name="_Toc533016154"/>
              <w:bookmarkStart w:id="4264" w:name="_Toc533016603"/>
              <w:bookmarkStart w:id="4265" w:name="_Toc533016866"/>
              <w:bookmarkStart w:id="4266" w:name="_Toc533017116"/>
              <w:bookmarkStart w:id="4267" w:name="_Toc533018566"/>
              <w:bookmarkEnd w:id="4263"/>
              <w:bookmarkEnd w:id="4264"/>
              <w:bookmarkEnd w:id="4265"/>
              <w:bookmarkEnd w:id="4266"/>
              <w:bookmarkEnd w:id="4267"/>
            </w:del>
          </w:p>
          <w:p w:rsidR="00132F63" w:rsidRDefault="00132F63">
            <w:pPr>
              <w:pStyle w:val="Overskrift2"/>
              <w:cnfStyle w:val="000000100000"/>
              <w:rPr>
                <w:del w:id="4268" w:author="Claus" w:date="2018-12-18T12:08:00Z"/>
              </w:rPr>
              <w:pPrChange w:id="4269" w:author="Claus" w:date="2018-12-18T18:43:00Z">
                <w:pPr>
                  <w:spacing w:after="200" w:line="276" w:lineRule="auto"/>
                  <w:cnfStyle w:val="000000100000"/>
                </w:pPr>
              </w:pPrChange>
            </w:pPr>
            <w:bookmarkStart w:id="4270" w:name="_Toc533016155"/>
            <w:bookmarkStart w:id="4271" w:name="_Toc533016604"/>
            <w:bookmarkStart w:id="4272" w:name="_Toc533016867"/>
            <w:bookmarkStart w:id="4273" w:name="_Toc533017117"/>
            <w:bookmarkStart w:id="4274" w:name="_Toc533018567"/>
            <w:bookmarkEnd w:id="4270"/>
            <w:bookmarkEnd w:id="4271"/>
            <w:bookmarkEnd w:id="4272"/>
            <w:bookmarkEnd w:id="4273"/>
            <w:bookmarkEnd w:id="4274"/>
          </w:p>
        </w:tc>
        <w:bookmarkStart w:id="4275" w:name="_Toc533016156"/>
        <w:bookmarkStart w:id="4276" w:name="_Toc533016605"/>
        <w:bookmarkStart w:id="4277" w:name="_Toc533016868"/>
        <w:bookmarkStart w:id="4278" w:name="_Toc533017118"/>
        <w:bookmarkStart w:id="4279" w:name="_Toc533018568"/>
        <w:bookmarkEnd w:id="4275"/>
        <w:bookmarkEnd w:id="4276"/>
        <w:bookmarkEnd w:id="4277"/>
        <w:bookmarkEnd w:id="4278"/>
        <w:bookmarkEnd w:id="4279"/>
      </w:tr>
      <w:tr w:rsidR="0014228C" w:rsidDel="00231B65" w:rsidTr="00AC2921">
        <w:trPr>
          <w:del w:id="4280" w:author="Claus" w:date="2018-12-18T12:08:00Z"/>
        </w:trPr>
        <w:tc>
          <w:tcPr>
            <w:cnfStyle w:val="001000000000"/>
            <w:tcW w:w="1242" w:type="dxa"/>
          </w:tcPr>
          <w:p w:rsidR="00132F63" w:rsidRDefault="000A7255">
            <w:pPr>
              <w:pStyle w:val="Overskrift2"/>
              <w:rPr>
                <w:del w:id="4281" w:author="Claus" w:date="2018-12-18T12:08:00Z"/>
                <w:b w:val="0"/>
                <w:bCs w:val="0"/>
                <w:color w:val="auto"/>
              </w:rPr>
              <w:pPrChange w:id="4282" w:author="Claus" w:date="2018-12-18T18:43:00Z">
                <w:pPr>
                  <w:spacing w:after="200" w:line="276" w:lineRule="auto"/>
                </w:pPr>
              </w:pPrChange>
            </w:pPr>
            <w:del w:id="4283" w:author="Claus" w:date="2018-12-18T12:08:00Z">
              <w:r w:rsidDel="00231B65">
                <w:delText>Eksterne</w:delText>
              </w:r>
              <w:bookmarkStart w:id="4284" w:name="_Toc533016157"/>
              <w:bookmarkStart w:id="4285" w:name="_Toc533016606"/>
              <w:bookmarkStart w:id="4286" w:name="_Toc533016869"/>
              <w:bookmarkStart w:id="4287" w:name="_Toc533017119"/>
              <w:bookmarkStart w:id="4288" w:name="_Toc533018569"/>
              <w:bookmarkEnd w:id="4284"/>
              <w:bookmarkEnd w:id="4285"/>
              <w:bookmarkEnd w:id="4286"/>
              <w:bookmarkEnd w:id="4287"/>
              <w:bookmarkEnd w:id="4288"/>
            </w:del>
          </w:p>
        </w:tc>
        <w:tc>
          <w:tcPr>
            <w:tcW w:w="3969" w:type="dxa"/>
          </w:tcPr>
          <w:p w:rsidR="00132F63" w:rsidRDefault="000A7255">
            <w:pPr>
              <w:pStyle w:val="Overskrift2"/>
              <w:cnfStyle w:val="000000000000"/>
              <w:rPr>
                <w:del w:id="4289" w:author="Claus" w:date="2018-12-18T12:08:00Z"/>
              </w:rPr>
              <w:pPrChange w:id="4290" w:author="Claus" w:date="2018-12-18T18:43:00Z">
                <w:pPr>
                  <w:spacing w:after="200" w:line="276" w:lineRule="auto"/>
                  <w:cnfStyle w:val="000000000000"/>
                </w:pPr>
              </w:pPrChange>
            </w:pPr>
            <w:del w:id="4291" w:author="Claus" w:date="2018-12-18T12:08:00Z">
              <w:r w:rsidDel="00231B65">
                <w:delText>Opportunities:</w:delText>
              </w:r>
              <w:bookmarkStart w:id="4292" w:name="_Toc533016158"/>
              <w:bookmarkStart w:id="4293" w:name="_Toc533016607"/>
              <w:bookmarkStart w:id="4294" w:name="_Toc533016870"/>
              <w:bookmarkStart w:id="4295" w:name="_Toc533017120"/>
              <w:bookmarkStart w:id="4296" w:name="_Toc533018570"/>
              <w:bookmarkEnd w:id="4292"/>
              <w:bookmarkEnd w:id="4293"/>
              <w:bookmarkEnd w:id="4294"/>
              <w:bookmarkEnd w:id="4295"/>
              <w:bookmarkEnd w:id="4296"/>
            </w:del>
          </w:p>
          <w:p w:rsidR="00132F63" w:rsidRDefault="003320F0">
            <w:pPr>
              <w:pStyle w:val="Overskrift2"/>
              <w:cnfStyle w:val="000000000000"/>
              <w:rPr>
                <w:del w:id="4297" w:author="Claus" w:date="2018-12-18T12:08:00Z"/>
              </w:rPr>
              <w:pPrChange w:id="4298" w:author="Claus" w:date="2018-12-18T18:43:00Z">
                <w:pPr>
                  <w:pStyle w:val="Listeafsnit"/>
                  <w:numPr>
                    <w:numId w:val="1"/>
                  </w:numPr>
                  <w:spacing w:after="200" w:line="276" w:lineRule="auto"/>
                  <w:ind w:hanging="360"/>
                  <w:cnfStyle w:val="000000000000"/>
                </w:pPr>
              </w:pPrChange>
            </w:pPr>
            <w:del w:id="4299" w:author="Claus" w:date="2018-12-18T12:08:00Z">
              <w:r w:rsidDel="00231B65">
                <w:delText>Større salg som flg. af større brugervenlighed.</w:delText>
              </w:r>
              <w:bookmarkStart w:id="4300" w:name="_Toc533016159"/>
              <w:bookmarkStart w:id="4301" w:name="_Toc533016608"/>
              <w:bookmarkStart w:id="4302" w:name="_Toc533016871"/>
              <w:bookmarkStart w:id="4303" w:name="_Toc533017121"/>
              <w:bookmarkStart w:id="4304" w:name="_Toc533018571"/>
              <w:bookmarkEnd w:id="4300"/>
              <w:bookmarkEnd w:id="4301"/>
              <w:bookmarkEnd w:id="4302"/>
              <w:bookmarkEnd w:id="4303"/>
              <w:bookmarkEnd w:id="4304"/>
            </w:del>
          </w:p>
          <w:p w:rsidR="00132F63" w:rsidRDefault="00660F23">
            <w:pPr>
              <w:pStyle w:val="Overskrift2"/>
              <w:cnfStyle w:val="000000000000"/>
              <w:rPr>
                <w:del w:id="4305" w:author="Claus" w:date="2018-12-18T12:08:00Z"/>
              </w:rPr>
              <w:pPrChange w:id="4306" w:author="Claus" w:date="2018-12-18T18:43:00Z">
                <w:pPr>
                  <w:pStyle w:val="Listeafsnit"/>
                  <w:numPr>
                    <w:numId w:val="1"/>
                  </w:numPr>
                  <w:spacing w:after="200" w:line="276" w:lineRule="auto"/>
                  <w:ind w:hanging="360"/>
                  <w:cnfStyle w:val="000000000000"/>
                </w:pPr>
              </w:pPrChange>
            </w:pPr>
            <w:del w:id="4307" w:author="Claus" w:date="2018-12-18T12:08:00Z">
              <w:r w:rsidDel="00231B65">
                <w:delText>Ny/bedre løsning i websitet kan tiltrække flere kunder.</w:delText>
              </w:r>
              <w:bookmarkStart w:id="4308" w:name="_Toc533016160"/>
              <w:bookmarkStart w:id="4309" w:name="_Toc533016609"/>
              <w:bookmarkStart w:id="4310" w:name="_Toc533016872"/>
              <w:bookmarkStart w:id="4311" w:name="_Toc533017122"/>
              <w:bookmarkStart w:id="4312" w:name="_Toc533018572"/>
              <w:bookmarkEnd w:id="4308"/>
              <w:bookmarkEnd w:id="4309"/>
              <w:bookmarkEnd w:id="4310"/>
              <w:bookmarkEnd w:id="4311"/>
              <w:bookmarkEnd w:id="4312"/>
            </w:del>
          </w:p>
          <w:p w:rsidR="00132F63" w:rsidRDefault="001768C7">
            <w:pPr>
              <w:pStyle w:val="Overskrift2"/>
              <w:cnfStyle w:val="000000000000"/>
              <w:rPr>
                <w:del w:id="4313" w:author="Claus" w:date="2018-12-18T12:08:00Z"/>
              </w:rPr>
              <w:pPrChange w:id="4314" w:author="Claus" w:date="2018-12-18T18:43:00Z">
                <w:pPr>
                  <w:pStyle w:val="Listeafsnit"/>
                  <w:numPr>
                    <w:numId w:val="1"/>
                  </w:numPr>
                  <w:spacing w:after="200" w:line="276" w:lineRule="auto"/>
                  <w:ind w:hanging="360"/>
                  <w:cnfStyle w:val="000000000000"/>
                </w:pPr>
              </w:pPrChange>
            </w:pPr>
            <w:del w:id="4315" w:author="Claus" w:date="2018-12-18T12:08:00Z">
              <w:r w:rsidDel="00231B65">
                <w:delText>Bedre backend mindsker evt. flaskehalse hvis ngl.medarbejder er fraværende.</w:delText>
              </w:r>
              <w:bookmarkStart w:id="4316" w:name="_Toc533016161"/>
              <w:bookmarkStart w:id="4317" w:name="_Toc533016610"/>
              <w:bookmarkStart w:id="4318" w:name="_Toc533016873"/>
              <w:bookmarkStart w:id="4319" w:name="_Toc533017123"/>
              <w:bookmarkStart w:id="4320" w:name="_Toc533018573"/>
              <w:bookmarkEnd w:id="4316"/>
              <w:bookmarkEnd w:id="4317"/>
              <w:bookmarkEnd w:id="4318"/>
              <w:bookmarkEnd w:id="4319"/>
              <w:bookmarkEnd w:id="4320"/>
            </w:del>
          </w:p>
          <w:p w:rsidR="00132F63" w:rsidRDefault="00684E28">
            <w:pPr>
              <w:pStyle w:val="Overskrift2"/>
              <w:cnfStyle w:val="000000000000"/>
              <w:rPr>
                <w:del w:id="4321" w:author="Claus" w:date="2018-12-18T12:08:00Z"/>
              </w:rPr>
              <w:pPrChange w:id="4322" w:author="Claus" w:date="2018-12-18T18:43:00Z">
                <w:pPr>
                  <w:pStyle w:val="Listeafsnit"/>
                  <w:numPr>
                    <w:numId w:val="1"/>
                  </w:numPr>
                  <w:spacing w:after="200" w:line="276" w:lineRule="auto"/>
                  <w:ind w:hanging="360"/>
                  <w:cnfStyle w:val="000000000000"/>
                </w:pPr>
              </w:pPrChange>
            </w:pPr>
            <w:del w:id="4323" w:author="Claus" w:date="2018-12-18T12:08:00Z">
              <w:r w:rsidDel="00231B65">
                <w:delText>COTS system som kun kræver licens eller engangssum.</w:delText>
              </w:r>
              <w:bookmarkStart w:id="4324" w:name="_Toc533016162"/>
              <w:bookmarkStart w:id="4325" w:name="_Toc533016611"/>
              <w:bookmarkStart w:id="4326" w:name="_Toc533016874"/>
              <w:bookmarkStart w:id="4327" w:name="_Toc533017124"/>
              <w:bookmarkStart w:id="4328" w:name="_Toc533018574"/>
              <w:bookmarkEnd w:id="4324"/>
              <w:bookmarkEnd w:id="4325"/>
              <w:bookmarkEnd w:id="4326"/>
              <w:bookmarkEnd w:id="4327"/>
              <w:bookmarkEnd w:id="4328"/>
            </w:del>
          </w:p>
          <w:p w:rsidR="00132F63" w:rsidRDefault="00132F63">
            <w:pPr>
              <w:pStyle w:val="Overskrift2"/>
              <w:cnfStyle w:val="000000000000"/>
              <w:rPr>
                <w:del w:id="4329" w:author="Claus" w:date="2018-12-18T12:08:00Z"/>
              </w:rPr>
              <w:pPrChange w:id="4330" w:author="Claus" w:date="2018-12-18T18:43:00Z">
                <w:pPr>
                  <w:spacing w:after="200" w:line="276" w:lineRule="auto"/>
                  <w:cnfStyle w:val="000000000000"/>
                </w:pPr>
              </w:pPrChange>
            </w:pPr>
            <w:bookmarkStart w:id="4331" w:name="_Toc533016163"/>
            <w:bookmarkStart w:id="4332" w:name="_Toc533016612"/>
            <w:bookmarkStart w:id="4333" w:name="_Toc533016875"/>
            <w:bookmarkStart w:id="4334" w:name="_Toc533017125"/>
            <w:bookmarkStart w:id="4335" w:name="_Toc533018575"/>
            <w:bookmarkEnd w:id="4331"/>
            <w:bookmarkEnd w:id="4332"/>
            <w:bookmarkEnd w:id="4333"/>
            <w:bookmarkEnd w:id="4334"/>
            <w:bookmarkEnd w:id="4335"/>
          </w:p>
        </w:tc>
        <w:tc>
          <w:tcPr>
            <w:tcW w:w="4567" w:type="dxa"/>
          </w:tcPr>
          <w:p w:rsidR="00132F63" w:rsidRDefault="00660F23">
            <w:pPr>
              <w:pStyle w:val="Overskrift2"/>
              <w:cnfStyle w:val="000000000000"/>
              <w:rPr>
                <w:del w:id="4336" w:author="Claus" w:date="2018-12-18T12:08:00Z"/>
              </w:rPr>
              <w:pPrChange w:id="4337" w:author="Claus" w:date="2018-12-18T18:43:00Z">
                <w:pPr>
                  <w:spacing w:after="200" w:line="276" w:lineRule="auto"/>
                  <w:cnfStyle w:val="000000000000"/>
                </w:pPr>
              </w:pPrChange>
            </w:pPr>
            <w:del w:id="4338" w:author="Claus" w:date="2018-12-18T12:08:00Z">
              <w:r w:rsidDel="00231B65">
                <w:delText>Threats:</w:delText>
              </w:r>
              <w:bookmarkStart w:id="4339" w:name="_Toc533016164"/>
              <w:bookmarkStart w:id="4340" w:name="_Toc533016613"/>
              <w:bookmarkStart w:id="4341" w:name="_Toc533016876"/>
              <w:bookmarkStart w:id="4342" w:name="_Toc533017126"/>
              <w:bookmarkStart w:id="4343" w:name="_Toc533018576"/>
              <w:bookmarkEnd w:id="4339"/>
              <w:bookmarkEnd w:id="4340"/>
              <w:bookmarkEnd w:id="4341"/>
              <w:bookmarkEnd w:id="4342"/>
              <w:bookmarkEnd w:id="4343"/>
            </w:del>
          </w:p>
          <w:p w:rsidR="00132F63" w:rsidRDefault="00660F23">
            <w:pPr>
              <w:pStyle w:val="Overskrift2"/>
              <w:cnfStyle w:val="000000000000"/>
              <w:rPr>
                <w:del w:id="4344" w:author="Claus" w:date="2018-12-18T12:08:00Z"/>
              </w:rPr>
              <w:pPrChange w:id="4345" w:author="Claus" w:date="2018-12-18T18:43:00Z">
                <w:pPr>
                  <w:pStyle w:val="Listeafsnit"/>
                  <w:numPr>
                    <w:numId w:val="1"/>
                  </w:numPr>
                  <w:spacing w:after="200" w:line="276" w:lineRule="auto"/>
                  <w:ind w:hanging="360"/>
                  <w:cnfStyle w:val="000000000000"/>
                </w:pPr>
              </w:pPrChange>
            </w:pPr>
            <w:del w:id="4346" w:author="Claus" w:date="2018-12-18T12:08:00Z">
              <w:r w:rsidDel="00231B65">
                <w:delText>Konkurrenter udvikler tilsvarende eller bedre løsning hurtigere.</w:delText>
              </w:r>
              <w:bookmarkStart w:id="4347" w:name="_Toc533016165"/>
              <w:bookmarkStart w:id="4348" w:name="_Toc533016614"/>
              <w:bookmarkStart w:id="4349" w:name="_Toc533016877"/>
              <w:bookmarkStart w:id="4350" w:name="_Toc533017127"/>
              <w:bookmarkStart w:id="4351" w:name="_Toc533018577"/>
              <w:bookmarkEnd w:id="4347"/>
              <w:bookmarkEnd w:id="4348"/>
              <w:bookmarkEnd w:id="4349"/>
              <w:bookmarkEnd w:id="4350"/>
              <w:bookmarkEnd w:id="4351"/>
            </w:del>
          </w:p>
          <w:p w:rsidR="00132F63" w:rsidRDefault="00660F23">
            <w:pPr>
              <w:pStyle w:val="Overskrift2"/>
              <w:cnfStyle w:val="000000000000"/>
              <w:rPr>
                <w:del w:id="4352" w:author="Claus" w:date="2018-12-18T12:08:00Z"/>
              </w:rPr>
              <w:pPrChange w:id="4353" w:author="Claus" w:date="2018-12-18T18:43:00Z">
                <w:pPr>
                  <w:pStyle w:val="Listeafsnit"/>
                  <w:numPr>
                    <w:numId w:val="1"/>
                  </w:numPr>
                  <w:spacing w:after="200" w:line="276" w:lineRule="auto"/>
                  <w:ind w:hanging="360"/>
                  <w:cnfStyle w:val="000000000000"/>
                </w:pPr>
              </w:pPrChange>
            </w:pPr>
            <w:del w:id="4354" w:author="Claus" w:date="2018-12-18T12:08:00Z">
              <w:r w:rsidDel="00231B65">
                <w:delText>Kunder vender sig mod billige standardcarporte.</w:delText>
              </w:r>
              <w:bookmarkStart w:id="4355" w:name="_Toc533016166"/>
              <w:bookmarkStart w:id="4356" w:name="_Toc533016615"/>
              <w:bookmarkStart w:id="4357" w:name="_Toc533016878"/>
              <w:bookmarkStart w:id="4358" w:name="_Toc533017128"/>
              <w:bookmarkStart w:id="4359" w:name="_Toc533018578"/>
              <w:bookmarkEnd w:id="4355"/>
              <w:bookmarkEnd w:id="4356"/>
              <w:bookmarkEnd w:id="4357"/>
              <w:bookmarkEnd w:id="4358"/>
              <w:bookmarkEnd w:id="4359"/>
            </w:del>
          </w:p>
          <w:p w:rsidR="00132F63" w:rsidRDefault="00660F23">
            <w:pPr>
              <w:pStyle w:val="Overskrift2"/>
              <w:cnfStyle w:val="000000000000"/>
              <w:rPr>
                <w:del w:id="4360" w:author="Claus" w:date="2018-12-18T12:08:00Z"/>
              </w:rPr>
              <w:pPrChange w:id="4361" w:author="Claus" w:date="2018-12-18T18:43:00Z">
                <w:pPr>
                  <w:pStyle w:val="Listeafsnit"/>
                  <w:numPr>
                    <w:numId w:val="1"/>
                  </w:numPr>
                  <w:spacing w:after="200" w:line="276" w:lineRule="auto"/>
                  <w:ind w:hanging="360"/>
                  <w:cnfStyle w:val="000000000000"/>
                </w:pPr>
              </w:pPrChange>
            </w:pPr>
            <w:del w:id="4362" w:author="Claus" w:date="2018-12-18T12:08:00Z">
              <w:r w:rsidDel="00231B65">
                <w:delText>Budget byggemarkeder har flere butikker =&gt; mere tilgængelige.</w:delText>
              </w:r>
              <w:bookmarkStart w:id="4363" w:name="_Toc533016167"/>
              <w:bookmarkStart w:id="4364" w:name="_Toc533016616"/>
              <w:bookmarkStart w:id="4365" w:name="_Toc533016879"/>
              <w:bookmarkStart w:id="4366" w:name="_Toc533017129"/>
              <w:bookmarkStart w:id="4367" w:name="_Toc533018579"/>
              <w:bookmarkEnd w:id="4363"/>
              <w:bookmarkEnd w:id="4364"/>
              <w:bookmarkEnd w:id="4365"/>
              <w:bookmarkEnd w:id="4366"/>
              <w:bookmarkEnd w:id="4367"/>
            </w:del>
          </w:p>
          <w:p w:rsidR="00132F63" w:rsidRDefault="00684E28">
            <w:pPr>
              <w:pStyle w:val="Overskrift2"/>
              <w:cnfStyle w:val="000000000000"/>
              <w:rPr>
                <w:del w:id="4368" w:author="Claus" w:date="2018-12-18T12:08:00Z"/>
              </w:rPr>
              <w:pPrChange w:id="4369" w:author="Claus" w:date="2018-12-18T18:43:00Z">
                <w:pPr>
                  <w:pStyle w:val="Listeafsnit"/>
                  <w:numPr>
                    <w:numId w:val="1"/>
                  </w:numPr>
                  <w:spacing w:after="200" w:line="276" w:lineRule="auto"/>
                  <w:ind w:hanging="360"/>
                  <w:cnfStyle w:val="000000000000"/>
                </w:pPr>
              </w:pPrChange>
            </w:pPr>
            <w:del w:id="4370" w:author="Claus" w:date="2018-12-18T12:08:00Z">
              <w:r w:rsidDel="00231B65">
                <w:delText>COTS system viser sig at have begrænsninger ift. krav som måtte opstå senere.</w:delText>
              </w:r>
              <w:bookmarkStart w:id="4371" w:name="_Toc533016168"/>
              <w:bookmarkStart w:id="4372" w:name="_Toc533016617"/>
              <w:bookmarkStart w:id="4373" w:name="_Toc533016880"/>
              <w:bookmarkStart w:id="4374" w:name="_Toc533017130"/>
              <w:bookmarkStart w:id="4375" w:name="_Toc533018580"/>
              <w:bookmarkEnd w:id="4371"/>
              <w:bookmarkEnd w:id="4372"/>
              <w:bookmarkEnd w:id="4373"/>
              <w:bookmarkEnd w:id="4374"/>
              <w:bookmarkEnd w:id="4375"/>
            </w:del>
          </w:p>
          <w:p w:rsidR="00132F63" w:rsidRDefault="00132F63">
            <w:pPr>
              <w:pStyle w:val="Overskrift2"/>
              <w:cnfStyle w:val="000000000000"/>
              <w:rPr>
                <w:del w:id="4376" w:author="Claus" w:date="2018-12-18T12:08:00Z"/>
              </w:rPr>
              <w:pPrChange w:id="4377" w:author="Claus" w:date="2018-12-18T18:43:00Z">
                <w:pPr>
                  <w:pStyle w:val="Listeafsnit"/>
                  <w:spacing w:after="200" w:line="276" w:lineRule="auto"/>
                  <w:cnfStyle w:val="000000000000"/>
                </w:pPr>
              </w:pPrChange>
            </w:pPr>
            <w:bookmarkStart w:id="4378" w:name="_Toc533016169"/>
            <w:bookmarkStart w:id="4379" w:name="_Toc533016618"/>
            <w:bookmarkStart w:id="4380" w:name="_Toc533016881"/>
            <w:bookmarkStart w:id="4381" w:name="_Toc533017131"/>
            <w:bookmarkStart w:id="4382" w:name="_Toc533018581"/>
            <w:bookmarkEnd w:id="4378"/>
            <w:bookmarkEnd w:id="4379"/>
            <w:bookmarkEnd w:id="4380"/>
            <w:bookmarkEnd w:id="4381"/>
            <w:bookmarkEnd w:id="4382"/>
          </w:p>
        </w:tc>
        <w:bookmarkStart w:id="4383" w:name="_Toc533016170"/>
        <w:bookmarkStart w:id="4384" w:name="_Toc533016619"/>
        <w:bookmarkStart w:id="4385" w:name="_Toc533016882"/>
        <w:bookmarkStart w:id="4386" w:name="_Toc533017132"/>
        <w:bookmarkStart w:id="4387" w:name="_Toc533018582"/>
        <w:bookmarkEnd w:id="4383"/>
        <w:bookmarkEnd w:id="4384"/>
        <w:bookmarkEnd w:id="4385"/>
        <w:bookmarkEnd w:id="4386"/>
        <w:bookmarkEnd w:id="4387"/>
      </w:tr>
    </w:tbl>
    <w:p w:rsidR="00132F63" w:rsidRDefault="00132F63">
      <w:pPr>
        <w:pStyle w:val="Overskrift2"/>
        <w:rPr>
          <w:del w:id="4388" w:author="Claus" w:date="2018-12-18T12:08:00Z"/>
        </w:rPr>
        <w:pPrChange w:id="4389" w:author="Claus" w:date="2018-12-18T18:43:00Z">
          <w:pPr/>
        </w:pPrChange>
      </w:pPr>
      <w:bookmarkStart w:id="4390" w:name="_Toc533016171"/>
      <w:bookmarkStart w:id="4391" w:name="_Toc533016620"/>
      <w:bookmarkStart w:id="4392" w:name="_Toc533016883"/>
      <w:bookmarkStart w:id="4393" w:name="_Toc533017133"/>
      <w:bookmarkStart w:id="4394" w:name="_Toc533018583"/>
      <w:bookmarkEnd w:id="4390"/>
      <w:bookmarkEnd w:id="4391"/>
      <w:bookmarkEnd w:id="4392"/>
      <w:bookmarkEnd w:id="4393"/>
      <w:bookmarkEnd w:id="4394"/>
    </w:p>
    <w:p w:rsidR="00132F63" w:rsidRDefault="00132F63">
      <w:pPr>
        <w:pStyle w:val="Overskrift2"/>
        <w:rPr>
          <w:del w:id="4395" w:author="Claus" w:date="2018-12-18T12:08:00Z"/>
        </w:rPr>
        <w:pPrChange w:id="4396" w:author="Claus" w:date="2018-12-18T18:43:00Z">
          <w:pPr/>
        </w:pPrChange>
      </w:pPr>
      <w:bookmarkStart w:id="4397" w:name="_Toc533016172"/>
      <w:bookmarkStart w:id="4398" w:name="_Toc533016621"/>
      <w:bookmarkStart w:id="4399" w:name="_Toc533016884"/>
      <w:bookmarkStart w:id="4400" w:name="_Toc533017134"/>
      <w:bookmarkStart w:id="4401" w:name="_Toc533018584"/>
      <w:bookmarkEnd w:id="4397"/>
      <w:bookmarkEnd w:id="4398"/>
      <w:bookmarkEnd w:id="4399"/>
      <w:bookmarkEnd w:id="4400"/>
      <w:bookmarkEnd w:id="4401"/>
    </w:p>
    <w:p w:rsidR="00132F63" w:rsidRDefault="00132F63">
      <w:pPr>
        <w:pStyle w:val="Overskrift2"/>
        <w:rPr>
          <w:del w:id="4402" w:author="Claus" w:date="2018-12-18T12:08:00Z"/>
        </w:rPr>
        <w:pPrChange w:id="4403" w:author="Claus" w:date="2018-12-18T18:43:00Z">
          <w:pPr/>
        </w:pPrChange>
      </w:pPr>
      <w:bookmarkStart w:id="4404" w:name="_Toc533016173"/>
      <w:bookmarkStart w:id="4405" w:name="_Toc533016622"/>
      <w:bookmarkStart w:id="4406" w:name="_Toc533016885"/>
      <w:bookmarkStart w:id="4407" w:name="_Toc533017135"/>
      <w:bookmarkStart w:id="4408" w:name="_Toc533018585"/>
      <w:bookmarkEnd w:id="4404"/>
      <w:bookmarkEnd w:id="4405"/>
      <w:bookmarkEnd w:id="4406"/>
      <w:bookmarkEnd w:id="4407"/>
      <w:bookmarkEnd w:id="4408"/>
    </w:p>
    <w:p w:rsidR="00132F63" w:rsidRDefault="00132F63">
      <w:pPr>
        <w:pStyle w:val="Overskrift2"/>
        <w:rPr>
          <w:del w:id="4409" w:author="Claus" w:date="2018-12-18T12:08:00Z"/>
        </w:rPr>
        <w:pPrChange w:id="4410" w:author="Claus" w:date="2018-12-18T18:43:00Z">
          <w:pPr/>
        </w:pPrChange>
      </w:pPr>
      <w:bookmarkStart w:id="4411" w:name="_Toc533016174"/>
      <w:bookmarkStart w:id="4412" w:name="_Toc533016623"/>
      <w:bookmarkStart w:id="4413" w:name="_Toc533016886"/>
      <w:bookmarkStart w:id="4414" w:name="_Toc533017136"/>
      <w:bookmarkStart w:id="4415" w:name="_Toc533018586"/>
      <w:bookmarkEnd w:id="4411"/>
      <w:bookmarkEnd w:id="4412"/>
      <w:bookmarkEnd w:id="4413"/>
      <w:bookmarkEnd w:id="4414"/>
      <w:bookmarkEnd w:id="4415"/>
    </w:p>
    <w:p w:rsidR="00132F63" w:rsidRDefault="00132F63">
      <w:pPr>
        <w:pStyle w:val="Overskrift2"/>
        <w:rPr>
          <w:del w:id="4416" w:author="Claus" w:date="2018-12-18T12:08:00Z"/>
        </w:rPr>
        <w:pPrChange w:id="4417" w:author="Claus" w:date="2018-12-18T18:43:00Z">
          <w:pPr/>
        </w:pPrChange>
      </w:pPr>
      <w:bookmarkStart w:id="4418" w:name="_Toc533016175"/>
      <w:bookmarkStart w:id="4419" w:name="_Toc533016624"/>
      <w:bookmarkStart w:id="4420" w:name="_Toc533016887"/>
      <w:bookmarkStart w:id="4421" w:name="_Toc533017137"/>
      <w:bookmarkStart w:id="4422" w:name="_Toc533018587"/>
      <w:bookmarkEnd w:id="4418"/>
      <w:bookmarkEnd w:id="4419"/>
      <w:bookmarkEnd w:id="4420"/>
      <w:bookmarkEnd w:id="4421"/>
      <w:bookmarkEnd w:id="4422"/>
    </w:p>
    <w:p w:rsidR="00132F63" w:rsidRDefault="00132F63">
      <w:pPr>
        <w:pStyle w:val="Overskrift2"/>
        <w:rPr>
          <w:del w:id="4423" w:author="Claus" w:date="2018-12-18T12:08:00Z"/>
        </w:rPr>
        <w:pPrChange w:id="4424" w:author="Claus" w:date="2018-12-18T18:43:00Z">
          <w:pPr/>
        </w:pPrChange>
      </w:pPr>
      <w:bookmarkStart w:id="4425" w:name="_Toc533016176"/>
      <w:bookmarkStart w:id="4426" w:name="_Toc533016625"/>
      <w:bookmarkStart w:id="4427" w:name="_Toc533016888"/>
      <w:bookmarkStart w:id="4428" w:name="_Toc533017138"/>
      <w:bookmarkStart w:id="4429" w:name="_Toc533018588"/>
      <w:bookmarkEnd w:id="4425"/>
      <w:bookmarkEnd w:id="4426"/>
      <w:bookmarkEnd w:id="4427"/>
      <w:bookmarkEnd w:id="4428"/>
      <w:bookmarkEnd w:id="4429"/>
    </w:p>
    <w:p w:rsidR="00132F63" w:rsidRDefault="00132F63">
      <w:pPr>
        <w:pStyle w:val="Overskrift2"/>
        <w:rPr>
          <w:del w:id="4430" w:author="Claus" w:date="2018-12-18T12:08:00Z"/>
        </w:rPr>
        <w:pPrChange w:id="4431" w:author="Claus" w:date="2018-12-18T18:43:00Z">
          <w:pPr/>
        </w:pPrChange>
      </w:pPr>
      <w:bookmarkStart w:id="4432" w:name="_Toc533016177"/>
      <w:bookmarkStart w:id="4433" w:name="_Toc533016626"/>
      <w:bookmarkStart w:id="4434" w:name="_Toc533016889"/>
      <w:bookmarkStart w:id="4435" w:name="_Toc533017139"/>
      <w:bookmarkStart w:id="4436" w:name="_Toc533018589"/>
      <w:bookmarkEnd w:id="4432"/>
      <w:bookmarkEnd w:id="4433"/>
      <w:bookmarkEnd w:id="4434"/>
      <w:bookmarkEnd w:id="4435"/>
      <w:bookmarkEnd w:id="4436"/>
    </w:p>
    <w:p w:rsidR="00132F63" w:rsidRDefault="00132F63">
      <w:pPr>
        <w:pStyle w:val="Overskrift2"/>
        <w:rPr>
          <w:del w:id="4437" w:author="Claus" w:date="2018-12-18T12:08:00Z"/>
        </w:rPr>
        <w:pPrChange w:id="4438" w:author="Claus" w:date="2018-12-18T18:43:00Z">
          <w:pPr/>
        </w:pPrChange>
      </w:pPr>
      <w:bookmarkStart w:id="4439" w:name="_Toc533016178"/>
      <w:bookmarkStart w:id="4440" w:name="_Toc533016627"/>
      <w:bookmarkStart w:id="4441" w:name="_Toc533016890"/>
      <w:bookmarkStart w:id="4442" w:name="_Toc533017140"/>
      <w:bookmarkStart w:id="4443" w:name="_Toc533018590"/>
      <w:bookmarkEnd w:id="4439"/>
      <w:bookmarkEnd w:id="4440"/>
      <w:bookmarkEnd w:id="4441"/>
      <w:bookmarkEnd w:id="4442"/>
      <w:bookmarkEnd w:id="4443"/>
    </w:p>
    <w:p w:rsidR="00132F63" w:rsidRDefault="00132F63">
      <w:pPr>
        <w:pStyle w:val="Overskrift2"/>
        <w:rPr>
          <w:del w:id="4444" w:author="Claus" w:date="2018-12-18T12:08:00Z"/>
        </w:rPr>
        <w:pPrChange w:id="4445" w:author="Claus" w:date="2018-12-18T18:43:00Z">
          <w:pPr/>
        </w:pPrChange>
      </w:pPr>
      <w:bookmarkStart w:id="4446" w:name="_Toc533016179"/>
      <w:bookmarkStart w:id="4447" w:name="_Toc533016628"/>
      <w:bookmarkStart w:id="4448" w:name="_Toc533016891"/>
      <w:bookmarkStart w:id="4449" w:name="_Toc533017141"/>
      <w:bookmarkStart w:id="4450" w:name="_Toc533018591"/>
      <w:bookmarkEnd w:id="4446"/>
      <w:bookmarkEnd w:id="4447"/>
      <w:bookmarkEnd w:id="4448"/>
      <w:bookmarkEnd w:id="4449"/>
      <w:bookmarkEnd w:id="4450"/>
    </w:p>
    <w:p w:rsidR="00132F63" w:rsidRDefault="00132F63">
      <w:pPr>
        <w:pStyle w:val="Overskrift2"/>
        <w:rPr>
          <w:del w:id="4451" w:author="Claus" w:date="2018-12-18T12:08:00Z"/>
        </w:rPr>
        <w:pPrChange w:id="4452" w:author="Claus" w:date="2018-12-18T18:43:00Z">
          <w:pPr/>
        </w:pPrChange>
      </w:pPr>
      <w:bookmarkStart w:id="4453" w:name="_Toc533016180"/>
      <w:bookmarkStart w:id="4454" w:name="_Toc533016629"/>
      <w:bookmarkStart w:id="4455" w:name="_Toc533016892"/>
      <w:bookmarkStart w:id="4456" w:name="_Toc533017142"/>
      <w:bookmarkStart w:id="4457" w:name="_Toc533018592"/>
      <w:bookmarkEnd w:id="4453"/>
      <w:bookmarkEnd w:id="4454"/>
      <w:bookmarkEnd w:id="4455"/>
      <w:bookmarkEnd w:id="4456"/>
      <w:bookmarkEnd w:id="4457"/>
    </w:p>
    <w:p w:rsidR="00132F63" w:rsidRDefault="00132F63">
      <w:pPr>
        <w:pStyle w:val="Overskrift2"/>
        <w:rPr>
          <w:del w:id="4458" w:author="Claus" w:date="2018-12-18T12:08:00Z"/>
        </w:rPr>
        <w:pPrChange w:id="4459" w:author="Claus" w:date="2018-12-18T18:43:00Z">
          <w:pPr/>
        </w:pPrChange>
      </w:pPr>
      <w:bookmarkStart w:id="4460" w:name="_Toc533016181"/>
      <w:bookmarkStart w:id="4461" w:name="_Toc533016630"/>
      <w:bookmarkStart w:id="4462" w:name="_Toc533016893"/>
      <w:bookmarkStart w:id="4463" w:name="_Toc533017143"/>
      <w:bookmarkStart w:id="4464" w:name="_Toc533018593"/>
      <w:bookmarkEnd w:id="4460"/>
      <w:bookmarkEnd w:id="4461"/>
      <w:bookmarkEnd w:id="4462"/>
      <w:bookmarkEnd w:id="4463"/>
      <w:bookmarkEnd w:id="4464"/>
    </w:p>
    <w:p w:rsidR="00132F63" w:rsidRDefault="00132F63">
      <w:pPr>
        <w:pStyle w:val="Overskrift2"/>
        <w:rPr>
          <w:del w:id="4465" w:author="Claus" w:date="2018-12-18T12:08:00Z"/>
        </w:rPr>
        <w:pPrChange w:id="4466" w:author="Claus" w:date="2018-12-18T18:43:00Z">
          <w:pPr/>
        </w:pPrChange>
      </w:pPr>
      <w:bookmarkStart w:id="4467" w:name="_Toc533016182"/>
      <w:bookmarkStart w:id="4468" w:name="_Toc533016631"/>
      <w:bookmarkStart w:id="4469" w:name="_Toc533016894"/>
      <w:bookmarkStart w:id="4470" w:name="_Toc533017144"/>
      <w:bookmarkStart w:id="4471" w:name="_Toc533018594"/>
      <w:bookmarkEnd w:id="4467"/>
      <w:bookmarkEnd w:id="4468"/>
      <w:bookmarkEnd w:id="4469"/>
      <w:bookmarkEnd w:id="4470"/>
      <w:bookmarkEnd w:id="4471"/>
    </w:p>
    <w:tbl>
      <w:tblPr>
        <w:tblStyle w:val="Mediumgitter3-fremhvningsfarve2"/>
        <w:tblW w:w="0" w:type="auto"/>
        <w:tblLook w:val="04A0"/>
      </w:tblPr>
      <w:tblGrid>
        <w:gridCol w:w="2136"/>
        <w:gridCol w:w="3761"/>
        <w:gridCol w:w="4071"/>
      </w:tblGrid>
      <w:tr w:rsidR="003F05A6" w:rsidDel="00231B65" w:rsidTr="003F05A6">
        <w:trPr>
          <w:cnfStyle w:val="100000000000"/>
          <w:del w:id="4472" w:author="Claus" w:date="2018-12-18T12:08:00Z"/>
        </w:trPr>
        <w:tc>
          <w:tcPr>
            <w:cnfStyle w:val="001000000000"/>
            <w:tcW w:w="1242" w:type="dxa"/>
          </w:tcPr>
          <w:p w:rsidR="00132F63" w:rsidRDefault="003F05A6">
            <w:pPr>
              <w:pStyle w:val="Overskrift2"/>
              <w:rPr>
                <w:del w:id="4473" w:author="Claus" w:date="2018-12-18T12:08:00Z"/>
                <w:b w:val="0"/>
                <w:bCs w:val="0"/>
                <w:color w:val="auto"/>
              </w:rPr>
              <w:pPrChange w:id="4474" w:author="Claus" w:date="2018-12-18T18:43:00Z">
                <w:pPr>
                  <w:spacing w:after="200" w:line="276" w:lineRule="auto"/>
                </w:pPr>
              </w:pPrChange>
            </w:pPr>
            <w:del w:id="4475" w:author="Claus" w:date="2018-12-18T12:08:00Z">
              <w:r w:rsidDel="00231B65">
                <w:delText>Projektet</w:delText>
              </w:r>
              <w:bookmarkStart w:id="4476" w:name="_Toc533016183"/>
              <w:bookmarkStart w:id="4477" w:name="_Toc533016632"/>
              <w:bookmarkStart w:id="4478" w:name="_Toc533016895"/>
              <w:bookmarkStart w:id="4479" w:name="_Toc533017145"/>
              <w:bookmarkStart w:id="4480" w:name="_Toc533018595"/>
              <w:bookmarkEnd w:id="4476"/>
              <w:bookmarkEnd w:id="4477"/>
              <w:bookmarkEnd w:id="4478"/>
              <w:bookmarkEnd w:id="4479"/>
              <w:bookmarkEnd w:id="4480"/>
            </w:del>
          </w:p>
        </w:tc>
        <w:tc>
          <w:tcPr>
            <w:tcW w:w="3969" w:type="dxa"/>
          </w:tcPr>
          <w:p w:rsidR="00132F63" w:rsidRDefault="003F05A6">
            <w:pPr>
              <w:pStyle w:val="Overskrift2"/>
              <w:cnfStyle w:val="100000000000"/>
              <w:rPr>
                <w:del w:id="4481" w:author="Claus" w:date="2018-12-18T12:08:00Z"/>
                <w:b w:val="0"/>
                <w:bCs w:val="0"/>
                <w:color w:val="auto"/>
              </w:rPr>
              <w:pPrChange w:id="4482" w:author="Claus" w:date="2018-12-18T18:43:00Z">
                <w:pPr>
                  <w:spacing w:after="200" w:line="276" w:lineRule="auto"/>
                  <w:cnfStyle w:val="100000000000"/>
                </w:pPr>
              </w:pPrChange>
            </w:pPr>
            <w:del w:id="4483" w:author="Claus" w:date="2018-12-18T12:08:00Z">
              <w:r w:rsidDel="00231B65">
                <w:delText>Positive</w:delText>
              </w:r>
              <w:bookmarkStart w:id="4484" w:name="_Toc533016184"/>
              <w:bookmarkStart w:id="4485" w:name="_Toc533016633"/>
              <w:bookmarkStart w:id="4486" w:name="_Toc533016896"/>
              <w:bookmarkStart w:id="4487" w:name="_Toc533017146"/>
              <w:bookmarkStart w:id="4488" w:name="_Toc533018596"/>
              <w:bookmarkEnd w:id="4484"/>
              <w:bookmarkEnd w:id="4485"/>
              <w:bookmarkEnd w:id="4486"/>
              <w:bookmarkEnd w:id="4487"/>
              <w:bookmarkEnd w:id="4488"/>
            </w:del>
          </w:p>
        </w:tc>
        <w:tc>
          <w:tcPr>
            <w:tcW w:w="4567" w:type="dxa"/>
          </w:tcPr>
          <w:p w:rsidR="00132F63" w:rsidRDefault="003F05A6">
            <w:pPr>
              <w:pStyle w:val="Overskrift2"/>
              <w:cnfStyle w:val="100000000000"/>
              <w:rPr>
                <w:del w:id="4489" w:author="Claus" w:date="2018-12-18T12:08:00Z"/>
                <w:b w:val="0"/>
                <w:bCs w:val="0"/>
                <w:color w:val="auto"/>
              </w:rPr>
              <w:pPrChange w:id="4490" w:author="Claus" w:date="2018-12-18T18:43:00Z">
                <w:pPr>
                  <w:spacing w:after="200" w:line="276" w:lineRule="auto"/>
                  <w:cnfStyle w:val="100000000000"/>
                </w:pPr>
              </w:pPrChange>
            </w:pPr>
            <w:del w:id="4491" w:author="Claus" w:date="2018-12-18T12:08:00Z">
              <w:r w:rsidDel="00231B65">
                <w:delText>Negative</w:delText>
              </w:r>
              <w:bookmarkStart w:id="4492" w:name="_Toc533016185"/>
              <w:bookmarkStart w:id="4493" w:name="_Toc533016634"/>
              <w:bookmarkStart w:id="4494" w:name="_Toc533016897"/>
              <w:bookmarkStart w:id="4495" w:name="_Toc533017147"/>
              <w:bookmarkStart w:id="4496" w:name="_Toc533018597"/>
              <w:bookmarkEnd w:id="4492"/>
              <w:bookmarkEnd w:id="4493"/>
              <w:bookmarkEnd w:id="4494"/>
              <w:bookmarkEnd w:id="4495"/>
              <w:bookmarkEnd w:id="4496"/>
            </w:del>
          </w:p>
        </w:tc>
        <w:bookmarkStart w:id="4497" w:name="_Toc533016186"/>
        <w:bookmarkStart w:id="4498" w:name="_Toc533016635"/>
        <w:bookmarkStart w:id="4499" w:name="_Toc533016898"/>
        <w:bookmarkStart w:id="4500" w:name="_Toc533017148"/>
        <w:bookmarkStart w:id="4501" w:name="_Toc533018598"/>
        <w:bookmarkEnd w:id="4497"/>
        <w:bookmarkEnd w:id="4498"/>
        <w:bookmarkEnd w:id="4499"/>
        <w:bookmarkEnd w:id="4500"/>
        <w:bookmarkEnd w:id="4501"/>
      </w:tr>
      <w:tr w:rsidR="003F05A6" w:rsidDel="00231B65" w:rsidTr="003F05A6">
        <w:trPr>
          <w:cnfStyle w:val="000000100000"/>
          <w:del w:id="4502" w:author="Claus" w:date="2018-12-18T12:08:00Z"/>
        </w:trPr>
        <w:tc>
          <w:tcPr>
            <w:cnfStyle w:val="001000000000"/>
            <w:tcW w:w="1242" w:type="dxa"/>
          </w:tcPr>
          <w:p w:rsidR="00132F63" w:rsidRDefault="003F05A6">
            <w:pPr>
              <w:pStyle w:val="Overskrift2"/>
              <w:rPr>
                <w:del w:id="4503" w:author="Claus" w:date="2018-12-18T12:08:00Z"/>
                <w:b w:val="0"/>
                <w:bCs w:val="0"/>
                <w:color w:val="auto"/>
              </w:rPr>
              <w:pPrChange w:id="4504" w:author="Claus" w:date="2018-12-18T18:43:00Z">
                <w:pPr>
                  <w:spacing w:after="200" w:line="276" w:lineRule="auto"/>
                </w:pPr>
              </w:pPrChange>
            </w:pPr>
            <w:del w:id="4505" w:author="Claus" w:date="2018-12-18T12:08:00Z">
              <w:r w:rsidDel="00231B65">
                <w:delText>Interne</w:delText>
              </w:r>
              <w:bookmarkStart w:id="4506" w:name="_Toc533016187"/>
              <w:bookmarkStart w:id="4507" w:name="_Toc533016636"/>
              <w:bookmarkStart w:id="4508" w:name="_Toc533016899"/>
              <w:bookmarkStart w:id="4509" w:name="_Toc533017149"/>
              <w:bookmarkStart w:id="4510" w:name="_Toc533018599"/>
              <w:bookmarkEnd w:id="4506"/>
              <w:bookmarkEnd w:id="4507"/>
              <w:bookmarkEnd w:id="4508"/>
              <w:bookmarkEnd w:id="4509"/>
              <w:bookmarkEnd w:id="4510"/>
            </w:del>
          </w:p>
        </w:tc>
        <w:tc>
          <w:tcPr>
            <w:tcW w:w="3969" w:type="dxa"/>
          </w:tcPr>
          <w:p w:rsidR="00132F63" w:rsidRDefault="003F05A6">
            <w:pPr>
              <w:pStyle w:val="Overskrift2"/>
              <w:cnfStyle w:val="000000100000"/>
              <w:rPr>
                <w:del w:id="4511" w:author="Claus" w:date="2018-12-18T12:08:00Z"/>
              </w:rPr>
              <w:pPrChange w:id="4512" w:author="Claus" w:date="2018-12-18T18:43:00Z">
                <w:pPr>
                  <w:spacing w:after="200" w:line="276" w:lineRule="auto"/>
                  <w:cnfStyle w:val="000000100000"/>
                </w:pPr>
              </w:pPrChange>
            </w:pPr>
            <w:del w:id="4513" w:author="Claus" w:date="2018-12-18T12:08:00Z">
              <w:r w:rsidDel="00231B65">
                <w:delText>Strengths:</w:delText>
              </w:r>
              <w:bookmarkStart w:id="4514" w:name="_Toc533016188"/>
              <w:bookmarkStart w:id="4515" w:name="_Toc533016637"/>
              <w:bookmarkStart w:id="4516" w:name="_Toc533016900"/>
              <w:bookmarkStart w:id="4517" w:name="_Toc533017150"/>
              <w:bookmarkStart w:id="4518" w:name="_Toc533018600"/>
              <w:bookmarkEnd w:id="4514"/>
              <w:bookmarkEnd w:id="4515"/>
              <w:bookmarkEnd w:id="4516"/>
              <w:bookmarkEnd w:id="4517"/>
              <w:bookmarkEnd w:id="4518"/>
            </w:del>
          </w:p>
          <w:p w:rsidR="00132F63" w:rsidRDefault="003F05A6">
            <w:pPr>
              <w:pStyle w:val="Overskrift2"/>
              <w:cnfStyle w:val="000000100000"/>
              <w:rPr>
                <w:del w:id="4519" w:author="Claus" w:date="2018-12-18T12:08:00Z"/>
              </w:rPr>
              <w:pPrChange w:id="4520" w:author="Claus" w:date="2018-12-18T18:43:00Z">
                <w:pPr>
                  <w:pStyle w:val="Listeafsnit"/>
                  <w:numPr>
                    <w:numId w:val="1"/>
                  </w:numPr>
                  <w:spacing w:after="200" w:line="276" w:lineRule="auto"/>
                  <w:ind w:hanging="360"/>
                  <w:cnfStyle w:val="000000100000"/>
                </w:pPr>
              </w:pPrChange>
            </w:pPr>
            <w:del w:id="4521" w:author="Claus" w:date="2018-12-18T12:08:00Z">
              <w:r w:rsidDel="00231B65">
                <w:delText>Dedikeret ngl.medarbejder tæt på problemområdet med masser af viden, både som it-bruger og håndværker/trælastmand.</w:delText>
              </w:r>
              <w:bookmarkStart w:id="4522" w:name="_Toc533016189"/>
              <w:bookmarkStart w:id="4523" w:name="_Toc533016638"/>
              <w:bookmarkStart w:id="4524" w:name="_Toc533016901"/>
              <w:bookmarkStart w:id="4525" w:name="_Toc533017151"/>
              <w:bookmarkStart w:id="4526" w:name="_Toc533018601"/>
              <w:bookmarkEnd w:id="4522"/>
              <w:bookmarkEnd w:id="4523"/>
              <w:bookmarkEnd w:id="4524"/>
              <w:bookmarkEnd w:id="4525"/>
              <w:bookmarkEnd w:id="4526"/>
            </w:del>
          </w:p>
          <w:p w:rsidR="00132F63" w:rsidRDefault="003F05A6">
            <w:pPr>
              <w:pStyle w:val="Overskrift2"/>
              <w:cnfStyle w:val="000000100000"/>
              <w:rPr>
                <w:del w:id="4527" w:author="Claus" w:date="2018-12-18T12:08:00Z"/>
              </w:rPr>
              <w:pPrChange w:id="4528" w:author="Claus" w:date="2018-12-18T18:43:00Z">
                <w:pPr>
                  <w:pStyle w:val="Listeafsnit"/>
                  <w:numPr>
                    <w:numId w:val="1"/>
                  </w:numPr>
                  <w:spacing w:after="200" w:line="276" w:lineRule="auto"/>
                  <w:ind w:hanging="360"/>
                  <w:cnfStyle w:val="000000100000"/>
                </w:pPr>
              </w:pPrChange>
            </w:pPr>
            <w:del w:id="4529" w:author="Claus" w:date="2018-12-18T12:08:00Z">
              <w:r w:rsidDel="00231B65">
                <w:delText>Fog har tidligere fået udviklet et system, så de er klar over at der er en gevinst ved nyt system.</w:delText>
              </w:r>
              <w:bookmarkStart w:id="4530" w:name="_Toc533016190"/>
              <w:bookmarkStart w:id="4531" w:name="_Toc533016639"/>
              <w:bookmarkStart w:id="4532" w:name="_Toc533016902"/>
              <w:bookmarkStart w:id="4533" w:name="_Toc533017152"/>
              <w:bookmarkStart w:id="4534" w:name="_Toc533018602"/>
              <w:bookmarkEnd w:id="4530"/>
              <w:bookmarkEnd w:id="4531"/>
              <w:bookmarkEnd w:id="4532"/>
              <w:bookmarkEnd w:id="4533"/>
              <w:bookmarkEnd w:id="4534"/>
            </w:del>
          </w:p>
          <w:p w:rsidR="00132F63" w:rsidRDefault="00132F63">
            <w:pPr>
              <w:pStyle w:val="Overskrift2"/>
              <w:cnfStyle w:val="000000100000"/>
              <w:rPr>
                <w:del w:id="4535" w:author="Claus" w:date="2018-12-18T12:08:00Z"/>
              </w:rPr>
              <w:pPrChange w:id="4536" w:author="Claus" w:date="2018-12-18T18:43:00Z">
                <w:pPr>
                  <w:spacing w:after="200" w:line="276" w:lineRule="auto"/>
                  <w:cnfStyle w:val="000000100000"/>
                </w:pPr>
              </w:pPrChange>
            </w:pPr>
            <w:bookmarkStart w:id="4537" w:name="_Toc533016191"/>
            <w:bookmarkStart w:id="4538" w:name="_Toc533016640"/>
            <w:bookmarkStart w:id="4539" w:name="_Toc533016903"/>
            <w:bookmarkStart w:id="4540" w:name="_Toc533017153"/>
            <w:bookmarkStart w:id="4541" w:name="_Toc533018603"/>
            <w:bookmarkEnd w:id="4537"/>
            <w:bookmarkEnd w:id="4538"/>
            <w:bookmarkEnd w:id="4539"/>
            <w:bookmarkEnd w:id="4540"/>
            <w:bookmarkEnd w:id="4541"/>
          </w:p>
        </w:tc>
        <w:tc>
          <w:tcPr>
            <w:tcW w:w="4567" w:type="dxa"/>
          </w:tcPr>
          <w:p w:rsidR="00132F63" w:rsidRDefault="003F05A6">
            <w:pPr>
              <w:pStyle w:val="Overskrift2"/>
              <w:cnfStyle w:val="000000100000"/>
              <w:rPr>
                <w:del w:id="4542" w:author="Claus" w:date="2018-12-18T12:08:00Z"/>
              </w:rPr>
              <w:pPrChange w:id="4543" w:author="Claus" w:date="2018-12-18T18:43:00Z">
                <w:pPr>
                  <w:spacing w:after="200" w:line="276" w:lineRule="auto"/>
                  <w:cnfStyle w:val="000000100000"/>
                </w:pPr>
              </w:pPrChange>
            </w:pPr>
            <w:del w:id="4544" w:author="Claus" w:date="2018-12-18T12:08:00Z">
              <w:r w:rsidDel="00231B65">
                <w:delText>Weaknesses:</w:delText>
              </w:r>
              <w:bookmarkStart w:id="4545" w:name="_Toc533016192"/>
              <w:bookmarkStart w:id="4546" w:name="_Toc533016641"/>
              <w:bookmarkStart w:id="4547" w:name="_Toc533016904"/>
              <w:bookmarkStart w:id="4548" w:name="_Toc533017154"/>
              <w:bookmarkStart w:id="4549" w:name="_Toc533018604"/>
              <w:bookmarkEnd w:id="4545"/>
              <w:bookmarkEnd w:id="4546"/>
              <w:bookmarkEnd w:id="4547"/>
              <w:bookmarkEnd w:id="4548"/>
              <w:bookmarkEnd w:id="4549"/>
            </w:del>
          </w:p>
          <w:p w:rsidR="00132F63" w:rsidRDefault="00F143EA">
            <w:pPr>
              <w:pStyle w:val="Overskrift2"/>
              <w:cnfStyle w:val="000000100000"/>
              <w:rPr>
                <w:del w:id="4550" w:author="Claus" w:date="2018-12-18T12:08:00Z"/>
              </w:rPr>
              <w:pPrChange w:id="4551" w:author="Claus" w:date="2018-12-18T18:43:00Z">
                <w:pPr>
                  <w:pStyle w:val="Listeafsnit"/>
                  <w:numPr>
                    <w:numId w:val="1"/>
                  </w:numPr>
                  <w:spacing w:after="200" w:line="276" w:lineRule="auto"/>
                  <w:ind w:hanging="360"/>
                  <w:cnfStyle w:val="000000100000"/>
                </w:pPr>
              </w:pPrChange>
            </w:pPr>
            <w:del w:id="4552" w:author="Claus" w:date="2018-12-18T12:08:00Z">
              <w:r w:rsidDel="00231B65">
                <w:delText xml:space="preserve">Konflikt: </w:delText>
              </w:r>
              <w:r w:rsidR="003F05A6" w:rsidDel="00231B65">
                <w:delText>Man kan godt lide enkeltheden i Quickbyg samtidig med at man vil have et system som potentielt kan give mere vedligehold af varer, priser mv.</w:delText>
              </w:r>
              <w:bookmarkStart w:id="4553" w:name="_Toc533016193"/>
              <w:bookmarkStart w:id="4554" w:name="_Toc533016642"/>
              <w:bookmarkStart w:id="4555" w:name="_Toc533016905"/>
              <w:bookmarkStart w:id="4556" w:name="_Toc533017155"/>
              <w:bookmarkStart w:id="4557" w:name="_Toc533018605"/>
              <w:bookmarkEnd w:id="4553"/>
              <w:bookmarkEnd w:id="4554"/>
              <w:bookmarkEnd w:id="4555"/>
              <w:bookmarkEnd w:id="4556"/>
              <w:bookmarkEnd w:id="4557"/>
            </w:del>
          </w:p>
          <w:p w:rsidR="00132F63" w:rsidRDefault="003F05A6">
            <w:pPr>
              <w:pStyle w:val="Overskrift2"/>
              <w:cnfStyle w:val="000000100000"/>
              <w:rPr>
                <w:del w:id="4558" w:author="Claus" w:date="2018-12-18T12:08:00Z"/>
              </w:rPr>
              <w:pPrChange w:id="4559" w:author="Claus" w:date="2018-12-18T18:43:00Z">
                <w:pPr>
                  <w:pStyle w:val="Listeafsnit"/>
                  <w:numPr>
                    <w:numId w:val="1"/>
                  </w:numPr>
                  <w:spacing w:after="200" w:line="276" w:lineRule="auto"/>
                  <w:ind w:hanging="360"/>
                  <w:cnfStyle w:val="000000100000"/>
                </w:pPr>
              </w:pPrChange>
            </w:pPr>
            <w:del w:id="4560" w:author="Claus" w:date="2018-12-18T12:08:00Z">
              <w:r w:rsidDel="00231B65">
                <w:delText>Der er skitseret en række udfordringer, f.eks. opdatering af varenumre, priser og tilføjelser af flere varer, men kun ytret 2 konkrete krav.</w:delText>
              </w:r>
              <w:bookmarkStart w:id="4561" w:name="_Toc533016194"/>
              <w:bookmarkStart w:id="4562" w:name="_Toc533016643"/>
              <w:bookmarkStart w:id="4563" w:name="_Toc533016906"/>
              <w:bookmarkStart w:id="4564" w:name="_Toc533017156"/>
              <w:bookmarkStart w:id="4565" w:name="_Toc533018606"/>
              <w:bookmarkEnd w:id="4561"/>
              <w:bookmarkEnd w:id="4562"/>
              <w:bookmarkEnd w:id="4563"/>
              <w:bookmarkEnd w:id="4564"/>
              <w:bookmarkEnd w:id="4565"/>
            </w:del>
          </w:p>
          <w:p w:rsidR="00132F63" w:rsidRDefault="003F05A6">
            <w:pPr>
              <w:pStyle w:val="Overskrift2"/>
              <w:cnfStyle w:val="000000100000"/>
              <w:rPr>
                <w:del w:id="4566" w:author="Claus" w:date="2018-12-18T12:08:00Z"/>
              </w:rPr>
              <w:pPrChange w:id="4567" w:author="Claus" w:date="2018-12-18T18:43:00Z">
                <w:pPr>
                  <w:pStyle w:val="Listeafsnit"/>
                  <w:numPr>
                    <w:numId w:val="1"/>
                  </w:numPr>
                  <w:spacing w:after="200" w:line="276" w:lineRule="auto"/>
                  <w:ind w:hanging="360"/>
                  <w:cnfStyle w:val="000000100000"/>
                </w:pPr>
              </w:pPrChange>
            </w:pPr>
            <w:del w:id="4568" w:author="Claus" w:date="2018-12-18T12:08:00Z">
              <w:r w:rsidDel="00231B65">
                <w:delText>Der er kun foretaget interview af 1 person, så uklart hvordan resten af organisationen forholder sig.</w:delText>
              </w:r>
              <w:bookmarkStart w:id="4569" w:name="_Toc533016195"/>
              <w:bookmarkStart w:id="4570" w:name="_Toc533016644"/>
              <w:bookmarkStart w:id="4571" w:name="_Toc533016907"/>
              <w:bookmarkStart w:id="4572" w:name="_Toc533017157"/>
              <w:bookmarkStart w:id="4573" w:name="_Toc533018607"/>
              <w:bookmarkEnd w:id="4569"/>
              <w:bookmarkEnd w:id="4570"/>
              <w:bookmarkEnd w:id="4571"/>
              <w:bookmarkEnd w:id="4572"/>
              <w:bookmarkEnd w:id="4573"/>
            </w:del>
          </w:p>
          <w:p w:rsidR="00132F63" w:rsidRDefault="003F05A6">
            <w:pPr>
              <w:pStyle w:val="Overskrift2"/>
              <w:cnfStyle w:val="000000100000"/>
              <w:rPr>
                <w:del w:id="4574" w:author="Claus" w:date="2018-12-18T12:08:00Z"/>
              </w:rPr>
              <w:pPrChange w:id="4575" w:author="Claus" w:date="2018-12-18T18:43:00Z">
                <w:pPr>
                  <w:pStyle w:val="Listeafsnit"/>
                  <w:numPr>
                    <w:numId w:val="1"/>
                  </w:numPr>
                  <w:spacing w:after="200" w:line="276" w:lineRule="auto"/>
                  <w:ind w:hanging="360"/>
                  <w:cnfStyle w:val="000000100000"/>
                </w:pPr>
              </w:pPrChange>
            </w:pPr>
            <w:del w:id="4576" w:author="Claus" w:date="2018-12-18T12:08:00Z">
              <w:r w:rsidDel="00231B65">
                <w:delText>Et tidligere projekt er skrinlagt, er man urealistisk i sine mål?</w:delText>
              </w:r>
              <w:r w:rsidR="00F143EA" w:rsidDel="00231B65">
                <w:delText xml:space="preserve"> Man ved hvad man har, men ved man hvad man vil?</w:delText>
              </w:r>
              <w:bookmarkStart w:id="4577" w:name="_Toc533016196"/>
              <w:bookmarkStart w:id="4578" w:name="_Toc533016645"/>
              <w:bookmarkStart w:id="4579" w:name="_Toc533016908"/>
              <w:bookmarkStart w:id="4580" w:name="_Toc533017158"/>
              <w:bookmarkStart w:id="4581" w:name="_Toc533018608"/>
              <w:bookmarkEnd w:id="4577"/>
              <w:bookmarkEnd w:id="4578"/>
              <w:bookmarkEnd w:id="4579"/>
              <w:bookmarkEnd w:id="4580"/>
              <w:bookmarkEnd w:id="4581"/>
            </w:del>
          </w:p>
          <w:p w:rsidR="00132F63" w:rsidRDefault="00132F63">
            <w:pPr>
              <w:pStyle w:val="Overskrift2"/>
              <w:cnfStyle w:val="000000100000"/>
              <w:rPr>
                <w:del w:id="4582" w:author="Claus" w:date="2018-12-18T12:08:00Z"/>
              </w:rPr>
              <w:pPrChange w:id="4583" w:author="Claus" w:date="2018-12-18T18:43:00Z">
                <w:pPr>
                  <w:spacing w:after="200" w:line="276" w:lineRule="auto"/>
                  <w:cnfStyle w:val="000000100000"/>
                </w:pPr>
              </w:pPrChange>
            </w:pPr>
            <w:bookmarkStart w:id="4584" w:name="_Toc533016197"/>
            <w:bookmarkStart w:id="4585" w:name="_Toc533016646"/>
            <w:bookmarkStart w:id="4586" w:name="_Toc533016909"/>
            <w:bookmarkStart w:id="4587" w:name="_Toc533017159"/>
            <w:bookmarkStart w:id="4588" w:name="_Toc533018609"/>
            <w:bookmarkEnd w:id="4584"/>
            <w:bookmarkEnd w:id="4585"/>
            <w:bookmarkEnd w:id="4586"/>
            <w:bookmarkEnd w:id="4587"/>
            <w:bookmarkEnd w:id="4588"/>
          </w:p>
        </w:tc>
        <w:bookmarkStart w:id="4589" w:name="_Toc533016198"/>
        <w:bookmarkStart w:id="4590" w:name="_Toc533016647"/>
        <w:bookmarkStart w:id="4591" w:name="_Toc533016910"/>
        <w:bookmarkStart w:id="4592" w:name="_Toc533017160"/>
        <w:bookmarkStart w:id="4593" w:name="_Toc533018610"/>
        <w:bookmarkEnd w:id="4589"/>
        <w:bookmarkEnd w:id="4590"/>
        <w:bookmarkEnd w:id="4591"/>
        <w:bookmarkEnd w:id="4592"/>
        <w:bookmarkEnd w:id="4593"/>
      </w:tr>
      <w:tr w:rsidR="003F05A6" w:rsidDel="00231B65" w:rsidTr="003F05A6">
        <w:trPr>
          <w:del w:id="4594" w:author="Claus" w:date="2018-12-18T12:08:00Z"/>
        </w:trPr>
        <w:tc>
          <w:tcPr>
            <w:cnfStyle w:val="001000000000"/>
            <w:tcW w:w="1242" w:type="dxa"/>
          </w:tcPr>
          <w:p w:rsidR="00132F63" w:rsidRDefault="003F05A6">
            <w:pPr>
              <w:pStyle w:val="Overskrift2"/>
              <w:rPr>
                <w:del w:id="4595" w:author="Claus" w:date="2018-12-18T12:08:00Z"/>
                <w:b w:val="0"/>
                <w:bCs w:val="0"/>
                <w:color w:val="auto"/>
              </w:rPr>
              <w:pPrChange w:id="4596" w:author="Claus" w:date="2018-12-18T18:43:00Z">
                <w:pPr>
                  <w:spacing w:after="200" w:line="276" w:lineRule="auto"/>
                </w:pPr>
              </w:pPrChange>
            </w:pPr>
            <w:del w:id="4597" w:author="Claus" w:date="2018-12-18T12:08:00Z">
              <w:r w:rsidDel="00231B65">
                <w:delText>Eksterne</w:delText>
              </w:r>
              <w:bookmarkStart w:id="4598" w:name="_Toc533016199"/>
              <w:bookmarkStart w:id="4599" w:name="_Toc533016648"/>
              <w:bookmarkStart w:id="4600" w:name="_Toc533016911"/>
              <w:bookmarkStart w:id="4601" w:name="_Toc533017161"/>
              <w:bookmarkStart w:id="4602" w:name="_Toc533018611"/>
              <w:bookmarkEnd w:id="4598"/>
              <w:bookmarkEnd w:id="4599"/>
              <w:bookmarkEnd w:id="4600"/>
              <w:bookmarkEnd w:id="4601"/>
              <w:bookmarkEnd w:id="4602"/>
            </w:del>
          </w:p>
        </w:tc>
        <w:tc>
          <w:tcPr>
            <w:tcW w:w="3969" w:type="dxa"/>
          </w:tcPr>
          <w:p w:rsidR="00132F63" w:rsidRDefault="003F05A6">
            <w:pPr>
              <w:pStyle w:val="Overskrift2"/>
              <w:cnfStyle w:val="000000000000"/>
              <w:rPr>
                <w:del w:id="4603" w:author="Claus" w:date="2018-12-18T12:08:00Z"/>
              </w:rPr>
              <w:pPrChange w:id="4604" w:author="Claus" w:date="2018-12-18T18:43:00Z">
                <w:pPr>
                  <w:spacing w:after="200" w:line="276" w:lineRule="auto"/>
                  <w:cnfStyle w:val="000000000000"/>
                </w:pPr>
              </w:pPrChange>
            </w:pPr>
            <w:del w:id="4605" w:author="Claus" w:date="2018-12-18T12:08:00Z">
              <w:r w:rsidDel="00231B65">
                <w:delText>Opportunities:</w:delText>
              </w:r>
              <w:bookmarkStart w:id="4606" w:name="_Toc533016200"/>
              <w:bookmarkStart w:id="4607" w:name="_Toc533016649"/>
              <w:bookmarkStart w:id="4608" w:name="_Toc533016912"/>
              <w:bookmarkStart w:id="4609" w:name="_Toc533017162"/>
              <w:bookmarkStart w:id="4610" w:name="_Toc533018612"/>
              <w:bookmarkEnd w:id="4606"/>
              <w:bookmarkEnd w:id="4607"/>
              <w:bookmarkEnd w:id="4608"/>
              <w:bookmarkEnd w:id="4609"/>
              <w:bookmarkEnd w:id="4610"/>
            </w:del>
          </w:p>
          <w:p w:rsidR="00132F63" w:rsidRDefault="00F143EA">
            <w:pPr>
              <w:pStyle w:val="Overskrift2"/>
              <w:cnfStyle w:val="000000000000"/>
              <w:rPr>
                <w:del w:id="4611" w:author="Claus" w:date="2018-12-18T12:08:00Z"/>
              </w:rPr>
              <w:pPrChange w:id="4612" w:author="Claus" w:date="2018-12-18T18:43:00Z">
                <w:pPr>
                  <w:pStyle w:val="Listeafsnit"/>
                  <w:numPr>
                    <w:numId w:val="1"/>
                  </w:numPr>
                  <w:spacing w:after="200" w:line="276" w:lineRule="auto"/>
                  <w:ind w:hanging="360"/>
                  <w:cnfStyle w:val="000000000000"/>
                </w:pPr>
              </w:pPrChange>
            </w:pPr>
            <w:del w:id="4613" w:author="Claus" w:date="2018-12-18T12:08:00Z">
              <w:r w:rsidDel="00231B65">
                <w:delText>COTS ERP-system kan evt. indfri krav hurtigt, ved få justeringer/tilføjelser?</w:delText>
              </w:r>
              <w:bookmarkStart w:id="4614" w:name="_Toc533016201"/>
              <w:bookmarkStart w:id="4615" w:name="_Toc533016650"/>
              <w:bookmarkStart w:id="4616" w:name="_Toc533016913"/>
              <w:bookmarkStart w:id="4617" w:name="_Toc533017163"/>
              <w:bookmarkStart w:id="4618" w:name="_Toc533018613"/>
              <w:bookmarkEnd w:id="4614"/>
              <w:bookmarkEnd w:id="4615"/>
              <w:bookmarkEnd w:id="4616"/>
              <w:bookmarkEnd w:id="4617"/>
              <w:bookmarkEnd w:id="4618"/>
            </w:del>
          </w:p>
          <w:p w:rsidR="00132F63" w:rsidRDefault="00132F63">
            <w:pPr>
              <w:pStyle w:val="Overskrift2"/>
              <w:cnfStyle w:val="000000000000"/>
              <w:rPr>
                <w:del w:id="4619" w:author="Claus" w:date="2018-12-18T12:08:00Z"/>
              </w:rPr>
              <w:pPrChange w:id="4620" w:author="Claus" w:date="2018-12-18T18:43:00Z">
                <w:pPr>
                  <w:spacing w:after="200" w:line="276" w:lineRule="auto"/>
                  <w:cnfStyle w:val="000000000000"/>
                </w:pPr>
              </w:pPrChange>
            </w:pPr>
            <w:bookmarkStart w:id="4621" w:name="_Toc533016202"/>
            <w:bookmarkStart w:id="4622" w:name="_Toc533016651"/>
            <w:bookmarkStart w:id="4623" w:name="_Toc533016914"/>
            <w:bookmarkStart w:id="4624" w:name="_Toc533017164"/>
            <w:bookmarkStart w:id="4625" w:name="_Toc533018614"/>
            <w:bookmarkEnd w:id="4621"/>
            <w:bookmarkEnd w:id="4622"/>
            <w:bookmarkEnd w:id="4623"/>
            <w:bookmarkEnd w:id="4624"/>
            <w:bookmarkEnd w:id="4625"/>
          </w:p>
        </w:tc>
        <w:tc>
          <w:tcPr>
            <w:tcW w:w="4567" w:type="dxa"/>
          </w:tcPr>
          <w:p w:rsidR="00132F63" w:rsidRDefault="003F05A6">
            <w:pPr>
              <w:pStyle w:val="Overskrift2"/>
              <w:cnfStyle w:val="000000000000"/>
              <w:rPr>
                <w:del w:id="4626" w:author="Claus" w:date="2018-12-18T12:08:00Z"/>
              </w:rPr>
              <w:pPrChange w:id="4627" w:author="Claus" w:date="2018-12-18T18:43:00Z">
                <w:pPr>
                  <w:spacing w:after="200" w:line="276" w:lineRule="auto"/>
                  <w:cnfStyle w:val="000000000000"/>
                </w:pPr>
              </w:pPrChange>
            </w:pPr>
            <w:del w:id="4628" w:author="Claus" w:date="2018-12-18T12:08:00Z">
              <w:r w:rsidDel="00231B65">
                <w:delText>Threats:</w:delText>
              </w:r>
              <w:bookmarkStart w:id="4629" w:name="_Toc533016203"/>
              <w:bookmarkStart w:id="4630" w:name="_Toc533016652"/>
              <w:bookmarkStart w:id="4631" w:name="_Toc533016915"/>
              <w:bookmarkStart w:id="4632" w:name="_Toc533017165"/>
              <w:bookmarkStart w:id="4633" w:name="_Toc533018615"/>
              <w:bookmarkEnd w:id="4629"/>
              <w:bookmarkEnd w:id="4630"/>
              <w:bookmarkEnd w:id="4631"/>
              <w:bookmarkEnd w:id="4632"/>
              <w:bookmarkEnd w:id="4633"/>
            </w:del>
          </w:p>
          <w:p w:rsidR="00132F63" w:rsidRDefault="00F143EA">
            <w:pPr>
              <w:pStyle w:val="Overskrift2"/>
              <w:cnfStyle w:val="000000000000"/>
              <w:rPr>
                <w:del w:id="4634" w:author="Claus" w:date="2018-12-18T12:08:00Z"/>
              </w:rPr>
              <w:pPrChange w:id="4635" w:author="Claus" w:date="2018-12-18T18:43:00Z">
                <w:pPr>
                  <w:pStyle w:val="Listeafsnit"/>
                  <w:numPr>
                    <w:numId w:val="1"/>
                  </w:numPr>
                  <w:spacing w:after="200" w:line="276" w:lineRule="auto"/>
                  <w:ind w:hanging="360"/>
                  <w:cnfStyle w:val="000000000000"/>
                </w:pPr>
              </w:pPrChange>
            </w:pPr>
            <w:del w:id="4636" w:author="Claus" w:date="2018-12-18T12:08:00Z">
              <w:r w:rsidDel="00231B65">
                <w:delText>ERP system er måske over målet/for indviklet til at medarbejderne gider bruge det.</w:delText>
              </w:r>
              <w:bookmarkStart w:id="4637" w:name="_Toc533016204"/>
              <w:bookmarkStart w:id="4638" w:name="_Toc533016653"/>
              <w:bookmarkStart w:id="4639" w:name="_Toc533016916"/>
              <w:bookmarkStart w:id="4640" w:name="_Toc533017166"/>
              <w:bookmarkStart w:id="4641" w:name="_Toc533018616"/>
              <w:bookmarkEnd w:id="4637"/>
              <w:bookmarkEnd w:id="4638"/>
              <w:bookmarkEnd w:id="4639"/>
              <w:bookmarkEnd w:id="4640"/>
              <w:bookmarkEnd w:id="4641"/>
            </w:del>
          </w:p>
          <w:p w:rsidR="00132F63" w:rsidRDefault="00F143EA">
            <w:pPr>
              <w:pStyle w:val="Overskrift2"/>
              <w:cnfStyle w:val="000000000000"/>
              <w:rPr>
                <w:del w:id="4642" w:author="Claus" w:date="2018-12-18T12:08:00Z"/>
              </w:rPr>
              <w:pPrChange w:id="4643" w:author="Claus" w:date="2018-12-18T18:43:00Z">
                <w:pPr>
                  <w:pStyle w:val="Listeafsnit"/>
                  <w:numPr>
                    <w:numId w:val="1"/>
                  </w:numPr>
                  <w:spacing w:after="200" w:line="276" w:lineRule="auto"/>
                  <w:ind w:hanging="360"/>
                  <w:cnfStyle w:val="000000000000"/>
                </w:pPr>
              </w:pPrChange>
            </w:pPr>
            <w:del w:id="4644" w:author="Claus" w:date="2018-12-18T12:08:00Z">
              <w:r w:rsidDel="00231B65">
                <w:delText>Modvillighed blandt medarbejdere kan skabe splid og skade virksomheden.</w:delText>
              </w:r>
              <w:bookmarkStart w:id="4645" w:name="_Toc533016205"/>
              <w:bookmarkStart w:id="4646" w:name="_Toc533016654"/>
              <w:bookmarkStart w:id="4647" w:name="_Toc533016917"/>
              <w:bookmarkStart w:id="4648" w:name="_Toc533017167"/>
              <w:bookmarkStart w:id="4649" w:name="_Toc533018617"/>
              <w:bookmarkEnd w:id="4645"/>
              <w:bookmarkEnd w:id="4646"/>
              <w:bookmarkEnd w:id="4647"/>
              <w:bookmarkEnd w:id="4648"/>
              <w:bookmarkEnd w:id="4649"/>
            </w:del>
          </w:p>
          <w:p w:rsidR="00132F63" w:rsidRDefault="005858CF">
            <w:pPr>
              <w:pStyle w:val="Overskrift2"/>
              <w:cnfStyle w:val="000000000000"/>
              <w:rPr>
                <w:del w:id="4650" w:author="Claus" w:date="2018-12-18T12:08:00Z"/>
              </w:rPr>
              <w:pPrChange w:id="4651" w:author="Claus" w:date="2018-12-18T18:43:00Z">
                <w:pPr>
                  <w:pStyle w:val="Listeafsnit"/>
                  <w:numPr>
                    <w:numId w:val="1"/>
                  </w:numPr>
                  <w:spacing w:after="200" w:line="276" w:lineRule="auto"/>
                  <w:ind w:hanging="360"/>
                  <w:cnfStyle w:val="000000000000"/>
                </w:pPr>
              </w:pPrChange>
            </w:pPr>
            <w:del w:id="4652" w:author="Claus" w:date="2018-12-18T12:08:00Z">
              <w:r w:rsidDel="00231B65">
                <w:delText>M</w:delText>
              </w:r>
              <w:r w:rsidR="00811E1E" w:rsidDel="00231B65">
                <w:delText>arkedet</w:delText>
              </w:r>
              <w:r w:rsidR="00F143EA" w:rsidDel="00231B65">
                <w:delText xml:space="preserve"> ændres i en sådan grad, at systemet ikke kan </w:delText>
              </w:r>
              <w:r w:rsidR="00811E1E" w:rsidDel="00231B65">
                <w:delText>bruges.</w:delText>
              </w:r>
              <w:bookmarkStart w:id="4653" w:name="_Toc533016206"/>
              <w:bookmarkStart w:id="4654" w:name="_Toc533016655"/>
              <w:bookmarkStart w:id="4655" w:name="_Toc533016918"/>
              <w:bookmarkStart w:id="4656" w:name="_Toc533017168"/>
              <w:bookmarkStart w:id="4657" w:name="_Toc533018618"/>
              <w:bookmarkEnd w:id="4653"/>
              <w:bookmarkEnd w:id="4654"/>
              <w:bookmarkEnd w:id="4655"/>
              <w:bookmarkEnd w:id="4656"/>
              <w:bookmarkEnd w:id="4657"/>
            </w:del>
          </w:p>
          <w:p w:rsidR="00132F63" w:rsidRDefault="005858CF">
            <w:pPr>
              <w:pStyle w:val="Overskrift2"/>
              <w:cnfStyle w:val="000000000000"/>
              <w:rPr>
                <w:del w:id="4658" w:author="Claus" w:date="2018-12-18T12:08:00Z"/>
              </w:rPr>
              <w:pPrChange w:id="4659" w:author="Claus" w:date="2018-12-18T18:43:00Z">
                <w:pPr>
                  <w:pStyle w:val="Listeafsnit"/>
                  <w:numPr>
                    <w:numId w:val="1"/>
                  </w:numPr>
                  <w:spacing w:after="200" w:line="276" w:lineRule="auto"/>
                  <w:ind w:hanging="360"/>
                  <w:cnfStyle w:val="000000000000"/>
                </w:pPr>
              </w:pPrChange>
            </w:pPr>
            <w:del w:id="4660" w:author="Claus" w:date="2018-12-18T12:08:00Z">
              <w:r w:rsidDel="00231B65">
                <w:delText>Klimaforandringer medfører ændringer i byggeregulativer som fordrer konstruktionsændringer i carporte.</w:delText>
              </w:r>
              <w:bookmarkStart w:id="4661" w:name="_Toc533016207"/>
              <w:bookmarkStart w:id="4662" w:name="_Toc533016656"/>
              <w:bookmarkStart w:id="4663" w:name="_Toc533016919"/>
              <w:bookmarkStart w:id="4664" w:name="_Toc533017169"/>
              <w:bookmarkStart w:id="4665" w:name="_Toc533018619"/>
              <w:bookmarkEnd w:id="4661"/>
              <w:bookmarkEnd w:id="4662"/>
              <w:bookmarkEnd w:id="4663"/>
              <w:bookmarkEnd w:id="4664"/>
              <w:bookmarkEnd w:id="4665"/>
            </w:del>
          </w:p>
          <w:p w:rsidR="00132F63" w:rsidRDefault="002477D7">
            <w:pPr>
              <w:pStyle w:val="Overskrift2"/>
              <w:cnfStyle w:val="000000000000"/>
              <w:rPr>
                <w:del w:id="4666" w:author="Claus" w:date="2018-12-18T12:08:00Z"/>
              </w:rPr>
              <w:pPrChange w:id="4667" w:author="Claus" w:date="2018-12-18T18:43:00Z">
                <w:pPr>
                  <w:pStyle w:val="Listeafsnit"/>
                  <w:numPr>
                    <w:numId w:val="1"/>
                  </w:numPr>
                  <w:spacing w:after="200" w:line="276" w:lineRule="auto"/>
                  <w:ind w:hanging="360"/>
                  <w:cnfStyle w:val="000000000000"/>
                </w:pPr>
              </w:pPrChange>
            </w:pPr>
            <w:del w:id="4668" w:author="Claus" w:date="2018-12-18T12:08:00Z">
              <w:r w:rsidDel="00231B65">
                <w:delText>Har vi egne biler i fremtiden?</w:delText>
              </w:r>
              <w:bookmarkStart w:id="4669" w:name="_Toc533016208"/>
              <w:bookmarkStart w:id="4670" w:name="_Toc533016657"/>
              <w:bookmarkStart w:id="4671" w:name="_Toc533016920"/>
              <w:bookmarkStart w:id="4672" w:name="_Toc533017170"/>
              <w:bookmarkStart w:id="4673" w:name="_Toc533018620"/>
              <w:bookmarkEnd w:id="4669"/>
              <w:bookmarkEnd w:id="4670"/>
              <w:bookmarkEnd w:id="4671"/>
              <w:bookmarkEnd w:id="4672"/>
              <w:bookmarkEnd w:id="4673"/>
            </w:del>
          </w:p>
          <w:p w:rsidR="00132F63" w:rsidRDefault="00132F63">
            <w:pPr>
              <w:pStyle w:val="Overskrift2"/>
              <w:cnfStyle w:val="000000000000"/>
              <w:rPr>
                <w:del w:id="4674" w:author="Claus" w:date="2018-12-18T12:08:00Z"/>
              </w:rPr>
              <w:pPrChange w:id="4675" w:author="Claus" w:date="2018-12-18T18:43:00Z">
                <w:pPr>
                  <w:spacing w:after="200" w:line="276" w:lineRule="auto"/>
                  <w:cnfStyle w:val="000000000000"/>
                </w:pPr>
              </w:pPrChange>
            </w:pPr>
            <w:bookmarkStart w:id="4676" w:name="_Toc533016209"/>
            <w:bookmarkStart w:id="4677" w:name="_Toc533016658"/>
            <w:bookmarkStart w:id="4678" w:name="_Toc533016921"/>
            <w:bookmarkStart w:id="4679" w:name="_Toc533017171"/>
            <w:bookmarkStart w:id="4680" w:name="_Toc533018621"/>
            <w:bookmarkEnd w:id="4676"/>
            <w:bookmarkEnd w:id="4677"/>
            <w:bookmarkEnd w:id="4678"/>
            <w:bookmarkEnd w:id="4679"/>
            <w:bookmarkEnd w:id="4680"/>
          </w:p>
        </w:tc>
        <w:bookmarkStart w:id="4681" w:name="_Toc533016210"/>
        <w:bookmarkStart w:id="4682" w:name="_Toc533016659"/>
        <w:bookmarkStart w:id="4683" w:name="_Toc533016922"/>
        <w:bookmarkStart w:id="4684" w:name="_Toc533017172"/>
        <w:bookmarkStart w:id="4685" w:name="_Toc533018622"/>
        <w:bookmarkEnd w:id="4681"/>
        <w:bookmarkEnd w:id="4682"/>
        <w:bookmarkEnd w:id="4683"/>
        <w:bookmarkEnd w:id="4684"/>
        <w:bookmarkEnd w:id="4685"/>
      </w:tr>
    </w:tbl>
    <w:p w:rsidR="00132F63" w:rsidRDefault="00132F63">
      <w:pPr>
        <w:pStyle w:val="Overskrift2"/>
        <w:rPr>
          <w:del w:id="4686" w:author="Claus" w:date="2018-12-18T12:08:00Z"/>
        </w:rPr>
        <w:pPrChange w:id="4687" w:author="Claus" w:date="2018-12-18T18:43:00Z">
          <w:pPr/>
        </w:pPrChange>
      </w:pPr>
      <w:bookmarkStart w:id="4688" w:name="_Toc533016211"/>
      <w:bookmarkStart w:id="4689" w:name="_Toc533016660"/>
      <w:bookmarkStart w:id="4690" w:name="_Toc533016923"/>
      <w:bookmarkStart w:id="4691" w:name="_Toc533017173"/>
      <w:bookmarkStart w:id="4692" w:name="_Toc533018623"/>
      <w:bookmarkEnd w:id="4688"/>
      <w:bookmarkEnd w:id="4689"/>
      <w:bookmarkEnd w:id="4690"/>
      <w:bookmarkEnd w:id="4691"/>
      <w:bookmarkEnd w:id="4692"/>
    </w:p>
    <w:tbl>
      <w:tblPr>
        <w:tblStyle w:val="Mediumgitter3-fremhvningsfarve3"/>
        <w:tblW w:w="0" w:type="auto"/>
        <w:tblLook w:val="04A0"/>
      </w:tblPr>
      <w:tblGrid>
        <w:gridCol w:w="2082"/>
        <w:gridCol w:w="3707"/>
        <w:gridCol w:w="4179"/>
      </w:tblGrid>
      <w:tr w:rsidR="0013533A" w:rsidDel="00231B65" w:rsidTr="00AC2921">
        <w:trPr>
          <w:cnfStyle w:val="100000000000"/>
          <w:del w:id="4693" w:author="Claus" w:date="2018-12-18T12:08:00Z"/>
        </w:trPr>
        <w:tc>
          <w:tcPr>
            <w:cnfStyle w:val="001000000000"/>
            <w:tcW w:w="1273" w:type="dxa"/>
          </w:tcPr>
          <w:p w:rsidR="00132F63" w:rsidRDefault="00684E28">
            <w:pPr>
              <w:pStyle w:val="Overskrift2"/>
              <w:rPr>
                <w:del w:id="4694" w:author="Claus" w:date="2018-12-18T12:08:00Z"/>
                <w:rFonts w:ascii="Courier New" w:hAnsi="Courier New" w:cs="Courier New"/>
                <w:b w:val="0"/>
                <w:bCs w:val="0"/>
                <w:color w:val="auto"/>
              </w:rPr>
              <w:pPrChange w:id="4695" w:author="Claus" w:date="2018-12-18T18:43:00Z">
                <w:pPr>
                  <w:spacing w:after="200" w:line="276" w:lineRule="auto"/>
                  <w:jc w:val="center"/>
                </w:pPr>
              </w:pPrChange>
            </w:pPr>
            <w:del w:id="4696" w:author="Claus" w:date="2018-12-18T12:08:00Z">
              <w:r w:rsidDel="00231B65">
                <w:rPr>
                  <w:rFonts w:ascii="Courier New" w:hAnsi="Courier New" w:cs="Courier New"/>
                </w:rPr>
                <w:delText>The binaries</w:delText>
              </w:r>
              <w:bookmarkStart w:id="4697" w:name="_Toc533016212"/>
              <w:bookmarkStart w:id="4698" w:name="_Toc533016661"/>
              <w:bookmarkStart w:id="4699" w:name="_Toc533016924"/>
              <w:bookmarkStart w:id="4700" w:name="_Toc533017174"/>
              <w:bookmarkStart w:id="4701" w:name="_Toc533018624"/>
              <w:bookmarkEnd w:id="4697"/>
              <w:bookmarkEnd w:id="4698"/>
              <w:bookmarkEnd w:id="4699"/>
              <w:bookmarkEnd w:id="4700"/>
              <w:bookmarkEnd w:id="4701"/>
            </w:del>
          </w:p>
        </w:tc>
        <w:tc>
          <w:tcPr>
            <w:tcW w:w="3938" w:type="dxa"/>
          </w:tcPr>
          <w:p w:rsidR="00132F63" w:rsidRDefault="008E2FB2">
            <w:pPr>
              <w:pStyle w:val="Overskrift2"/>
              <w:cnfStyle w:val="100000000000"/>
              <w:rPr>
                <w:del w:id="4702" w:author="Claus" w:date="2018-12-18T12:08:00Z"/>
                <w:b w:val="0"/>
                <w:bCs w:val="0"/>
                <w:color w:val="auto"/>
              </w:rPr>
              <w:pPrChange w:id="4703" w:author="Claus" w:date="2018-12-18T18:43:00Z">
                <w:pPr>
                  <w:spacing w:after="200" w:line="276" w:lineRule="auto"/>
                  <w:cnfStyle w:val="100000000000"/>
                </w:pPr>
              </w:pPrChange>
            </w:pPr>
            <w:del w:id="4704" w:author="Claus" w:date="2018-12-18T12:08:00Z">
              <w:r w:rsidDel="00231B65">
                <w:delText>Positive</w:delText>
              </w:r>
              <w:bookmarkStart w:id="4705" w:name="_Toc533016213"/>
              <w:bookmarkStart w:id="4706" w:name="_Toc533016662"/>
              <w:bookmarkStart w:id="4707" w:name="_Toc533016925"/>
              <w:bookmarkStart w:id="4708" w:name="_Toc533017175"/>
              <w:bookmarkStart w:id="4709" w:name="_Toc533018625"/>
              <w:bookmarkEnd w:id="4705"/>
              <w:bookmarkEnd w:id="4706"/>
              <w:bookmarkEnd w:id="4707"/>
              <w:bookmarkEnd w:id="4708"/>
              <w:bookmarkEnd w:id="4709"/>
            </w:del>
          </w:p>
        </w:tc>
        <w:tc>
          <w:tcPr>
            <w:tcW w:w="4567" w:type="dxa"/>
          </w:tcPr>
          <w:p w:rsidR="00132F63" w:rsidRDefault="008E2FB2">
            <w:pPr>
              <w:pStyle w:val="Overskrift2"/>
              <w:cnfStyle w:val="100000000000"/>
              <w:rPr>
                <w:del w:id="4710" w:author="Claus" w:date="2018-12-18T12:08:00Z"/>
                <w:b w:val="0"/>
                <w:bCs w:val="0"/>
                <w:color w:val="auto"/>
              </w:rPr>
              <w:pPrChange w:id="4711" w:author="Claus" w:date="2018-12-18T18:43:00Z">
                <w:pPr>
                  <w:spacing w:after="200" w:line="276" w:lineRule="auto"/>
                  <w:cnfStyle w:val="100000000000"/>
                </w:pPr>
              </w:pPrChange>
            </w:pPr>
            <w:del w:id="4712" w:author="Claus" w:date="2018-12-18T12:08:00Z">
              <w:r w:rsidDel="00231B65">
                <w:delText>Negative</w:delText>
              </w:r>
              <w:bookmarkStart w:id="4713" w:name="_Toc533016214"/>
              <w:bookmarkStart w:id="4714" w:name="_Toc533016663"/>
              <w:bookmarkStart w:id="4715" w:name="_Toc533016926"/>
              <w:bookmarkStart w:id="4716" w:name="_Toc533017176"/>
              <w:bookmarkStart w:id="4717" w:name="_Toc533018626"/>
              <w:bookmarkEnd w:id="4713"/>
              <w:bookmarkEnd w:id="4714"/>
              <w:bookmarkEnd w:id="4715"/>
              <w:bookmarkEnd w:id="4716"/>
              <w:bookmarkEnd w:id="4717"/>
            </w:del>
          </w:p>
        </w:tc>
        <w:bookmarkStart w:id="4718" w:name="_Toc533016215"/>
        <w:bookmarkStart w:id="4719" w:name="_Toc533016664"/>
        <w:bookmarkStart w:id="4720" w:name="_Toc533016927"/>
        <w:bookmarkStart w:id="4721" w:name="_Toc533017177"/>
        <w:bookmarkStart w:id="4722" w:name="_Toc533018627"/>
        <w:bookmarkEnd w:id="4718"/>
        <w:bookmarkEnd w:id="4719"/>
        <w:bookmarkEnd w:id="4720"/>
        <w:bookmarkEnd w:id="4721"/>
        <w:bookmarkEnd w:id="4722"/>
      </w:tr>
      <w:tr w:rsidR="0013533A" w:rsidDel="00231B65" w:rsidTr="00AC2921">
        <w:trPr>
          <w:cnfStyle w:val="000000100000"/>
          <w:del w:id="4723" w:author="Claus" w:date="2018-12-18T12:08:00Z"/>
        </w:trPr>
        <w:tc>
          <w:tcPr>
            <w:cnfStyle w:val="001000000000"/>
            <w:tcW w:w="1273" w:type="dxa"/>
          </w:tcPr>
          <w:p w:rsidR="00132F63" w:rsidRDefault="008E2FB2">
            <w:pPr>
              <w:pStyle w:val="Overskrift2"/>
              <w:rPr>
                <w:del w:id="4724" w:author="Claus" w:date="2018-12-18T12:08:00Z"/>
                <w:b w:val="0"/>
                <w:bCs w:val="0"/>
                <w:color w:val="auto"/>
              </w:rPr>
              <w:pPrChange w:id="4725" w:author="Claus" w:date="2018-12-18T18:43:00Z">
                <w:pPr>
                  <w:spacing w:after="200" w:line="276" w:lineRule="auto"/>
                </w:pPr>
              </w:pPrChange>
            </w:pPr>
            <w:del w:id="4726" w:author="Claus" w:date="2018-12-18T12:08:00Z">
              <w:r w:rsidDel="00231B65">
                <w:delText>Interne</w:delText>
              </w:r>
              <w:bookmarkStart w:id="4727" w:name="_Toc533016216"/>
              <w:bookmarkStart w:id="4728" w:name="_Toc533016665"/>
              <w:bookmarkStart w:id="4729" w:name="_Toc533016928"/>
              <w:bookmarkStart w:id="4730" w:name="_Toc533017178"/>
              <w:bookmarkStart w:id="4731" w:name="_Toc533018628"/>
              <w:bookmarkEnd w:id="4727"/>
              <w:bookmarkEnd w:id="4728"/>
              <w:bookmarkEnd w:id="4729"/>
              <w:bookmarkEnd w:id="4730"/>
              <w:bookmarkEnd w:id="4731"/>
            </w:del>
          </w:p>
        </w:tc>
        <w:tc>
          <w:tcPr>
            <w:tcW w:w="3938" w:type="dxa"/>
          </w:tcPr>
          <w:p w:rsidR="00132F63" w:rsidRDefault="008E2FB2">
            <w:pPr>
              <w:pStyle w:val="Overskrift2"/>
              <w:cnfStyle w:val="000000100000"/>
              <w:rPr>
                <w:del w:id="4732" w:author="Claus" w:date="2018-12-18T12:08:00Z"/>
              </w:rPr>
              <w:pPrChange w:id="4733" w:author="Claus" w:date="2018-12-18T18:43:00Z">
                <w:pPr>
                  <w:spacing w:after="200" w:line="276" w:lineRule="auto"/>
                  <w:cnfStyle w:val="000000100000"/>
                </w:pPr>
              </w:pPrChange>
            </w:pPr>
            <w:del w:id="4734" w:author="Claus" w:date="2018-12-18T12:08:00Z">
              <w:r w:rsidDel="00231B65">
                <w:delText>Strengths:</w:delText>
              </w:r>
              <w:bookmarkStart w:id="4735" w:name="_Toc533016217"/>
              <w:bookmarkStart w:id="4736" w:name="_Toc533016666"/>
              <w:bookmarkStart w:id="4737" w:name="_Toc533016929"/>
              <w:bookmarkStart w:id="4738" w:name="_Toc533017179"/>
              <w:bookmarkStart w:id="4739" w:name="_Toc533018629"/>
              <w:bookmarkEnd w:id="4735"/>
              <w:bookmarkEnd w:id="4736"/>
              <w:bookmarkEnd w:id="4737"/>
              <w:bookmarkEnd w:id="4738"/>
              <w:bookmarkEnd w:id="4739"/>
            </w:del>
          </w:p>
          <w:p w:rsidR="00132F63" w:rsidRDefault="002E3D80">
            <w:pPr>
              <w:pStyle w:val="Overskrift2"/>
              <w:cnfStyle w:val="000000100000"/>
              <w:rPr>
                <w:del w:id="4740" w:author="Claus" w:date="2018-12-18T12:08:00Z"/>
              </w:rPr>
              <w:pPrChange w:id="4741" w:author="Claus" w:date="2018-12-18T18:43:00Z">
                <w:pPr>
                  <w:pStyle w:val="Listeafsnit"/>
                  <w:numPr>
                    <w:numId w:val="1"/>
                  </w:numPr>
                  <w:spacing w:after="200" w:line="276" w:lineRule="auto"/>
                  <w:ind w:hanging="360"/>
                  <w:cnfStyle w:val="000000100000"/>
                </w:pPr>
              </w:pPrChange>
            </w:pPr>
            <w:del w:id="4742" w:author="Claus" w:date="2018-12-18T12:08:00Z">
              <w:r w:rsidDel="00231B65">
                <w:delText>Lille team med korte beslutningsveje.</w:delText>
              </w:r>
              <w:bookmarkStart w:id="4743" w:name="_Toc533016218"/>
              <w:bookmarkStart w:id="4744" w:name="_Toc533016667"/>
              <w:bookmarkStart w:id="4745" w:name="_Toc533016930"/>
              <w:bookmarkStart w:id="4746" w:name="_Toc533017180"/>
              <w:bookmarkStart w:id="4747" w:name="_Toc533018630"/>
              <w:bookmarkEnd w:id="4743"/>
              <w:bookmarkEnd w:id="4744"/>
              <w:bookmarkEnd w:id="4745"/>
              <w:bookmarkEnd w:id="4746"/>
              <w:bookmarkEnd w:id="4747"/>
            </w:del>
          </w:p>
          <w:p w:rsidR="00132F63" w:rsidRDefault="002E3D80">
            <w:pPr>
              <w:pStyle w:val="Overskrift2"/>
              <w:cnfStyle w:val="000000100000"/>
              <w:rPr>
                <w:del w:id="4748" w:author="Claus" w:date="2018-12-18T12:08:00Z"/>
              </w:rPr>
              <w:pPrChange w:id="4749" w:author="Claus" w:date="2018-12-18T18:43:00Z">
                <w:pPr>
                  <w:pStyle w:val="Listeafsnit"/>
                  <w:numPr>
                    <w:numId w:val="1"/>
                  </w:numPr>
                  <w:spacing w:after="200" w:line="276" w:lineRule="auto"/>
                  <w:ind w:hanging="360"/>
                  <w:cnfStyle w:val="000000100000"/>
                </w:pPr>
              </w:pPrChange>
            </w:pPr>
            <w:del w:id="4750" w:author="Claus" w:date="2018-12-18T12:08:00Z">
              <w:r w:rsidDel="00231B65">
                <w:delText>Dedikerede og debatlystne teammedlemmer med en del erfaring.</w:delText>
              </w:r>
              <w:bookmarkStart w:id="4751" w:name="_Toc533016219"/>
              <w:bookmarkStart w:id="4752" w:name="_Toc533016668"/>
              <w:bookmarkStart w:id="4753" w:name="_Toc533016931"/>
              <w:bookmarkStart w:id="4754" w:name="_Toc533017181"/>
              <w:bookmarkStart w:id="4755" w:name="_Toc533018631"/>
              <w:bookmarkEnd w:id="4751"/>
              <w:bookmarkEnd w:id="4752"/>
              <w:bookmarkEnd w:id="4753"/>
              <w:bookmarkEnd w:id="4754"/>
              <w:bookmarkEnd w:id="4755"/>
            </w:del>
          </w:p>
          <w:p w:rsidR="00132F63" w:rsidRDefault="002E3D80">
            <w:pPr>
              <w:pStyle w:val="Overskrift2"/>
              <w:cnfStyle w:val="000000100000"/>
              <w:rPr>
                <w:del w:id="4756" w:author="Claus" w:date="2018-12-18T12:08:00Z"/>
              </w:rPr>
              <w:pPrChange w:id="4757" w:author="Claus" w:date="2018-12-18T18:43:00Z">
                <w:pPr>
                  <w:pStyle w:val="Listeafsnit"/>
                  <w:numPr>
                    <w:numId w:val="1"/>
                  </w:numPr>
                  <w:spacing w:after="200" w:line="276" w:lineRule="auto"/>
                  <w:ind w:hanging="360"/>
                  <w:cnfStyle w:val="000000100000"/>
                </w:pPr>
              </w:pPrChange>
            </w:pPr>
            <w:del w:id="4758" w:author="Claus" w:date="2018-12-18T12:08:00Z">
              <w:r w:rsidDel="00231B65">
                <w:delText>Kan både levere backend, frontend og designe GUI.</w:delText>
              </w:r>
              <w:bookmarkStart w:id="4759" w:name="_Toc533016220"/>
              <w:bookmarkStart w:id="4760" w:name="_Toc533016669"/>
              <w:bookmarkStart w:id="4761" w:name="_Toc533016932"/>
              <w:bookmarkStart w:id="4762" w:name="_Toc533017182"/>
              <w:bookmarkStart w:id="4763" w:name="_Toc533018632"/>
              <w:bookmarkEnd w:id="4759"/>
              <w:bookmarkEnd w:id="4760"/>
              <w:bookmarkEnd w:id="4761"/>
              <w:bookmarkEnd w:id="4762"/>
              <w:bookmarkEnd w:id="4763"/>
            </w:del>
          </w:p>
          <w:p w:rsidR="00132F63" w:rsidRDefault="007B1C18">
            <w:pPr>
              <w:pStyle w:val="Overskrift2"/>
              <w:cnfStyle w:val="000000100000"/>
              <w:rPr>
                <w:del w:id="4764" w:author="Claus" w:date="2018-12-18T12:08:00Z"/>
              </w:rPr>
              <w:pPrChange w:id="4765" w:author="Claus" w:date="2018-12-18T18:43:00Z">
                <w:pPr>
                  <w:pStyle w:val="Listeafsnit"/>
                  <w:numPr>
                    <w:numId w:val="1"/>
                  </w:numPr>
                  <w:spacing w:after="200" w:line="276" w:lineRule="auto"/>
                  <w:ind w:hanging="360"/>
                  <w:cnfStyle w:val="000000100000"/>
                </w:pPr>
              </w:pPrChange>
            </w:pPr>
            <w:del w:id="4766" w:author="Claus" w:date="2018-12-18T12:08:00Z">
              <w:r w:rsidDel="00231B65">
                <w:delText>Er klar over udfordringer</w:delText>
              </w:r>
              <w:r w:rsidR="002E3D80" w:rsidDel="00231B65">
                <w:delText>ne med at være få</w:delText>
              </w:r>
              <w:r w:rsidDel="00231B65">
                <w:delText xml:space="preserve"> og er lykkedes fint med tidlig</w:delText>
              </w:r>
              <w:r w:rsidR="002E3D80" w:rsidDel="00231B65">
                <w:delText>ere projekter.</w:delText>
              </w:r>
              <w:bookmarkStart w:id="4767" w:name="_Toc533016221"/>
              <w:bookmarkStart w:id="4768" w:name="_Toc533016670"/>
              <w:bookmarkStart w:id="4769" w:name="_Toc533016933"/>
              <w:bookmarkStart w:id="4770" w:name="_Toc533017183"/>
              <w:bookmarkStart w:id="4771" w:name="_Toc533018633"/>
              <w:bookmarkEnd w:id="4767"/>
              <w:bookmarkEnd w:id="4768"/>
              <w:bookmarkEnd w:id="4769"/>
              <w:bookmarkEnd w:id="4770"/>
              <w:bookmarkEnd w:id="4771"/>
            </w:del>
          </w:p>
          <w:p w:rsidR="00132F63" w:rsidRDefault="00132F63">
            <w:pPr>
              <w:pStyle w:val="Overskrift2"/>
              <w:cnfStyle w:val="000000100000"/>
              <w:rPr>
                <w:del w:id="4772" w:author="Claus" w:date="2018-12-18T12:08:00Z"/>
              </w:rPr>
              <w:pPrChange w:id="4773" w:author="Claus" w:date="2018-12-18T18:43:00Z">
                <w:pPr>
                  <w:spacing w:after="200" w:line="276" w:lineRule="auto"/>
                  <w:cnfStyle w:val="000000100000"/>
                </w:pPr>
              </w:pPrChange>
            </w:pPr>
            <w:bookmarkStart w:id="4774" w:name="_Toc533016222"/>
            <w:bookmarkStart w:id="4775" w:name="_Toc533016671"/>
            <w:bookmarkStart w:id="4776" w:name="_Toc533016934"/>
            <w:bookmarkStart w:id="4777" w:name="_Toc533017184"/>
            <w:bookmarkStart w:id="4778" w:name="_Toc533018634"/>
            <w:bookmarkEnd w:id="4774"/>
            <w:bookmarkEnd w:id="4775"/>
            <w:bookmarkEnd w:id="4776"/>
            <w:bookmarkEnd w:id="4777"/>
            <w:bookmarkEnd w:id="4778"/>
          </w:p>
        </w:tc>
        <w:tc>
          <w:tcPr>
            <w:tcW w:w="4567" w:type="dxa"/>
          </w:tcPr>
          <w:p w:rsidR="00132F63" w:rsidRDefault="008E2FB2">
            <w:pPr>
              <w:pStyle w:val="Overskrift2"/>
              <w:cnfStyle w:val="000000100000"/>
              <w:rPr>
                <w:del w:id="4779" w:author="Claus" w:date="2018-12-18T12:08:00Z"/>
              </w:rPr>
              <w:pPrChange w:id="4780" w:author="Claus" w:date="2018-12-18T18:43:00Z">
                <w:pPr>
                  <w:spacing w:after="200" w:line="276" w:lineRule="auto"/>
                  <w:cnfStyle w:val="000000100000"/>
                </w:pPr>
              </w:pPrChange>
            </w:pPr>
            <w:del w:id="4781" w:author="Claus" w:date="2018-12-18T12:08:00Z">
              <w:r w:rsidDel="00231B65">
                <w:delText>Weaknesses:</w:delText>
              </w:r>
              <w:bookmarkStart w:id="4782" w:name="_Toc533016223"/>
              <w:bookmarkStart w:id="4783" w:name="_Toc533016672"/>
              <w:bookmarkStart w:id="4784" w:name="_Toc533016935"/>
              <w:bookmarkStart w:id="4785" w:name="_Toc533017185"/>
              <w:bookmarkStart w:id="4786" w:name="_Toc533018635"/>
              <w:bookmarkEnd w:id="4782"/>
              <w:bookmarkEnd w:id="4783"/>
              <w:bookmarkEnd w:id="4784"/>
              <w:bookmarkEnd w:id="4785"/>
              <w:bookmarkEnd w:id="4786"/>
            </w:del>
          </w:p>
          <w:p w:rsidR="00132F63" w:rsidRDefault="002E3D80">
            <w:pPr>
              <w:pStyle w:val="Overskrift2"/>
              <w:cnfStyle w:val="000000100000"/>
              <w:rPr>
                <w:del w:id="4787" w:author="Claus" w:date="2018-12-18T12:08:00Z"/>
              </w:rPr>
              <w:pPrChange w:id="4788" w:author="Claus" w:date="2018-12-18T18:43:00Z">
                <w:pPr>
                  <w:pStyle w:val="Listeafsnit"/>
                  <w:numPr>
                    <w:numId w:val="1"/>
                  </w:numPr>
                  <w:spacing w:after="200" w:line="276" w:lineRule="auto"/>
                  <w:ind w:hanging="360"/>
                  <w:cnfStyle w:val="000000100000"/>
                </w:pPr>
              </w:pPrChange>
            </w:pPr>
            <w:del w:id="4789" w:author="Claus" w:date="2018-12-18T12:08:00Z">
              <w:r w:rsidDel="00231B65">
                <w:delText>Få teammedlemmer kan give unuanceret billede af problemområdet og dermed løsning.</w:delText>
              </w:r>
              <w:bookmarkStart w:id="4790" w:name="_Toc533016224"/>
              <w:bookmarkStart w:id="4791" w:name="_Toc533016673"/>
              <w:bookmarkStart w:id="4792" w:name="_Toc533016936"/>
              <w:bookmarkStart w:id="4793" w:name="_Toc533017186"/>
              <w:bookmarkStart w:id="4794" w:name="_Toc533018636"/>
              <w:bookmarkEnd w:id="4790"/>
              <w:bookmarkEnd w:id="4791"/>
              <w:bookmarkEnd w:id="4792"/>
              <w:bookmarkEnd w:id="4793"/>
              <w:bookmarkEnd w:id="4794"/>
            </w:del>
          </w:p>
          <w:p w:rsidR="00132F63" w:rsidRDefault="002E3D80">
            <w:pPr>
              <w:pStyle w:val="Overskrift2"/>
              <w:cnfStyle w:val="000000100000"/>
              <w:rPr>
                <w:del w:id="4795" w:author="Claus" w:date="2018-12-18T12:08:00Z"/>
              </w:rPr>
              <w:pPrChange w:id="4796" w:author="Claus" w:date="2018-12-18T18:43:00Z">
                <w:pPr>
                  <w:pStyle w:val="Listeafsnit"/>
                  <w:numPr>
                    <w:numId w:val="1"/>
                  </w:numPr>
                  <w:spacing w:after="200" w:line="276" w:lineRule="auto"/>
                  <w:ind w:hanging="360"/>
                  <w:cnfStyle w:val="000000100000"/>
                </w:pPr>
              </w:pPrChange>
            </w:pPr>
            <w:del w:id="4797" w:author="Claus" w:date="2018-12-18T12:08:00Z">
              <w:r w:rsidDel="00231B65">
                <w:delText>Svært at gennemføre flertalsbeslutninger ved uenighed.</w:delText>
              </w:r>
              <w:bookmarkStart w:id="4798" w:name="_Toc533016225"/>
              <w:bookmarkStart w:id="4799" w:name="_Toc533016674"/>
              <w:bookmarkStart w:id="4800" w:name="_Toc533016937"/>
              <w:bookmarkStart w:id="4801" w:name="_Toc533017187"/>
              <w:bookmarkStart w:id="4802" w:name="_Toc533018637"/>
              <w:bookmarkEnd w:id="4798"/>
              <w:bookmarkEnd w:id="4799"/>
              <w:bookmarkEnd w:id="4800"/>
              <w:bookmarkEnd w:id="4801"/>
              <w:bookmarkEnd w:id="4802"/>
            </w:del>
          </w:p>
        </w:tc>
        <w:bookmarkStart w:id="4803" w:name="_Toc533016226"/>
        <w:bookmarkStart w:id="4804" w:name="_Toc533016675"/>
        <w:bookmarkStart w:id="4805" w:name="_Toc533016938"/>
        <w:bookmarkStart w:id="4806" w:name="_Toc533017188"/>
        <w:bookmarkStart w:id="4807" w:name="_Toc533018638"/>
        <w:bookmarkEnd w:id="4803"/>
        <w:bookmarkEnd w:id="4804"/>
        <w:bookmarkEnd w:id="4805"/>
        <w:bookmarkEnd w:id="4806"/>
        <w:bookmarkEnd w:id="4807"/>
      </w:tr>
      <w:tr w:rsidR="0013533A" w:rsidDel="00231B65" w:rsidTr="00AC2921">
        <w:trPr>
          <w:del w:id="4808" w:author="Claus" w:date="2018-12-18T12:08:00Z"/>
        </w:trPr>
        <w:tc>
          <w:tcPr>
            <w:cnfStyle w:val="001000000000"/>
            <w:tcW w:w="1273" w:type="dxa"/>
          </w:tcPr>
          <w:p w:rsidR="00132F63" w:rsidRDefault="008E2FB2">
            <w:pPr>
              <w:pStyle w:val="Overskrift2"/>
              <w:rPr>
                <w:del w:id="4809" w:author="Claus" w:date="2018-12-18T12:08:00Z"/>
                <w:b w:val="0"/>
                <w:bCs w:val="0"/>
                <w:color w:val="auto"/>
              </w:rPr>
              <w:pPrChange w:id="4810" w:author="Claus" w:date="2018-12-18T18:43:00Z">
                <w:pPr>
                  <w:spacing w:after="200" w:line="276" w:lineRule="auto"/>
                </w:pPr>
              </w:pPrChange>
            </w:pPr>
            <w:del w:id="4811" w:author="Claus" w:date="2018-12-18T12:08:00Z">
              <w:r w:rsidDel="00231B65">
                <w:delText>Eksterne</w:delText>
              </w:r>
              <w:bookmarkStart w:id="4812" w:name="_Toc533016227"/>
              <w:bookmarkStart w:id="4813" w:name="_Toc533016676"/>
              <w:bookmarkStart w:id="4814" w:name="_Toc533016939"/>
              <w:bookmarkStart w:id="4815" w:name="_Toc533017189"/>
              <w:bookmarkStart w:id="4816" w:name="_Toc533018639"/>
              <w:bookmarkEnd w:id="4812"/>
              <w:bookmarkEnd w:id="4813"/>
              <w:bookmarkEnd w:id="4814"/>
              <w:bookmarkEnd w:id="4815"/>
              <w:bookmarkEnd w:id="4816"/>
            </w:del>
          </w:p>
        </w:tc>
        <w:tc>
          <w:tcPr>
            <w:tcW w:w="3938" w:type="dxa"/>
          </w:tcPr>
          <w:p w:rsidR="00132F63" w:rsidRDefault="008E2FB2">
            <w:pPr>
              <w:pStyle w:val="Overskrift2"/>
              <w:cnfStyle w:val="000000000000"/>
              <w:rPr>
                <w:del w:id="4817" w:author="Claus" w:date="2018-12-18T12:08:00Z"/>
              </w:rPr>
              <w:pPrChange w:id="4818" w:author="Claus" w:date="2018-12-18T18:43:00Z">
                <w:pPr>
                  <w:spacing w:after="200" w:line="276" w:lineRule="auto"/>
                  <w:cnfStyle w:val="000000000000"/>
                </w:pPr>
              </w:pPrChange>
            </w:pPr>
            <w:del w:id="4819" w:author="Claus" w:date="2018-12-18T12:08:00Z">
              <w:r w:rsidDel="00231B65">
                <w:delText>Opportunities:</w:delText>
              </w:r>
              <w:bookmarkStart w:id="4820" w:name="_Toc533016228"/>
              <w:bookmarkStart w:id="4821" w:name="_Toc533016677"/>
              <w:bookmarkStart w:id="4822" w:name="_Toc533016940"/>
              <w:bookmarkStart w:id="4823" w:name="_Toc533017190"/>
              <w:bookmarkStart w:id="4824" w:name="_Toc533018640"/>
              <w:bookmarkEnd w:id="4820"/>
              <w:bookmarkEnd w:id="4821"/>
              <w:bookmarkEnd w:id="4822"/>
              <w:bookmarkEnd w:id="4823"/>
              <w:bookmarkEnd w:id="4824"/>
            </w:del>
          </w:p>
          <w:p w:rsidR="00132F63" w:rsidRDefault="002E3D80">
            <w:pPr>
              <w:pStyle w:val="Overskrift2"/>
              <w:cnfStyle w:val="000000000000"/>
              <w:rPr>
                <w:del w:id="4825" w:author="Claus" w:date="2018-12-18T12:08:00Z"/>
              </w:rPr>
              <w:pPrChange w:id="4826" w:author="Claus" w:date="2018-12-18T18:43:00Z">
                <w:pPr>
                  <w:pStyle w:val="Listeafsnit"/>
                  <w:numPr>
                    <w:numId w:val="1"/>
                  </w:numPr>
                  <w:spacing w:after="200" w:line="276" w:lineRule="auto"/>
                  <w:ind w:hanging="360"/>
                  <w:cnfStyle w:val="000000000000"/>
                </w:pPr>
              </w:pPrChange>
            </w:pPr>
            <w:del w:id="4827" w:author="Claus" w:date="2018-12-18T12:08:00Z">
              <w:r w:rsidDel="00231B65">
                <w:delText xml:space="preserve">Flere teammedlemmer ville </w:delText>
              </w:r>
              <w:r w:rsidR="00684E28" w:rsidDel="00231B65">
                <w:delText>bidrage til mere nuancerede diskussioner og større sikkerhed i gennemførsel af opgaver.</w:delText>
              </w:r>
              <w:bookmarkStart w:id="4828" w:name="_Toc533016229"/>
              <w:bookmarkStart w:id="4829" w:name="_Toc533016678"/>
              <w:bookmarkStart w:id="4830" w:name="_Toc533016941"/>
              <w:bookmarkStart w:id="4831" w:name="_Toc533017191"/>
              <w:bookmarkStart w:id="4832" w:name="_Toc533018641"/>
              <w:bookmarkEnd w:id="4828"/>
              <w:bookmarkEnd w:id="4829"/>
              <w:bookmarkEnd w:id="4830"/>
              <w:bookmarkEnd w:id="4831"/>
              <w:bookmarkEnd w:id="4832"/>
            </w:del>
          </w:p>
          <w:p w:rsidR="00132F63" w:rsidRDefault="00132F63">
            <w:pPr>
              <w:pStyle w:val="Overskrift2"/>
              <w:cnfStyle w:val="000000000000"/>
              <w:rPr>
                <w:del w:id="4833" w:author="Claus" w:date="2018-12-18T12:08:00Z"/>
              </w:rPr>
              <w:pPrChange w:id="4834" w:author="Claus" w:date="2018-12-18T18:43:00Z">
                <w:pPr>
                  <w:spacing w:after="200" w:line="276" w:lineRule="auto"/>
                  <w:ind w:left="360"/>
                  <w:cnfStyle w:val="000000000000"/>
                </w:pPr>
              </w:pPrChange>
            </w:pPr>
            <w:bookmarkStart w:id="4835" w:name="_Toc533016230"/>
            <w:bookmarkStart w:id="4836" w:name="_Toc533016679"/>
            <w:bookmarkStart w:id="4837" w:name="_Toc533016942"/>
            <w:bookmarkStart w:id="4838" w:name="_Toc533017192"/>
            <w:bookmarkStart w:id="4839" w:name="_Toc533018642"/>
            <w:bookmarkEnd w:id="4835"/>
            <w:bookmarkEnd w:id="4836"/>
            <w:bookmarkEnd w:id="4837"/>
            <w:bookmarkEnd w:id="4838"/>
            <w:bookmarkEnd w:id="4839"/>
          </w:p>
        </w:tc>
        <w:tc>
          <w:tcPr>
            <w:tcW w:w="4567" w:type="dxa"/>
          </w:tcPr>
          <w:p w:rsidR="00132F63" w:rsidRDefault="008E2FB2">
            <w:pPr>
              <w:pStyle w:val="Overskrift2"/>
              <w:cnfStyle w:val="000000000000"/>
              <w:rPr>
                <w:del w:id="4840" w:author="Claus" w:date="2018-12-18T12:08:00Z"/>
              </w:rPr>
              <w:pPrChange w:id="4841" w:author="Claus" w:date="2018-12-18T18:43:00Z">
                <w:pPr>
                  <w:spacing w:after="200" w:line="276" w:lineRule="auto"/>
                  <w:cnfStyle w:val="000000000000"/>
                </w:pPr>
              </w:pPrChange>
            </w:pPr>
            <w:del w:id="4842" w:author="Claus" w:date="2018-12-18T12:08:00Z">
              <w:r w:rsidDel="00231B65">
                <w:delText>Threats:</w:delText>
              </w:r>
              <w:bookmarkStart w:id="4843" w:name="_Toc533016231"/>
              <w:bookmarkStart w:id="4844" w:name="_Toc533016680"/>
              <w:bookmarkStart w:id="4845" w:name="_Toc533016943"/>
              <w:bookmarkStart w:id="4846" w:name="_Toc533017193"/>
              <w:bookmarkStart w:id="4847" w:name="_Toc533018643"/>
              <w:bookmarkEnd w:id="4843"/>
              <w:bookmarkEnd w:id="4844"/>
              <w:bookmarkEnd w:id="4845"/>
              <w:bookmarkEnd w:id="4846"/>
              <w:bookmarkEnd w:id="4847"/>
            </w:del>
          </w:p>
          <w:p w:rsidR="00132F63" w:rsidRDefault="00684E28">
            <w:pPr>
              <w:pStyle w:val="Overskrift2"/>
              <w:cnfStyle w:val="000000000000"/>
              <w:rPr>
                <w:del w:id="4848" w:author="Claus" w:date="2018-12-18T12:08:00Z"/>
              </w:rPr>
              <w:pPrChange w:id="4849" w:author="Claus" w:date="2018-12-18T18:43:00Z">
                <w:pPr>
                  <w:pStyle w:val="Listeafsnit"/>
                  <w:numPr>
                    <w:numId w:val="1"/>
                  </w:numPr>
                  <w:spacing w:after="200" w:line="276" w:lineRule="auto"/>
                  <w:ind w:hanging="360"/>
                  <w:cnfStyle w:val="000000000000"/>
                </w:pPr>
              </w:pPrChange>
            </w:pPr>
            <w:del w:id="4850" w:author="Claus" w:date="2018-12-18T12:08:00Z">
              <w:r w:rsidDel="00231B65">
                <w:delText>Uenighed bliver så alvorlig at teamet splittes op.</w:delText>
              </w:r>
              <w:bookmarkStart w:id="4851" w:name="_Toc533016232"/>
              <w:bookmarkStart w:id="4852" w:name="_Toc533016681"/>
              <w:bookmarkStart w:id="4853" w:name="_Toc533016944"/>
              <w:bookmarkStart w:id="4854" w:name="_Toc533017194"/>
              <w:bookmarkStart w:id="4855" w:name="_Toc533018644"/>
              <w:bookmarkEnd w:id="4851"/>
              <w:bookmarkEnd w:id="4852"/>
              <w:bookmarkEnd w:id="4853"/>
              <w:bookmarkEnd w:id="4854"/>
              <w:bookmarkEnd w:id="4855"/>
            </w:del>
          </w:p>
          <w:p w:rsidR="00132F63" w:rsidRDefault="00684E28">
            <w:pPr>
              <w:pStyle w:val="Overskrift2"/>
              <w:cnfStyle w:val="000000000000"/>
              <w:rPr>
                <w:del w:id="4856" w:author="Claus" w:date="2018-12-18T12:08:00Z"/>
              </w:rPr>
              <w:pPrChange w:id="4857" w:author="Claus" w:date="2018-12-18T18:43:00Z">
                <w:pPr>
                  <w:pStyle w:val="Listeafsnit"/>
                  <w:numPr>
                    <w:numId w:val="1"/>
                  </w:numPr>
                  <w:spacing w:after="200" w:line="276" w:lineRule="auto"/>
                  <w:ind w:hanging="360"/>
                  <w:cnfStyle w:val="000000000000"/>
                </w:pPr>
              </w:pPrChange>
            </w:pPr>
            <w:del w:id="4858" w:author="Claus" w:date="2018-12-18T12:08:00Z">
              <w:r w:rsidDel="00231B65">
                <w:delText>Sygdom</w:delText>
              </w:r>
              <w:r w:rsidR="006B2B60" w:rsidDel="00231B65">
                <w:delText xml:space="preserve"> kan hurtigt forsinke projektet</w:delText>
              </w:r>
              <w:r w:rsidDel="00231B65">
                <w:delText>.</w:delText>
              </w:r>
              <w:bookmarkStart w:id="4859" w:name="_Toc533016233"/>
              <w:bookmarkStart w:id="4860" w:name="_Toc533016682"/>
              <w:bookmarkStart w:id="4861" w:name="_Toc533016945"/>
              <w:bookmarkStart w:id="4862" w:name="_Toc533017195"/>
              <w:bookmarkStart w:id="4863" w:name="_Toc533018645"/>
              <w:bookmarkEnd w:id="4859"/>
              <w:bookmarkEnd w:id="4860"/>
              <w:bookmarkEnd w:id="4861"/>
              <w:bookmarkEnd w:id="4862"/>
              <w:bookmarkEnd w:id="4863"/>
            </w:del>
          </w:p>
        </w:tc>
        <w:bookmarkStart w:id="4864" w:name="_Toc533016234"/>
        <w:bookmarkStart w:id="4865" w:name="_Toc533016683"/>
        <w:bookmarkStart w:id="4866" w:name="_Toc533016946"/>
        <w:bookmarkStart w:id="4867" w:name="_Toc533017196"/>
        <w:bookmarkStart w:id="4868" w:name="_Toc533018646"/>
        <w:bookmarkEnd w:id="4864"/>
        <w:bookmarkEnd w:id="4865"/>
        <w:bookmarkEnd w:id="4866"/>
        <w:bookmarkEnd w:id="4867"/>
        <w:bookmarkEnd w:id="4868"/>
      </w:tr>
    </w:tbl>
    <w:p w:rsidR="00477DB7" w:rsidRDefault="00DD0AC5" w:rsidP="00DD0AC5">
      <w:pPr>
        <w:pStyle w:val="Overskrift1"/>
        <w:rPr>
          <w:ins w:id="4869" w:author="Claus" w:date="2018-12-18T20:17:00Z"/>
        </w:rPr>
      </w:pPr>
      <w:bookmarkStart w:id="4870" w:name="_Toc533018647"/>
      <w:ins w:id="4871" w:author="Claus" w:date="2018-12-18T20:17:00Z">
        <w:r>
          <w:t>Scrum</w:t>
        </w:r>
        <w:bookmarkEnd w:id="4870"/>
      </w:ins>
    </w:p>
    <w:p w:rsidR="00132F63" w:rsidRDefault="00DD0AC5">
      <w:pPr>
        <w:pStyle w:val="Overskrift2"/>
        <w:rPr>
          <w:ins w:id="4872" w:author="Claus" w:date="2018-12-18T20:18:00Z"/>
        </w:rPr>
        <w:pPrChange w:id="4873" w:author="Claus" w:date="2018-12-18T20:17:00Z">
          <w:pPr>
            <w:pStyle w:val="Overskrift1"/>
          </w:pPr>
        </w:pPrChange>
      </w:pPr>
      <w:bookmarkStart w:id="4874" w:name="_Toc533018648"/>
      <w:ins w:id="4875" w:author="Claus" w:date="2018-12-18T20:18:00Z">
        <w:r>
          <w:t>Arbejdsprocessen faktuelt</w:t>
        </w:r>
        <w:bookmarkEnd w:id="4874"/>
      </w:ins>
    </w:p>
    <w:p w:rsidR="00132F63" w:rsidRDefault="00DD0AC5">
      <w:pPr>
        <w:rPr>
          <w:ins w:id="4876" w:author="Claus" w:date="2018-12-19T12:25:00Z"/>
        </w:rPr>
        <w:pPrChange w:id="4877" w:author="Claus" w:date="2018-12-18T20:20:00Z">
          <w:pPr>
            <w:pStyle w:val="Overskrift1"/>
          </w:pPr>
        </w:pPrChange>
      </w:pPr>
      <w:ins w:id="4878" w:author="Claus" w:date="2018-12-18T20:18:00Z">
        <w:r>
          <w:t xml:space="preserve">Vores arbejdsproces blev inddelt i sprints jf. scrum metoden. </w:t>
        </w:r>
      </w:ins>
      <w:ins w:id="4879" w:author="Claus" w:date="2018-12-18T20:19:00Z">
        <w:r>
          <w:t>Vi har haft 4 sprints af en ca. 1 uges varighed.</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880" w:author="Claus" w:date="2018-12-19T12:25:00Z">
          <w:tblPr>
            <w:tblStyle w:val="Tabel-Gitter"/>
            <w:tblW w:w="0" w:type="auto"/>
            <w:tblLook w:val="04A0"/>
          </w:tblPr>
        </w:tblPrChange>
      </w:tblPr>
      <w:tblGrid>
        <w:gridCol w:w="3936"/>
        <w:gridCol w:w="5950"/>
        <w:tblGridChange w:id="4881">
          <w:tblGrid>
            <w:gridCol w:w="4943"/>
            <w:gridCol w:w="4943"/>
          </w:tblGrid>
        </w:tblGridChange>
      </w:tblGrid>
      <w:tr w:rsidR="00C2307C" w:rsidTr="00C2307C">
        <w:trPr>
          <w:ins w:id="4882" w:author="Claus" w:date="2018-12-19T12:22:00Z"/>
        </w:trPr>
        <w:tc>
          <w:tcPr>
            <w:tcW w:w="3936" w:type="dxa"/>
            <w:tcPrChange w:id="4883" w:author="Claus" w:date="2018-12-19T12:25:00Z">
              <w:tcPr>
                <w:tcW w:w="4943" w:type="dxa"/>
              </w:tcPr>
            </w:tcPrChange>
          </w:tcPr>
          <w:p w:rsidR="00C2307C" w:rsidRDefault="00132F63">
            <w:pPr>
              <w:rPr>
                <w:ins w:id="4884" w:author="Claus" w:date="2018-12-19T12:22:00Z"/>
              </w:rPr>
            </w:pPr>
            <w:ins w:id="4885" w:author="Claus" w:date="2018-12-19T12:22:00Z">
              <w:r>
                <w:rPr>
                  <w:noProof/>
                  <w:lang w:eastAsia="da-DK"/>
                  <w:rPrChange w:id="4886" w:author="Unknown">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08514" cy="1840675"/>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308225" cy="1840230"/>
                            </a:xfrm>
                            <a:prstGeom prst="rect">
                              <a:avLst/>
                            </a:prstGeom>
                          </pic:spPr>
                        </pic:pic>
                      </a:graphicData>
                    </a:graphic>
                  </wp:inline>
                </w:drawing>
              </w:r>
            </w:ins>
          </w:p>
        </w:tc>
        <w:tc>
          <w:tcPr>
            <w:tcW w:w="5950" w:type="dxa"/>
            <w:tcPrChange w:id="4887" w:author="Claus" w:date="2018-12-19T12:25:00Z">
              <w:tcPr>
                <w:tcW w:w="4943" w:type="dxa"/>
              </w:tcPr>
            </w:tcPrChange>
          </w:tcPr>
          <w:p w:rsidR="00C2307C" w:rsidRDefault="00C2307C" w:rsidP="00C2307C">
            <w:pPr>
              <w:rPr>
                <w:ins w:id="4888" w:author="Claus" w:date="2018-12-19T12:23:00Z"/>
              </w:rPr>
            </w:pPr>
            <w:ins w:id="4889" w:author="Claus" w:date="2018-12-19T12:23:00Z">
              <w:r>
                <w:t xml:space="preserve">Til første PO møde havde vi identificeret og estimeret user stories efter INVEST princippet, dog var det nødvendigt med justeringer for at få enkelte stories helt uafhængige. Vi havde især svært ved at gøre how-to-demo for en story helt uafhængig af en anden. </w:t>
              </w:r>
            </w:ins>
          </w:p>
          <w:p w:rsidR="00C2307C" w:rsidRDefault="00C2307C" w:rsidP="00C2307C">
            <w:pPr>
              <w:rPr>
                <w:ins w:id="4890" w:author="Claus" w:date="2018-12-19T12:23:00Z"/>
              </w:rPr>
            </w:pPr>
            <w:ins w:id="4891" w:author="Claus" w:date="2018-12-19T12:23:00Z">
              <w:r>
                <w:t>På PO-mødet inden første sprint blev der lagt vægt på at få leveret user stories med ”business value”. PO var enig i vores vurdering ift. vigtigheden af #6 og #7 og disse fandt derfor vej til dette sprint. I sprintet var oprindeligt også lagt #17-administrer varer og #10-beregn stykliste. Dog nåede vi ikke disse og de blev flyttet til 2. sprint.</w:t>
              </w:r>
            </w:ins>
          </w:p>
          <w:p w:rsidR="00C2307C" w:rsidRDefault="00C2307C">
            <w:pPr>
              <w:rPr>
                <w:ins w:id="4892" w:author="Claus" w:date="2018-12-19T12:22:00Z"/>
              </w:rPr>
            </w:pPr>
          </w:p>
        </w:tc>
      </w:tr>
      <w:tr w:rsidR="00C2307C" w:rsidTr="00C2307C">
        <w:trPr>
          <w:ins w:id="4893" w:author="Claus" w:date="2018-12-19T12:23:00Z"/>
        </w:trPr>
        <w:tc>
          <w:tcPr>
            <w:tcW w:w="3936" w:type="dxa"/>
            <w:tcPrChange w:id="4894" w:author="Claus" w:date="2018-12-19T12:25:00Z">
              <w:tcPr>
                <w:tcW w:w="4943" w:type="dxa"/>
              </w:tcPr>
            </w:tcPrChange>
          </w:tcPr>
          <w:p w:rsidR="00C2307C" w:rsidRPr="00C2307C" w:rsidRDefault="00132F63">
            <w:pPr>
              <w:rPr>
                <w:ins w:id="4895" w:author="Claus" w:date="2018-12-19T12:23:00Z"/>
              </w:rPr>
            </w:pPr>
            <w:ins w:id="4896" w:author="Claus" w:date="2018-12-19T12:23:00Z">
              <w:r>
                <w:rPr>
                  <w:noProof/>
                  <w:lang w:eastAsia="da-DK"/>
                  <w:rPrChange w:id="4897" w:author="Unknown">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17849" cy="2576945"/>
                    <wp:effectExtent l="19050" t="0" r="6251" b="0"/>
                    <wp:docPr id="1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321560" cy="2576195"/>
                            </a:xfrm>
                            <a:prstGeom prst="rect">
                              <a:avLst/>
                            </a:prstGeom>
                          </pic:spPr>
                        </pic:pic>
                      </a:graphicData>
                    </a:graphic>
                  </wp:inline>
                </w:drawing>
              </w:r>
            </w:ins>
          </w:p>
        </w:tc>
        <w:tc>
          <w:tcPr>
            <w:tcW w:w="5950" w:type="dxa"/>
            <w:tcPrChange w:id="4898" w:author="Claus" w:date="2018-12-19T12:25:00Z">
              <w:tcPr>
                <w:tcW w:w="4943" w:type="dxa"/>
              </w:tcPr>
            </w:tcPrChange>
          </w:tcPr>
          <w:p w:rsidR="00C2307C" w:rsidRDefault="00C2307C" w:rsidP="00C2307C">
            <w:pPr>
              <w:rPr>
                <w:ins w:id="4899" w:author="Claus" w:date="2018-12-19T12:23:00Z"/>
              </w:rPr>
            </w:pPr>
            <w:ins w:id="4900" w:author="Claus" w:date="2018-12-19T12:23:00Z">
              <w:r>
                <w:t>På PO møde forud for sprint 2, gjorde man det klart, at man ville have mulighed for at kunne designe/konfigurere en carport, da det ville muliggøre salg. En tegning og stykliste dertil ville være en stor hjælp, så disse user stories kom med.</w:t>
              </w:r>
            </w:ins>
          </w:p>
          <w:p w:rsidR="00C2307C" w:rsidRDefault="00C2307C" w:rsidP="00C2307C">
            <w:pPr>
              <w:rPr>
                <w:ins w:id="4901" w:author="Claus" w:date="2018-12-19T12:23:00Z"/>
              </w:rPr>
            </w:pPr>
          </w:p>
        </w:tc>
      </w:tr>
      <w:tr w:rsidR="00C2307C" w:rsidTr="00C2307C">
        <w:trPr>
          <w:ins w:id="4902" w:author="Claus" w:date="2018-12-19T12:23:00Z"/>
        </w:trPr>
        <w:tc>
          <w:tcPr>
            <w:tcW w:w="3936" w:type="dxa"/>
            <w:tcPrChange w:id="4903" w:author="Claus" w:date="2018-12-19T12:25:00Z">
              <w:tcPr>
                <w:tcW w:w="4943" w:type="dxa"/>
              </w:tcPr>
            </w:tcPrChange>
          </w:tcPr>
          <w:p w:rsidR="00C2307C" w:rsidRPr="00C2307C" w:rsidRDefault="00132F63">
            <w:pPr>
              <w:spacing w:after="200" w:line="276" w:lineRule="auto"/>
              <w:rPr>
                <w:ins w:id="4904" w:author="Claus" w:date="2018-12-19T12:23:00Z"/>
              </w:rPr>
            </w:pPr>
            <w:ins w:id="4905" w:author="Claus" w:date="2018-12-19T12:23:00Z">
              <w:r>
                <w:rPr>
                  <w:noProof/>
                  <w:lang w:eastAsia="da-DK"/>
                  <w:rPrChange w:id="4906" w:author="Unknown">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20388" cy="2090058"/>
                    <wp:effectExtent l="19050" t="0" r="3712" b="0"/>
                    <wp:docPr id="2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326460" cy="2088108"/>
                            </a:xfrm>
                            <a:prstGeom prst="rect">
                              <a:avLst/>
                            </a:prstGeom>
                          </pic:spPr>
                        </pic:pic>
                      </a:graphicData>
                    </a:graphic>
                  </wp:inline>
                </w:drawing>
              </w:r>
            </w:ins>
          </w:p>
        </w:tc>
        <w:tc>
          <w:tcPr>
            <w:tcW w:w="5950" w:type="dxa"/>
            <w:tcPrChange w:id="4907" w:author="Claus" w:date="2018-12-19T12:25:00Z">
              <w:tcPr>
                <w:tcW w:w="4943" w:type="dxa"/>
              </w:tcPr>
            </w:tcPrChange>
          </w:tcPr>
          <w:p w:rsidR="00C2307C" w:rsidRDefault="00C2307C" w:rsidP="00C2307C">
            <w:pPr>
              <w:rPr>
                <w:ins w:id="4908" w:author="Claus" w:date="2018-12-19T12:24:00Z"/>
              </w:rPr>
            </w:pPr>
            <w:ins w:id="4909" w:author="Claus" w:date="2018-12-19T12:24:00Z">
              <w:r>
                <w:t>På PO mødet forud for dette sprint, var vi efterhånden så langt bagud, at vi blev enige om at lave blot en demo-tegning, en beregner til en del af carporten og at påbegynde carport designeren.</w:t>
              </w:r>
            </w:ins>
          </w:p>
          <w:p w:rsidR="00C2307C" w:rsidRDefault="00C2307C" w:rsidP="00C2307C">
            <w:pPr>
              <w:rPr>
                <w:ins w:id="4910" w:author="Claus" w:date="2018-12-19T12:23:00Z"/>
              </w:rPr>
            </w:pPr>
          </w:p>
        </w:tc>
      </w:tr>
      <w:tr w:rsidR="00C2307C" w:rsidTr="00C2307C">
        <w:trPr>
          <w:ins w:id="4911" w:author="Claus" w:date="2018-12-19T12:24:00Z"/>
        </w:trPr>
        <w:tc>
          <w:tcPr>
            <w:tcW w:w="3936" w:type="dxa"/>
            <w:tcPrChange w:id="4912" w:author="Claus" w:date="2018-12-19T12:25:00Z">
              <w:tcPr>
                <w:tcW w:w="4943" w:type="dxa"/>
              </w:tcPr>
            </w:tcPrChange>
          </w:tcPr>
          <w:p w:rsidR="00C2307C" w:rsidRPr="00C2307C" w:rsidRDefault="00132F63">
            <w:pPr>
              <w:spacing w:after="200" w:line="276" w:lineRule="auto"/>
              <w:rPr>
                <w:ins w:id="4913" w:author="Claus" w:date="2018-12-19T12:24:00Z"/>
              </w:rPr>
            </w:pPr>
            <w:ins w:id="4914" w:author="Claus" w:date="2018-12-19T12:24:00Z">
              <w:r>
                <w:rPr>
                  <w:noProof/>
                  <w:lang w:eastAsia="da-DK"/>
                  <w:rPrChange w:id="4915" w:author="Unknown">
                    <w:rPr>
                      <w:rFonts w:asciiTheme="majorHAnsi" w:eastAsiaTheme="majorEastAsia" w:hAnsiTheme="majorHAnsi" w:cstheme="majorBidi"/>
                      <w:b/>
                      <w:bCs/>
                      <w:noProof/>
                      <w:color w:val="0000FF" w:themeColor="hyperlink"/>
                      <w:sz w:val="28"/>
                      <w:szCs w:val="28"/>
                      <w:u w:val="single"/>
                      <w:lang w:eastAsia="da-DK"/>
                    </w:rPr>
                  </w:rPrChange>
                </w:rPr>
                <w:lastRenderedPageBreak/>
                <w:drawing>
                  <wp:inline distT="0" distB="0" distL="0" distR="0">
                    <wp:extent cx="2320388" cy="4572000"/>
                    <wp:effectExtent l="19050" t="0" r="3712" b="0"/>
                    <wp:docPr id="2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326460" cy="4572000"/>
                            </a:xfrm>
                            <a:prstGeom prst="rect">
                              <a:avLst/>
                            </a:prstGeom>
                          </pic:spPr>
                        </pic:pic>
                      </a:graphicData>
                    </a:graphic>
                  </wp:inline>
                </w:drawing>
              </w:r>
            </w:ins>
          </w:p>
        </w:tc>
        <w:tc>
          <w:tcPr>
            <w:tcW w:w="5950" w:type="dxa"/>
            <w:tcPrChange w:id="4916" w:author="Claus" w:date="2018-12-19T12:25:00Z">
              <w:tcPr>
                <w:tcW w:w="4943" w:type="dxa"/>
              </w:tcPr>
            </w:tcPrChange>
          </w:tcPr>
          <w:p w:rsidR="00C2307C" w:rsidRDefault="00C2307C" w:rsidP="00C2307C">
            <w:pPr>
              <w:rPr>
                <w:ins w:id="4917" w:author="Claus" w:date="2018-12-19T12:24:00Z"/>
              </w:rPr>
            </w:pPr>
            <w:ins w:id="4918" w:author="Claus" w:date="2018-12-19T12:24:00Z">
              <w:r>
                <w:t>Sidste PO-møde handlede mest om at få lukket de huller vi havde fået lavet gennem de seneste sprints. Så udviklerteamet besluttede at give dette sprint 3 dage ekstra til de mange opgaver.</w:t>
              </w:r>
            </w:ins>
          </w:p>
          <w:p w:rsidR="00C2307C" w:rsidRDefault="00C2307C" w:rsidP="00C2307C">
            <w:pPr>
              <w:rPr>
                <w:ins w:id="4919" w:author="Claus" w:date="2018-12-19T12:24:00Z"/>
              </w:rPr>
            </w:pPr>
          </w:p>
        </w:tc>
      </w:tr>
    </w:tbl>
    <w:p w:rsidR="00132F63" w:rsidRDefault="000C3AED">
      <w:pPr>
        <w:pStyle w:val="Overskrift2"/>
        <w:rPr>
          <w:ins w:id="4920" w:author="Claus" w:date="2018-12-18T20:45:00Z"/>
        </w:rPr>
        <w:pPrChange w:id="4921" w:author="Claus" w:date="2018-12-18T18:43:00Z">
          <w:pPr>
            <w:pStyle w:val="Overskrift1"/>
          </w:pPr>
        </w:pPrChange>
      </w:pPr>
      <w:bookmarkStart w:id="4922" w:name="_Toc533018649"/>
      <w:ins w:id="4923" w:author="Claus" w:date="2018-12-18T20:45:00Z">
        <w:r>
          <w:t>Arbejdsprocessen reflekteret</w:t>
        </w:r>
        <w:bookmarkEnd w:id="4922"/>
      </w:ins>
    </w:p>
    <w:p w:rsidR="00132F63" w:rsidRDefault="000C3AED">
      <w:pPr>
        <w:rPr>
          <w:ins w:id="4924" w:author="Claus" w:date="2018-12-18T20:49:00Z"/>
        </w:rPr>
        <w:pPrChange w:id="4925" w:author="Claus" w:date="2018-12-18T20:46:00Z">
          <w:pPr>
            <w:pStyle w:val="Overskrift1"/>
          </w:pPr>
        </w:pPrChange>
      </w:pPr>
      <w:ins w:id="4926" w:author="Claus" w:date="2018-12-18T20:47:00Z">
        <w:r>
          <w:t>Scrum har i nogen grad fungeret for os</w:t>
        </w:r>
      </w:ins>
      <w:ins w:id="4927" w:author="Claus" w:date="2018-12-18T20:48:00Z">
        <w:r w:rsidR="003F10A6">
          <w:t>, men det har bestemt ikke været uden udfordringer. Inden projektstart blev vi blev advaret om</w:t>
        </w:r>
      </w:ins>
      <w:ins w:id="4928" w:author="Claus" w:date="2018-12-18T21:08:00Z">
        <w:r w:rsidR="00B06677">
          <w:t>,</w:t>
        </w:r>
      </w:ins>
      <w:ins w:id="4929" w:author="Claus" w:date="2018-12-18T20:48:00Z">
        <w:r w:rsidR="003F10A6">
          <w:t xml:space="preserve"> at scrum måske ikke gav meget mening for en 2-mands gruppe, om det er præcis derfor, vi har haft udfordringer, skal vi lade være usagt. </w:t>
        </w:r>
      </w:ins>
      <w:ins w:id="4930" w:author="Claus" w:date="2018-12-18T20:49:00Z">
        <w:r w:rsidR="003F10A6">
          <w:t>Men ringe erfaring med scrum i det hele taget, har også bidraget væsentligt, formoder vi.</w:t>
        </w:r>
      </w:ins>
    </w:p>
    <w:p w:rsidR="00132F63" w:rsidRDefault="003F10A6">
      <w:pPr>
        <w:rPr>
          <w:ins w:id="4931" w:author="Claus" w:date="2018-12-18T20:52:00Z"/>
        </w:rPr>
        <w:pPrChange w:id="4932" w:author="Claus" w:date="2018-12-18T20:46:00Z">
          <w:pPr>
            <w:pStyle w:val="Overskrift1"/>
          </w:pPr>
        </w:pPrChange>
      </w:pPr>
      <w:ins w:id="4933" w:author="Claus" w:date="2018-12-18T20:49:00Z">
        <w:r>
          <w:t xml:space="preserve">Til trods for dette, har vi dagligt afholdt stand-up møder, som ofte endte med at gå ud over de foreskrevne </w:t>
        </w:r>
        <w:commentRangeStart w:id="4934"/>
        <w:r>
          <w:t>15 minutters varighed</w:t>
        </w:r>
      </w:ins>
      <w:commentRangeEnd w:id="4934"/>
      <w:ins w:id="4935" w:author="Claus" w:date="2018-12-18T20:50:00Z">
        <w:r>
          <w:rPr>
            <w:rStyle w:val="Kommentarhenvisning"/>
          </w:rPr>
          <w:commentReference w:id="4934"/>
        </w:r>
      </w:ins>
      <w:ins w:id="4936" w:author="Claus" w:date="2018-12-18T20:49:00Z">
        <w:r>
          <w:t>.</w:t>
        </w:r>
      </w:ins>
      <w:ins w:id="4937" w:author="Claus" w:date="2018-12-18T20:50:00Z">
        <w:r w:rsidR="0081303C">
          <w:t xml:space="preserve"> </w:t>
        </w:r>
      </w:ins>
      <w:ins w:id="4938" w:author="Claus" w:date="2018-12-18T20:51:00Z">
        <w:r w:rsidR="0081303C">
          <w:t>På disse møder har vi talt om</w:t>
        </w:r>
      </w:ins>
      <w:ins w:id="4939" w:author="Claus" w:date="2018-12-18T21:09:00Z">
        <w:r w:rsidR="00B06677">
          <w:t>,</w:t>
        </w:r>
      </w:ins>
      <w:ins w:id="4940" w:author="Claus" w:date="2018-12-18T20:51:00Z">
        <w:r w:rsidR="0081303C">
          <w:t xml:space="preserve"> hvor langt vi nåede dagen i forvejen, hvad vi ville lave den pågældende dag og om </w:t>
        </w:r>
      </w:ins>
      <w:ins w:id="4941" w:author="Claus" w:date="2018-12-18T20:52:00Z">
        <w:r w:rsidR="0081303C">
          <w:t xml:space="preserve">der var problemer. </w:t>
        </w:r>
      </w:ins>
    </w:p>
    <w:p w:rsidR="00132F63" w:rsidRDefault="0081303C">
      <w:pPr>
        <w:rPr>
          <w:ins w:id="4942" w:author="Claus" w:date="2018-12-18T20:53:00Z"/>
        </w:rPr>
        <w:pPrChange w:id="4943" w:author="Claus" w:date="2018-12-18T20:46:00Z">
          <w:pPr>
            <w:pStyle w:val="Overskrift1"/>
          </w:pPr>
        </w:pPrChange>
      </w:pPr>
      <w:ins w:id="4944" w:author="Claus" w:date="2018-12-18T20:52:00Z">
        <w:r>
          <w:t xml:space="preserve">Havde vi problemer, syntes vi det gav bedst mening at adressere disse med det samme, så begge team medlemmer kunne komme videre derefter. Således undgik vi også ofte, at </w:t>
        </w:r>
      </w:ins>
      <w:ins w:id="4945" w:author="Claus" w:date="2018-12-18T20:53:00Z">
        <w:r>
          <w:t xml:space="preserve">nogle opgavers færdiggørelse afventede den anden udvikler. </w:t>
        </w:r>
      </w:ins>
    </w:p>
    <w:p w:rsidR="00132F63" w:rsidRDefault="0081303C">
      <w:pPr>
        <w:rPr>
          <w:ins w:id="4946" w:author="Claus" w:date="2018-12-18T20:57:00Z"/>
        </w:rPr>
        <w:pPrChange w:id="4947" w:author="Claus" w:date="2018-12-18T20:46:00Z">
          <w:pPr>
            <w:pStyle w:val="Overskrift1"/>
          </w:pPr>
        </w:pPrChange>
      </w:pPr>
      <w:ins w:id="4948" w:author="Claus" w:date="2018-12-18T20:53:00Z">
        <w:r>
          <w:t>Vi har begge forsøgt os som scrum master</w:t>
        </w:r>
      </w:ins>
      <w:ins w:id="4949" w:author="Claus" w:date="2018-12-18T20:54:00Z">
        <w:r>
          <w:t xml:space="preserve"> og det er gået fint i forhold til daily standup. Til gengæld har det haltet alvorligt mht. at få backlog og sprints opdateret</w:t>
        </w:r>
      </w:ins>
      <w:ins w:id="4950" w:author="Claus" w:date="2018-12-18T20:55:00Z">
        <w:r>
          <w:t xml:space="preserve">, fordi vi ret hurtigt kom bagud i sprints og, i stedet for at styre, havde fokus på at færdiggøre. Det tog </w:t>
        </w:r>
      </w:ins>
      <w:ins w:id="4951" w:author="Claus" w:date="2018-12-18T20:56:00Z">
        <w:r>
          <w:t>indtil sprint 4</w:t>
        </w:r>
      </w:ins>
      <w:ins w:id="4952" w:author="Claus" w:date="2018-12-18T21:10:00Z">
        <w:r w:rsidR="00B06677">
          <w:t>,</w:t>
        </w:r>
      </w:ins>
      <w:ins w:id="4953" w:author="Claus" w:date="2018-12-18T20:56:00Z">
        <w:r>
          <w:t xml:space="preserve"> før vi fik defineret opgaver</w:t>
        </w:r>
      </w:ins>
      <w:ins w:id="4954" w:author="Claus" w:date="2018-12-18T21:10:00Z">
        <w:r w:rsidR="00B06677">
          <w:t>,</w:t>
        </w:r>
      </w:ins>
      <w:ins w:id="4955" w:author="Claus" w:date="2018-12-18T20:56:00Z">
        <w:r>
          <w:t xml:space="preserve"> som gjorde det muligt at få ryddet op. Her kom den manglende erfaring til udtr</w:t>
        </w:r>
      </w:ins>
      <w:ins w:id="4956" w:author="Claus" w:date="2018-12-18T20:57:00Z">
        <w:r>
          <w:t>yk.</w:t>
        </w:r>
      </w:ins>
    </w:p>
    <w:p w:rsidR="00132F63" w:rsidRDefault="0081303C">
      <w:pPr>
        <w:rPr>
          <w:ins w:id="4957" w:author="Claus" w:date="2018-12-18T20:58:00Z"/>
        </w:rPr>
        <w:pPrChange w:id="4958" w:author="Claus" w:date="2018-12-18T20:46:00Z">
          <w:pPr>
            <w:pStyle w:val="Overskrift1"/>
          </w:pPr>
        </w:pPrChange>
      </w:pPr>
      <w:ins w:id="4959" w:author="Claus" w:date="2018-12-18T20:57:00Z">
        <w:r>
          <w:t xml:space="preserve">Når et sprint gik godt, var det fordi vi tog os tid til at få delt user stories op i mindre tasks. Når det lykkedes, og man var omhyggelig med at få opdateret task-status, </w:t>
        </w:r>
      </w:ins>
      <w:ins w:id="4960" w:author="Claus" w:date="2018-12-18T20:58:00Z">
        <w:r>
          <w:t>var taiga boardet en stor hjælp.</w:t>
        </w:r>
      </w:ins>
    </w:p>
    <w:p w:rsidR="00132F63" w:rsidRDefault="006B38C4">
      <w:pPr>
        <w:rPr>
          <w:ins w:id="4961" w:author="Claus" w:date="2018-12-18T20:59:00Z"/>
        </w:rPr>
        <w:pPrChange w:id="4962" w:author="Claus" w:date="2018-12-18T20:46:00Z">
          <w:pPr>
            <w:pStyle w:val="Overskrift1"/>
          </w:pPr>
        </w:pPrChange>
      </w:pPr>
      <w:ins w:id="4963" w:author="Claus" w:date="2018-12-18T20:58:00Z">
        <w:r>
          <w:lastRenderedPageBreak/>
          <w:t>Fredag afholdt vi retrospectives, da vi mente mandagen ellers ville gå med for m</w:t>
        </w:r>
      </w:ins>
      <w:ins w:id="4964" w:author="Claus" w:date="2018-12-18T20:59:00Z">
        <w:r>
          <w:t>eget mødeaktivitet, her havde vi også PO møder. Samtidig var ugen i frisk erindring inden weekenden.</w:t>
        </w:r>
      </w:ins>
    </w:p>
    <w:p w:rsidR="00132F63" w:rsidRDefault="006B38C4">
      <w:pPr>
        <w:rPr>
          <w:ins w:id="4965" w:author="Claus" w:date="2018-12-18T21:01:00Z"/>
        </w:rPr>
        <w:pPrChange w:id="4966" w:author="Claus" w:date="2018-12-18T20:46:00Z">
          <w:pPr>
            <w:pStyle w:val="Overskrift1"/>
          </w:pPr>
        </w:pPrChange>
      </w:pPr>
      <w:ins w:id="4967" w:author="Claus" w:date="2018-12-18T20:59:00Z">
        <w:r>
          <w:t xml:space="preserve">PO-møder bar ofte præg af vores forsinkelser ift. </w:t>
        </w:r>
      </w:ins>
      <w:ins w:id="4968" w:author="Claus" w:date="2018-12-18T21:00:00Z">
        <w:r>
          <w:t>sprint arbejdsvolumen. Selvom det er givet, at man bliver bedre til at estimere ved at estimere forkert nogle gange, var der alligevel så få uger</w:t>
        </w:r>
      </w:ins>
      <w:ins w:id="4969" w:author="Claus" w:date="2018-12-18T21:01:00Z">
        <w:r>
          <w:t xml:space="preserve"> og dermed sprints</w:t>
        </w:r>
      </w:ins>
      <w:ins w:id="4970" w:author="Claus" w:date="2018-12-18T21:00:00Z">
        <w:r>
          <w:t>, at de</w:t>
        </w:r>
      </w:ins>
      <w:ins w:id="4971" w:author="Claus" w:date="2018-12-18T21:16:00Z">
        <w:r w:rsidR="00B06677">
          <w:t xml:space="preserve"> tidlige guesstimates</w:t>
        </w:r>
      </w:ins>
      <w:ins w:id="4972" w:author="Claus" w:date="2018-12-18T21:00:00Z">
        <w:r w:rsidR="00B06677">
          <w:t xml:space="preserve"> var svær</w:t>
        </w:r>
      </w:ins>
      <w:ins w:id="4973" w:author="Claus" w:date="2018-12-18T21:16:00Z">
        <w:r w:rsidR="00B06677">
          <w:t>e</w:t>
        </w:r>
      </w:ins>
      <w:ins w:id="4974" w:author="Claus" w:date="2018-12-18T21:00:00Z">
        <w:r w:rsidR="00886BDA">
          <w:t xml:space="preserve"> at få rettet ind</w:t>
        </w:r>
      </w:ins>
      <w:ins w:id="4975" w:author="Claus" w:date="2018-12-18T21:16:00Z">
        <w:r w:rsidR="00886BDA">
          <w:t>, nok fordi vi s</w:t>
        </w:r>
      </w:ins>
      <w:ins w:id="4976" w:author="Claus" w:date="2018-12-18T21:00:00Z">
        <w:r>
          <w:t xml:space="preserve">amtidig var </w:t>
        </w:r>
      </w:ins>
      <w:ins w:id="4977" w:author="Claus" w:date="2018-12-18T21:01:00Z">
        <w:r>
          <w:t>for dårlige til at afgrænse os.</w:t>
        </w:r>
      </w:ins>
    </w:p>
    <w:p w:rsidR="00132F63" w:rsidRDefault="006B38C4">
      <w:pPr>
        <w:rPr>
          <w:ins w:id="4978" w:author="Claus" w:date="2018-12-18T21:04:00Z"/>
        </w:rPr>
        <w:pPrChange w:id="4979" w:author="Claus" w:date="2018-12-18T20:46:00Z">
          <w:pPr>
            <w:pStyle w:val="Overskrift1"/>
          </w:pPr>
        </w:pPrChange>
      </w:pPr>
      <w:ins w:id="4980" w:author="Claus" w:date="2018-12-18T21:01:00Z">
        <w:r>
          <w:t>D</w:t>
        </w:r>
      </w:ins>
      <w:ins w:id="4981" w:author="Claus" w:date="2018-12-18T21:02:00Z">
        <w:r>
          <w:t>et giver ganske givet nogle bedre møder, hvis man mødes ansigt til ansigt. Vi har afholdt daily standup og retrospectives over telefonen</w:t>
        </w:r>
      </w:ins>
      <w:ins w:id="4982" w:author="Claus" w:date="2018-12-18T21:12:00Z">
        <w:r w:rsidR="00B06677">
          <w:t>,</w:t>
        </w:r>
      </w:ins>
      <w:ins w:id="4983" w:author="Claus" w:date="2018-12-18T21:03:00Z">
        <w:r>
          <w:t xml:space="preserve"> da vi ikke bor i nærheden af hinanden. Vi har på den måde sparet tid og har </w:t>
        </w:r>
      </w:ins>
      <w:ins w:id="4984" w:author="Claus" w:date="2018-12-18T21:02:00Z">
        <w:r>
          <w:t xml:space="preserve"> løst mange problemer via teamviewer</w:t>
        </w:r>
      </w:ins>
      <w:ins w:id="4985" w:author="Claus" w:date="2018-12-18T21:03:00Z">
        <w:r>
          <w:t xml:space="preserve">, </w:t>
        </w:r>
      </w:ins>
      <w:ins w:id="4986" w:author="Claus" w:date="2018-12-18T21:04:00Z">
        <w:r>
          <w:t>men måske er der et andet commitment når man mødes fysisk.</w:t>
        </w:r>
      </w:ins>
    </w:p>
    <w:p w:rsidR="006541F1" w:rsidRDefault="003F7B20">
      <w:pPr>
        <w:rPr>
          <w:ins w:id="4987" w:author="Claus" w:date="2018-12-19T21:23:00Z"/>
        </w:rPr>
        <w:pPrChange w:id="4988" w:author="Claus" w:date="2018-12-18T20:46:00Z">
          <w:pPr>
            <w:pStyle w:val="Overskrift1"/>
          </w:pPr>
        </w:pPrChange>
      </w:pPr>
      <w:ins w:id="4989" w:author="Claus" w:date="2018-12-18T21:04:00Z">
        <w:r>
          <w:t>Men selvom det har været en udfordret proces</w:t>
        </w:r>
      </w:ins>
      <w:ins w:id="4990" w:author="Claus" w:date="2018-12-18T21:13:00Z">
        <w:r w:rsidR="00B06677">
          <w:t>,</w:t>
        </w:r>
      </w:ins>
      <w:ins w:id="4991" w:author="Claus" w:date="2018-12-18T21:04:00Z">
        <w:r>
          <w:t xml:space="preserve"> har viljen ikke fejlet noget, hvilket også kan ses af sprint 4, hvor der blev arbejdet igennem for at lu</w:t>
        </w:r>
      </w:ins>
      <w:ins w:id="4992" w:author="Claus" w:date="2018-12-18T21:05:00Z">
        <w:r>
          <w:t xml:space="preserve">kke åbne tasks. </w:t>
        </w:r>
      </w:ins>
    </w:p>
    <w:p w:rsidR="00650246" w:rsidRDefault="00650246">
      <w:pPr>
        <w:rPr>
          <w:ins w:id="4993" w:author="Claus" w:date="2018-12-19T21:00:00Z"/>
        </w:rPr>
        <w:pPrChange w:id="4994" w:author="Claus" w:date="2018-12-18T20:46:00Z">
          <w:pPr>
            <w:pStyle w:val="Overskrift1"/>
          </w:pPr>
        </w:pPrChange>
      </w:pPr>
    </w:p>
    <w:p w:rsidR="00F249A6" w:rsidRDefault="00F249A6">
      <w:pPr>
        <w:rPr>
          <w:ins w:id="4995" w:author="Claus" w:date="2018-12-19T21:30:00Z"/>
          <w:rFonts w:asciiTheme="majorHAnsi" w:eastAsiaTheme="majorEastAsia" w:hAnsiTheme="majorHAnsi" w:cstheme="majorBidi"/>
          <w:b/>
          <w:bCs/>
          <w:color w:val="365F91" w:themeColor="accent1" w:themeShade="BF"/>
          <w:sz w:val="28"/>
          <w:szCs w:val="28"/>
        </w:rPr>
      </w:pPr>
      <w:ins w:id="4996" w:author="Claus" w:date="2018-12-19T21:30:00Z">
        <w:r>
          <w:br w:type="page"/>
        </w:r>
      </w:ins>
    </w:p>
    <w:p w:rsidR="00483122" w:rsidRDefault="00483122" w:rsidP="00483122">
      <w:pPr>
        <w:pStyle w:val="Overskrift1"/>
        <w:numPr>
          <w:ilvl w:val="0"/>
          <w:numId w:val="0"/>
        </w:numPr>
        <w:rPr>
          <w:ins w:id="4997" w:author="Claus" w:date="2018-12-19T21:30:00Z"/>
        </w:rPr>
        <w:pPrChange w:id="4998" w:author="Claus" w:date="2018-12-19T21:30:00Z">
          <w:pPr>
            <w:pStyle w:val="Overskrift1"/>
          </w:pPr>
        </w:pPrChange>
      </w:pPr>
      <w:bookmarkStart w:id="4999" w:name="_Toc533018650"/>
      <w:ins w:id="5000" w:author="Claus" w:date="2018-12-19T21:30:00Z">
        <w:r>
          <w:lastRenderedPageBreak/>
          <w:t>Bilag</w:t>
        </w:r>
        <w:bookmarkEnd w:id="4999"/>
      </w:ins>
    </w:p>
    <w:p w:rsidR="004B5B92" w:rsidRDefault="004B5B92" w:rsidP="00483122">
      <w:pPr>
        <w:pStyle w:val="Overskrift1"/>
        <w:numPr>
          <w:ilvl w:val="0"/>
          <w:numId w:val="13"/>
        </w:numPr>
        <w:rPr>
          <w:ins w:id="5001" w:author="Claus" w:date="2018-12-19T20:36:00Z"/>
        </w:rPr>
        <w:pPrChange w:id="5002" w:author="Claus" w:date="2018-12-19T21:30:00Z">
          <w:pPr>
            <w:pStyle w:val="Overskrift1"/>
          </w:pPr>
        </w:pPrChange>
      </w:pPr>
      <w:bookmarkStart w:id="5003" w:name="_Toc533018651"/>
      <w:ins w:id="5004" w:author="Claus" w:date="2018-12-19T21:00:00Z">
        <w:r>
          <w:t>SCRUM user stories:</w:t>
        </w:r>
      </w:ins>
      <w:bookmarkEnd w:id="5003"/>
    </w:p>
    <w:p w:rsidR="00132F63" w:rsidRDefault="00113D11">
      <w:pPr>
        <w:pStyle w:val="Overskrift2"/>
        <w:rPr>
          <w:del w:id="5005" w:author="Claus" w:date="2018-12-18T12:08:00Z"/>
        </w:rPr>
        <w:pPrChange w:id="5006" w:author="Claus" w:date="2018-12-18T18:43:00Z">
          <w:pPr>
            <w:pStyle w:val="Overskrift1"/>
          </w:pPr>
        </w:pPrChange>
      </w:pPr>
      <w:del w:id="5007" w:author="Claus" w:date="2018-12-18T12:08:00Z">
        <w:r w:rsidDel="00231B65">
          <w:delText>Formål</w:delText>
        </w:r>
        <w:bookmarkStart w:id="5008" w:name="_Toc533016238"/>
        <w:bookmarkStart w:id="5009" w:name="_Toc533016687"/>
        <w:bookmarkEnd w:id="5008"/>
        <w:bookmarkEnd w:id="5009"/>
      </w:del>
    </w:p>
    <w:p w:rsidR="00132F63" w:rsidRDefault="00113D11">
      <w:pPr>
        <w:pStyle w:val="Overskrift2"/>
        <w:rPr>
          <w:del w:id="5010" w:author="Claus" w:date="2018-12-18T12:08:00Z"/>
        </w:rPr>
        <w:pPrChange w:id="5011" w:author="Claus" w:date="2018-12-18T18:43:00Z">
          <w:pPr/>
        </w:pPrChange>
      </w:pPr>
      <w:del w:id="5012" w:author="Claus" w:date="2018-12-18T12:08:00Z">
        <w:r w:rsidDel="00231B65">
          <w:delText xml:space="preserve">At give kunden bedre mulighed for at kunne visualisere sin carport. </w:delText>
        </w:r>
        <w:bookmarkStart w:id="5013" w:name="_Toc533016239"/>
        <w:bookmarkStart w:id="5014" w:name="_Toc533016688"/>
        <w:bookmarkEnd w:id="5013"/>
        <w:bookmarkEnd w:id="5014"/>
      </w:del>
    </w:p>
    <w:p w:rsidR="00132F63" w:rsidRDefault="00113D11">
      <w:pPr>
        <w:pStyle w:val="Overskrift2"/>
        <w:rPr>
          <w:del w:id="5015" w:author="Claus" w:date="2018-12-18T12:08:00Z"/>
        </w:rPr>
        <w:pPrChange w:id="5016" w:author="Claus" w:date="2018-12-18T18:43:00Z">
          <w:pPr/>
        </w:pPrChange>
      </w:pPr>
      <w:del w:id="5017" w:author="Claus" w:date="2018-12-18T12:08:00Z">
        <w:r w:rsidDel="00231B65">
          <w:delText>Bedre integration af forespørgselsdata i tilbudsberegneren.</w:delText>
        </w:r>
        <w:bookmarkStart w:id="5018" w:name="_Toc533016240"/>
        <w:bookmarkStart w:id="5019" w:name="_Toc533016689"/>
        <w:bookmarkEnd w:id="5018"/>
        <w:bookmarkEnd w:id="5019"/>
      </w:del>
    </w:p>
    <w:p w:rsidR="00132F63" w:rsidRDefault="005858CF">
      <w:pPr>
        <w:pStyle w:val="Overskrift2"/>
        <w:rPr>
          <w:del w:id="5020" w:author="Claus" w:date="2018-12-18T12:08:00Z"/>
        </w:rPr>
        <w:pPrChange w:id="5021" w:author="Claus" w:date="2018-12-18T18:43:00Z">
          <w:pPr/>
        </w:pPrChange>
      </w:pPr>
      <w:del w:id="5022" w:author="Claus" w:date="2018-12-18T12:08:00Z">
        <w:r w:rsidDel="00231B65">
          <w:delText>At sikre systemets drift på tværs af medarbejdere.</w:delText>
        </w:r>
        <w:bookmarkStart w:id="5023" w:name="_Toc533016241"/>
        <w:bookmarkStart w:id="5024" w:name="_Toc533016690"/>
        <w:bookmarkEnd w:id="5023"/>
        <w:bookmarkEnd w:id="5024"/>
      </w:del>
    </w:p>
    <w:p w:rsidR="00132F63" w:rsidRDefault="009C7F34">
      <w:pPr>
        <w:pStyle w:val="Overskrift2"/>
        <w:rPr>
          <w:del w:id="5025" w:author="Claus" w:date="2018-12-18T12:08:00Z"/>
        </w:rPr>
        <w:pPrChange w:id="5026" w:author="Claus" w:date="2018-12-18T18:43:00Z">
          <w:pPr/>
        </w:pPrChange>
      </w:pPr>
      <w:del w:id="5027" w:author="Claus" w:date="2018-12-18T12:08:00Z">
        <w:r w:rsidDel="00231B65">
          <w:delText>At defragmentere systemet så det er et samlet hele.</w:delText>
        </w:r>
        <w:bookmarkStart w:id="5028" w:name="_Toc533016242"/>
        <w:bookmarkStart w:id="5029" w:name="_Toc533016691"/>
        <w:bookmarkEnd w:id="5028"/>
        <w:bookmarkEnd w:id="5029"/>
      </w:del>
    </w:p>
    <w:p w:rsidR="00132F63" w:rsidRDefault="00113D11">
      <w:pPr>
        <w:pStyle w:val="Overskrift2"/>
        <w:rPr>
          <w:del w:id="5030" w:author="Claus" w:date="2018-12-18T12:08:00Z"/>
        </w:rPr>
        <w:pPrChange w:id="5031" w:author="Claus" w:date="2018-12-18T18:43:00Z">
          <w:pPr>
            <w:pStyle w:val="Overskrift1"/>
          </w:pPr>
        </w:pPrChange>
      </w:pPr>
      <w:del w:id="5032" w:author="Claus" w:date="2018-12-18T12:08:00Z">
        <w:r w:rsidDel="00231B65">
          <w:delText>Mål</w:delText>
        </w:r>
        <w:bookmarkStart w:id="5033" w:name="_Toc533016243"/>
        <w:bookmarkStart w:id="5034" w:name="_Toc533016692"/>
        <w:bookmarkEnd w:id="5033"/>
        <w:bookmarkEnd w:id="5034"/>
      </w:del>
    </w:p>
    <w:p w:rsidR="00132F63" w:rsidRDefault="008427AB">
      <w:pPr>
        <w:pStyle w:val="Overskrift2"/>
        <w:rPr>
          <w:del w:id="5035" w:author="Claus" w:date="2018-12-18T12:08:00Z"/>
        </w:rPr>
        <w:pPrChange w:id="5036" w:author="Claus" w:date="2018-12-18T18:43:00Z">
          <w:pPr/>
        </w:pPrChange>
      </w:pPr>
      <w:del w:id="5037" w:author="Claus" w:date="2018-12-18T12:08:00Z">
        <w:r w:rsidDel="00231B65">
          <w:delText>På alle forespørgsler er det muligt at vælge beklædning og tagbelægning.</w:delText>
        </w:r>
        <w:bookmarkStart w:id="5038" w:name="_Toc533016244"/>
        <w:bookmarkStart w:id="5039" w:name="_Toc533016693"/>
        <w:bookmarkEnd w:id="5038"/>
        <w:bookmarkEnd w:id="5039"/>
      </w:del>
    </w:p>
    <w:p w:rsidR="00132F63" w:rsidRDefault="008427AB">
      <w:pPr>
        <w:pStyle w:val="Overskrift2"/>
        <w:rPr>
          <w:del w:id="5040" w:author="Claus" w:date="2018-12-18T12:08:00Z"/>
        </w:rPr>
        <w:pPrChange w:id="5041" w:author="Claus" w:date="2018-12-18T18:43:00Z">
          <w:pPr/>
        </w:pPrChange>
      </w:pPr>
      <w:del w:id="5042" w:author="Claus" w:date="2018-12-18T12:08:00Z">
        <w:r w:rsidDel="00231B65">
          <w:delText xml:space="preserve">På alle </w:delText>
        </w:r>
        <w:r w:rsidR="00BE453F" w:rsidDel="00231B65">
          <w:delText xml:space="preserve">’vis </w:delText>
        </w:r>
        <w:r w:rsidDel="00231B65">
          <w:delText>carport</w:delText>
        </w:r>
        <w:r w:rsidR="00BE453F" w:rsidDel="00231B65">
          <w:delText>’</w:delText>
        </w:r>
        <w:r w:rsidDel="00231B65">
          <w:delText xml:space="preserve"> sider vises 3D tegning med korrekte farver</w:delText>
        </w:r>
        <w:r w:rsidR="00BE453F" w:rsidDel="00231B65">
          <w:delText>, belægninger og beklædninger</w:delText>
        </w:r>
        <w:r w:rsidDel="00231B65">
          <w:delText>.</w:delText>
        </w:r>
        <w:bookmarkStart w:id="5043" w:name="_Toc533016245"/>
        <w:bookmarkStart w:id="5044" w:name="_Toc533016694"/>
        <w:bookmarkEnd w:id="5043"/>
        <w:bookmarkEnd w:id="5044"/>
      </w:del>
    </w:p>
    <w:p w:rsidR="00132F63" w:rsidRDefault="008427AB">
      <w:pPr>
        <w:pStyle w:val="Overskrift2"/>
        <w:rPr>
          <w:del w:id="5045" w:author="Claus" w:date="2018-12-18T12:08:00Z"/>
        </w:rPr>
        <w:pPrChange w:id="5046" w:author="Claus" w:date="2018-12-18T18:43:00Z">
          <w:pPr/>
        </w:pPrChange>
      </w:pPr>
      <w:del w:id="5047" w:author="Claus" w:date="2018-12-18T12:08:00Z">
        <w:r w:rsidDel="00231B65">
          <w:delText>Alle forespørgsler gemmes på en måde, så behovet for gentagne indtastninger fjernes.</w:delText>
        </w:r>
        <w:bookmarkStart w:id="5048" w:name="_Toc533016246"/>
        <w:bookmarkStart w:id="5049" w:name="_Toc533016695"/>
        <w:bookmarkEnd w:id="5048"/>
        <w:bookmarkEnd w:id="5049"/>
      </w:del>
    </w:p>
    <w:p w:rsidR="00132F63" w:rsidRDefault="008427AB">
      <w:pPr>
        <w:pStyle w:val="Overskrift2"/>
        <w:rPr>
          <w:del w:id="5050" w:author="Claus" w:date="2018-12-18T12:08:00Z"/>
        </w:rPr>
        <w:pPrChange w:id="5051" w:author="Claus" w:date="2018-12-18T18:43:00Z">
          <w:pPr/>
        </w:pPrChange>
      </w:pPr>
      <w:del w:id="5052" w:author="Claus" w:date="2018-12-18T12:08:00Z">
        <w:r w:rsidDel="00231B65">
          <w:delText>Alle systemets brugerkonti sikres således at de kan nulstilles.</w:delText>
        </w:r>
        <w:bookmarkStart w:id="5053" w:name="_Toc533016247"/>
        <w:bookmarkStart w:id="5054" w:name="_Toc533016696"/>
        <w:bookmarkEnd w:id="5053"/>
        <w:bookmarkEnd w:id="5054"/>
      </w:del>
    </w:p>
    <w:p w:rsidR="00132F63" w:rsidRDefault="008427AB">
      <w:pPr>
        <w:pStyle w:val="Overskrift2"/>
        <w:rPr>
          <w:del w:id="5055" w:author="Claus" w:date="2018-12-18T12:08:00Z"/>
        </w:rPr>
        <w:pPrChange w:id="5056" w:author="Claus" w:date="2018-12-18T18:43:00Z">
          <w:pPr/>
        </w:pPrChange>
      </w:pPr>
      <w:del w:id="5057" w:author="Claus" w:date="2018-12-18T12:08:00Z">
        <w:r w:rsidDel="00231B65">
          <w:delText>Alle data vedr. carporte skal komme samme sted fra, så anomalier, f.eks. ift. varenumre, undgås.</w:delText>
        </w:r>
        <w:bookmarkStart w:id="5058" w:name="_Toc533016248"/>
        <w:bookmarkStart w:id="5059" w:name="_Toc533016697"/>
        <w:bookmarkEnd w:id="5058"/>
        <w:bookmarkEnd w:id="5059"/>
      </w:del>
    </w:p>
    <w:p w:rsidR="00132F63" w:rsidDel="006541F1" w:rsidRDefault="00E92A0D">
      <w:pPr>
        <w:pStyle w:val="Overskrift2"/>
        <w:rPr>
          <w:del w:id="5060" w:author="Claus" w:date="2018-12-19T20:36:00Z"/>
        </w:rPr>
        <w:pPrChange w:id="5061" w:author="Claus" w:date="2018-12-18T18:43:00Z">
          <w:pPr>
            <w:pStyle w:val="Overskrift1"/>
          </w:pPr>
        </w:pPrChange>
      </w:pPr>
      <w:del w:id="5062" w:author="Claus" w:date="2018-12-19T21:01:00Z">
        <w:r w:rsidDel="004B5B92">
          <w:delText>SCRUM user stories</w:delText>
        </w:r>
        <w:r w:rsidR="00B34EC4" w:rsidDel="004B5B92">
          <w:delText>:</w:delText>
        </w:r>
      </w:del>
    </w:p>
    <w:p w:rsidR="0079628D" w:rsidRPr="0079628D" w:rsidDel="004B5B92" w:rsidRDefault="0079628D" w:rsidP="0079628D">
      <w:pPr>
        <w:pStyle w:val="Overskrift2"/>
        <w:rPr>
          <w:del w:id="5063" w:author="Claus" w:date="2018-12-19T21:01:00Z"/>
        </w:rPr>
        <w:pPrChange w:id="5064" w:author="Claus" w:date="2018-12-19T20:36:00Z">
          <w:pPr/>
        </w:pPrChange>
      </w:pPr>
    </w:p>
    <w:p w:rsidR="009737CA" w:rsidRDefault="003D4F0E" w:rsidP="009737CA">
      <w:pPr>
        <w:pStyle w:val="Listeafsnit"/>
        <w:numPr>
          <w:ilvl w:val="0"/>
          <w:numId w:val="8"/>
        </w:numPr>
        <w:rPr>
          <w:i/>
        </w:rPr>
      </w:pPr>
      <w:r>
        <w:rPr>
          <w:i/>
        </w:rPr>
        <w:t>Filtrer</w:t>
      </w:r>
      <w:r w:rsidR="0079628D">
        <w:rPr>
          <w:i/>
        </w:rPr>
        <w:t xml:space="preserve"> carport</w:t>
      </w:r>
      <w:r w:rsidR="009737CA">
        <w:rPr>
          <w:i/>
        </w:rPr>
        <w:t>:</w:t>
      </w:r>
    </w:p>
    <w:p w:rsidR="009737CA" w:rsidRPr="009737CA" w:rsidRDefault="009737CA" w:rsidP="009737CA">
      <w:pPr>
        <w:pStyle w:val="Listeafsnit"/>
        <w:numPr>
          <w:ilvl w:val="0"/>
          <w:numId w:val="1"/>
        </w:numPr>
        <w:rPr>
          <w:i/>
        </w:rPr>
      </w:pPr>
      <w:r>
        <w:t xml:space="preserve">Som kunde vil jeg gerne kunne </w:t>
      </w:r>
      <w:r w:rsidR="003D4F0E">
        <w:t>filtrere</w:t>
      </w:r>
      <w:r>
        <w:t xml:space="preserve"> blandt carporte for at finde den rette.</w:t>
      </w:r>
    </w:p>
    <w:p w:rsidR="009737CA" w:rsidRDefault="009737CA" w:rsidP="009737CA">
      <w:pPr>
        <w:pStyle w:val="Listeafsnit"/>
        <w:numPr>
          <w:ilvl w:val="0"/>
          <w:numId w:val="8"/>
        </w:numPr>
        <w:rPr>
          <w:i/>
        </w:rPr>
      </w:pPr>
      <w:r>
        <w:rPr>
          <w:i/>
        </w:rPr>
        <w:t>Hent/vis tegning:</w:t>
      </w:r>
    </w:p>
    <w:p w:rsidR="009737CA" w:rsidRPr="009737CA" w:rsidRDefault="009737CA" w:rsidP="009737CA">
      <w:pPr>
        <w:pStyle w:val="Listeafsnit"/>
        <w:numPr>
          <w:ilvl w:val="0"/>
          <w:numId w:val="1"/>
        </w:numPr>
        <w:rPr>
          <w:i/>
        </w:rPr>
      </w:pPr>
      <w:r>
        <w:t>Som kunde vil jeg gerne kunne hente tegninger af en valgt carport for at kunne visualisere den.</w:t>
      </w:r>
    </w:p>
    <w:p w:rsidR="009737CA" w:rsidRDefault="009737CA" w:rsidP="009737CA">
      <w:pPr>
        <w:pStyle w:val="Listeafsnit"/>
        <w:numPr>
          <w:ilvl w:val="0"/>
          <w:numId w:val="8"/>
        </w:numPr>
        <w:rPr>
          <w:i/>
        </w:rPr>
      </w:pPr>
      <w:r>
        <w:rPr>
          <w:i/>
        </w:rPr>
        <w:t>Vis carport:</w:t>
      </w:r>
    </w:p>
    <w:p w:rsidR="009737CA" w:rsidRPr="009737CA" w:rsidRDefault="009737CA" w:rsidP="009737CA">
      <w:pPr>
        <w:pStyle w:val="Listeafsnit"/>
        <w:numPr>
          <w:ilvl w:val="0"/>
          <w:numId w:val="1"/>
        </w:numPr>
        <w:rPr>
          <w:i/>
        </w:rPr>
      </w:pPr>
      <w:r>
        <w:t>Som kunde vil jeg gerne kunne få vist en carport, så jeg kan</w:t>
      </w:r>
      <w:r w:rsidR="006478A4">
        <w:t xml:space="preserve"> danne mig et indtryk og</w:t>
      </w:r>
      <w:r>
        <w:t xml:space="preserve"> læse mere om den.</w:t>
      </w:r>
    </w:p>
    <w:p w:rsidR="009737CA" w:rsidRDefault="003D4F0E" w:rsidP="009737CA">
      <w:pPr>
        <w:pStyle w:val="Listeafsnit"/>
        <w:numPr>
          <w:ilvl w:val="0"/>
          <w:numId w:val="8"/>
        </w:numPr>
        <w:rPr>
          <w:i/>
        </w:rPr>
      </w:pPr>
      <w:r>
        <w:rPr>
          <w:i/>
        </w:rPr>
        <w:t>Vis</w:t>
      </w:r>
      <w:r w:rsidR="009737CA">
        <w:rPr>
          <w:i/>
        </w:rPr>
        <w:t xml:space="preserve"> leveringspris:</w:t>
      </w:r>
    </w:p>
    <w:p w:rsidR="009737CA" w:rsidRPr="009737CA" w:rsidRDefault="009737CA" w:rsidP="009737CA">
      <w:pPr>
        <w:pStyle w:val="Listeafsnit"/>
        <w:numPr>
          <w:ilvl w:val="0"/>
          <w:numId w:val="1"/>
        </w:numPr>
        <w:rPr>
          <w:i/>
        </w:rPr>
      </w:pPr>
      <w:r>
        <w:t xml:space="preserve">Som kunde ønsker jeg at kunne </w:t>
      </w:r>
      <w:r w:rsidR="003D4F0E">
        <w:t xml:space="preserve">se </w:t>
      </w:r>
      <w:r>
        <w:t>leveringsprisen for bedre at kunne beslutte mig.</w:t>
      </w:r>
    </w:p>
    <w:p w:rsidR="009737CA" w:rsidRDefault="009737CA" w:rsidP="009737CA">
      <w:pPr>
        <w:pStyle w:val="Listeafsnit"/>
        <w:numPr>
          <w:ilvl w:val="0"/>
          <w:numId w:val="8"/>
        </w:numPr>
        <w:rPr>
          <w:i/>
        </w:rPr>
      </w:pPr>
      <w:r>
        <w:rPr>
          <w:i/>
        </w:rPr>
        <w:t>Design egen carport:</w:t>
      </w:r>
    </w:p>
    <w:p w:rsidR="009737CA" w:rsidRPr="009737CA" w:rsidRDefault="009737CA" w:rsidP="009737CA">
      <w:pPr>
        <w:pStyle w:val="Listeafsnit"/>
        <w:numPr>
          <w:ilvl w:val="0"/>
          <w:numId w:val="1"/>
        </w:numPr>
        <w:rPr>
          <w:i/>
        </w:rPr>
      </w:pPr>
      <w:r>
        <w:t>Som kunde vil jeg gerne kunne designe carport efter egne mål, så jeg får en carport der passer bedre end standard carporte.</w:t>
      </w:r>
      <w:r w:rsidR="00DF2079">
        <w:t xml:space="preserve"> (OBS: Hvad med at angive bilens bredde og højde…)</w:t>
      </w:r>
    </w:p>
    <w:p w:rsidR="00B34EC4" w:rsidRPr="00CC3F67" w:rsidRDefault="00B34EC4" w:rsidP="00B34EC4">
      <w:pPr>
        <w:pStyle w:val="Listeafsnit"/>
        <w:numPr>
          <w:ilvl w:val="0"/>
          <w:numId w:val="8"/>
        </w:numPr>
        <w:rPr>
          <w:i/>
        </w:rPr>
      </w:pPr>
      <w:r>
        <w:rPr>
          <w:i/>
        </w:rPr>
        <w:t xml:space="preserve">Afsend </w:t>
      </w:r>
      <w:r w:rsidRPr="00CC3F67">
        <w:rPr>
          <w:i/>
        </w:rPr>
        <w:t>carport</w:t>
      </w:r>
      <w:r>
        <w:rPr>
          <w:i/>
        </w:rPr>
        <w:t>forespørgsel</w:t>
      </w:r>
      <w:r w:rsidRPr="00CC3F67">
        <w:rPr>
          <w:i/>
        </w:rPr>
        <w:t>:</w:t>
      </w:r>
    </w:p>
    <w:p w:rsidR="00B34EC4" w:rsidRDefault="00B34EC4" w:rsidP="00B34EC4">
      <w:pPr>
        <w:pStyle w:val="Listeafsnit"/>
        <w:numPr>
          <w:ilvl w:val="0"/>
          <w:numId w:val="1"/>
        </w:numPr>
      </w:pPr>
      <w:r>
        <w:t xml:space="preserve">Som kunde vil jeg gerne kunne </w:t>
      </w:r>
      <w:r w:rsidR="009737CA">
        <w:t>forespørge på en carport jeg selv har designet.</w:t>
      </w:r>
    </w:p>
    <w:p w:rsidR="009737CA" w:rsidRPr="00CC3F67" w:rsidRDefault="00353EA5" w:rsidP="009737CA">
      <w:pPr>
        <w:pStyle w:val="Listeafsnit"/>
        <w:numPr>
          <w:ilvl w:val="0"/>
          <w:numId w:val="8"/>
        </w:numPr>
        <w:rPr>
          <w:i/>
        </w:rPr>
      </w:pPr>
      <w:r>
        <w:rPr>
          <w:i/>
        </w:rPr>
        <w:t>Åbn</w:t>
      </w:r>
      <w:r w:rsidR="009737CA" w:rsidRPr="00CC3F67">
        <w:rPr>
          <w:i/>
        </w:rPr>
        <w:t xml:space="preserve"> carportforespørgsel: </w:t>
      </w:r>
    </w:p>
    <w:p w:rsidR="009737CA" w:rsidRPr="009737CA" w:rsidRDefault="00E438F7" w:rsidP="009737CA">
      <w:pPr>
        <w:pStyle w:val="Listeafsnit"/>
        <w:numPr>
          <w:ilvl w:val="0"/>
          <w:numId w:val="1"/>
        </w:numPr>
        <w:rPr>
          <w:i/>
        </w:rPr>
      </w:pPr>
      <w:r>
        <w:t>Som indlogget medarbejder</w:t>
      </w:r>
      <w:r w:rsidR="009737CA">
        <w:t xml:space="preserve"> i</w:t>
      </w:r>
      <w:r w:rsidR="00353EA5">
        <w:t xml:space="preserve"> trælasten vil jeg kunne åbne en modtaget</w:t>
      </w:r>
      <w:r w:rsidR="009737CA">
        <w:t xml:space="preserve"> </w:t>
      </w:r>
      <w:r w:rsidR="00353EA5">
        <w:t>carport</w:t>
      </w:r>
      <w:r w:rsidR="009737CA">
        <w:t>forespørgsel på en måde så jeg undgår at skulle indtaste kundens valg igen.</w:t>
      </w:r>
    </w:p>
    <w:p w:rsidR="009737CA" w:rsidRDefault="009737CA" w:rsidP="009737CA">
      <w:pPr>
        <w:pStyle w:val="Listeafsnit"/>
        <w:numPr>
          <w:ilvl w:val="0"/>
          <w:numId w:val="8"/>
        </w:numPr>
        <w:rPr>
          <w:i/>
        </w:rPr>
      </w:pPr>
      <w:r>
        <w:rPr>
          <w:i/>
        </w:rPr>
        <w:t>Konfigurer carport:</w:t>
      </w:r>
    </w:p>
    <w:p w:rsidR="009737CA" w:rsidRPr="00273A97" w:rsidRDefault="00E438F7" w:rsidP="009737CA">
      <w:pPr>
        <w:pStyle w:val="Listeafsnit"/>
        <w:numPr>
          <w:ilvl w:val="0"/>
          <w:numId w:val="1"/>
        </w:numPr>
        <w:rPr>
          <w:i/>
        </w:rPr>
      </w:pPr>
      <w:r>
        <w:t>Som indlogget medarbejder</w:t>
      </w:r>
      <w:r w:rsidR="009737CA">
        <w:t xml:space="preserve"> i trælasten vil jeg kunne konfigurere en carport således at fejl evt. undgås.</w:t>
      </w:r>
    </w:p>
    <w:p w:rsidR="00273A97" w:rsidRDefault="00273A97" w:rsidP="00273A97">
      <w:pPr>
        <w:pStyle w:val="Listeafsnit"/>
        <w:numPr>
          <w:ilvl w:val="0"/>
          <w:numId w:val="8"/>
        </w:numPr>
        <w:jc w:val="both"/>
        <w:rPr>
          <w:i/>
        </w:rPr>
      </w:pPr>
      <w:r>
        <w:rPr>
          <w:i/>
        </w:rPr>
        <w:t>Administrer kunde: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administrere kunder således at stamdata er korrekte til sikring af f.eks. korrekt leveringsadresse.</w:t>
      </w:r>
    </w:p>
    <w:p w:rsidR="00273A97" w:rsidRDefault="00273A97" w:rsidP="00273A97">
      <w:pPr>
        <w:pStyle w:val="Listeafsnit"/>
        <w:numPr>
          <w:ilvl w:val="0"/>
          <w:numId w:val="8"/>
        </w:numPr>
        <w:jc w:val="both"/>
        <w:rPr>
          <w:i/>
        </w:rPr>
      </w:pPr>
      <w:r>
        <w:rPr>
          <w:i/>
        </w:rPr>
        <w:t>Beregn stykliste: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beregne styklisten automatisk, således at fejl undgås, priser bliver korrekte og lagerbeholdning vedligeholdes korrekt.</w:t>
      </w:r>
    </w:p>
    <w:p w:rsidR="00273A97" w:rsidRDefault="00273A97" w:rsidP="00273A97">
      <w:pPr>
        <w:pStyle w:val="Listeafsnit"/>
        <w:numPr>
          <w:ilvl w:val="0"/>
          <w:numId w:val="8"/>
        </w:numPr>
        <w:jc w:val="both"/>
        <w:rPr>
          <w:i/>
        </w:rPr>
      </w:pPr>
      <w:r>
        <w:rPr>
          <w:i/>
        </w:rPr>
        <w:t>Rediger dækningsgrad:</w:t>
      </w:r>
    </w:p>
    <w:p w:rsidR="00273A97" w:rsidRPr="00273A97" w:rsidRDefault="00E438F7" w:rsidP="00273A97">
      <w:pPr>
        <w:pStyle w:val="Listeafsnit"/>
        <w:numPr>
          <w:ilvl w:val="0"/>
          <w:numId w:val="1"/>
        </w:numPr>
        <w:rPr>
          <w:i/>
        </w:rPr>
      </w:pPr>
      <w:r>
        <w:t>Som indlogget medarbejder</w:t>
      </w:r>
      <w:r w:rsidR="00273A97">
        <w:t xml:space="preserve"> i trælasten vil jeg kunne redigere dækningsgraden så jeg kan lave et godt tilbud hvis der er behov.</w:t>
      </w:r>
    </w:p>
    <w:p w:rsidR="00273A97" w:rsidRDefault="00273A97" w:rsidP="00273A97">
      <w:pPr>
        <w:pStyle w:val="Listeafsnit"/>
        <w:numPr>
          <w:ilvl w:val="0"/>
          <w:numId w:val="8"/>
        </w:numPr>
        <w:rPr>
          <w:i/>
        </w:rPr>
      </w:pPr>
      <w:r>
        <w:rPr>
          <w:i/>
        </w:rPr>
        <w:t>Rediger hjælpetekst:</w:t>
      </w:r>
    </w:p>
    <w:p w:rsidR="00273A97" w:rsidRPr="00273A97" w:rsidRDefault="00E438F7" w:rsidP="00273A97">
      <w:pPr>
        <w:pStyle w:val="Listeafsnit"/>
        <w:numPr>
          <w:ilvl w:val="0"/>
          <w:numId w:val="1"/>
        </w:numPr>
        <w:rPr>
          <w:i/>
        </w:rPr>
      </w:pPr>
      <w:r>
        <w:t>Som indlogget medarbejder</w:t>
      </w:r>
      <w:r w:rsidR="00273A97">
        <w:t xml:space="preserve"> i trælasten vil jeg kunne redigere hjælpeteksten så kunden har bedre mulighed for at samle carporten korrekt.</w:t>
      </w:r>
    </w:p>
    <w:p w:rsidR="00273A97" w:rsidRDefault="00273A97" w:rsidP="00273A97">
      <w:pPr>
        <w:pStyle w:val="Listeafsnit"/>
        <w:numPr>
          <w:ilvl w:val="0"/>
          <w:numId w:val="8"/>
        </w:numPr>
        <w:rPr>
          <w:i/>
        </w:rPr>
      </w:pPr>
      <w:r>
        <w:rPr>
          <w:i/>
        </w:rPr>
        <w:t>Tilføj vare fra databasen:</w:t>
      </w:r>
    </w:p>
    <w:p w:rsidR="00273A97" w:rsidRDefault="00E438F7" w:rsidP="00273A97">
      <w:pPr>
        <w:pStyle w:val="Listeafsnit"/>
        <w:numPr>
          <w:ilvl w:val="0"/>
          <w:numId w:val="1"/>
        </w:numPr>
      </w:pPr>
      <w:r>
        <w:t>Som indlogget medarbejder</w:t>
      </w:r>
      <w:r w:rsidR="00273A97">
        <w:t xml:space="preserve"> i trælasten vil jeg kunne tilføje flere varer til ordren fra databasen, for at sikre at kunden får alle beslag og øvrige varer nødvendige for en korrekt samling af carporten. Evt. mersalg?</w:t>
      </w:r>
    </w:p>
    <w:p w:rsidR="008D72A1" w:rsidRDefault="008D72A1" w:rsidP="008D72A1">
      <w:pPr>
        <w:pStyle w:val="Listeafsnit"/>
        <w:numPr>
          <w:ilvl w:val="0"/>
          <w:numId w:val="8"/>
        </w:numPr>
        <w:rPr>
          <w:i/>
        </w:rPr>
      </w:pPr>
      <w:r>
        <w:rPr>
          <w:i/>
        </w:rPr>
        <w:t>Se/udskriv tegning:</w:t>
      </w:r>
    </w:p>
    <w:p w:rsidR="008D72A1" w:rsidRPr="008D72A1" w:rsidRDefault="00E438F7" w:rsidP="008D72A1">
      <w:pPr>
        <w:pStyle w:val="Listeafsnit"/>
        <w:numPr>
          <w:ilvl w:val="0"/>
          <w:numId w:val="1"/>
        </w:numPr>
        <w:jc w:val="both"/>
        <w:rPr>
          <w:i/>
        </w:rPr>
      </w:pPr>
      <w:r>
        <w:t>Som indlogget medarbejder</w:t>
      </w:r>
      <w:r w:rsidR="008D72A1">
        <w:t xml:space="preserve"> i trælasten vil jeg kunne se/udskrive tegningen af den konstruerede carport så jeg kan bedre kan visualisere den og evt. besvare kundespørgsmål.</w:t>
      </w:r>
    </w:p>
    <w:p w:rsidR="008D72A1" w:rsidRDefault="008D72A1" w:rsidP="008D72A1">
      <w:pPr>
        <w:pStyle w:val="Listeafsnit"/>
        <w:numPr>
          <w:ilvl w:val="0"/>
          <w:numId w:val="8"/>
        </w:numPr>
        <w:jc w:val="both"/>
        <w:rPr>
          <w:i/>
        </w:rPr>
      </w:pPr>
      <w:r>
        <w:rPr>
          <w:i/>
        </w:rPr>
        <w:t>Se beskrivelse:</w:t>
      </w:r>
    </w:p>
    <w:p w:rsidR="008D72A1" w:rsidRPr="007166A9" w:rsidRDefault="00E438F7" w:rsidP="008D72A1">
      <w:pPr>
        <w:pStyle w:val="Listeafsnit"/>
        <w:numPr>
          <w:ilvl w:val="0"/>
          <w:numId w:val="1"/>
        </w:numPr>
        <w:jc w:val="both"/>
        <w:rPr>
          <w:i/>
        </w:rPr>
      </w:pPr>
      <w:r>
        <w:lastRenderedPageBreak/>
        <w:t>Som indlogget medarbejder</w:t>
      </w:r>
      <w:r w:rsidR="008D72A1">
        <w:t xml:space="preserve"> i trælasten vil jeg kunne </w:t>
      </w:r>
      <w:r w:rsidR="007166A9">
        <w:t>se carportens beskrivelse, så jeg kan svare på spørgsmål fra kunden mv.</w:t>
      </w:r>
    </w:p>
    <w:p w:rsidR="007166A9" w:rsidRDefault="007166A9" w:rsidP="007166A9">
      <w:pPr>
        <w:pStyle w:val="Listeafsnit"/>
        <w:numPr>
          <w:ilvl w:val="0"/>
          <w:numId w:val="8"/>
        </w:numPr>
        <w:jc w:val="both"/>
        <w:rPr>
          <w:i/>
        </w:rPr>
      </w:pPr>
      <w:r>
        <w:rPr>
          <w:i/>
        </w:rPr>
        <w:t>Besvare carportforespørgsel:</w:t>
      </w:r>
    </w:p>
    <w:p w:rsidR="007166A9" w:rsidRPr="007166A9" w:rsidRDefault="00E438F7" w:rsidP="007166A9">
      <w:pPr>
        <w:pStyle w:val="Listeafsnit"/>
        <w:numPr>
          <w:ilvl w:val="0"/>
          <w:numId w:val="1"/>
        </w:numPr>
        <w:jc w:val="both"/>
        <w:rPr>
          <w:i/>
        </w:rPr>
      </w:pPr>
      <w:r>
        <w:t>Som indlogget medarbejder</w:t>
      </w:r>
      <w:r w:rsidR="007166A9">
        <w:t xml:space="preserve"> i trælasten vil jeg kunne besvare forspørgsler vedr. carporte elektronisk, så kunden hurtigt får en tegning og oplever oprigtig interesse i kundens projekt.</w:t>
      </w:r>
    </w:p>
    <w:p w:rsidR="00B34EC4" w:rsidRPr="00CC3F67" w:rsidRDefault="00B34EC4" w:rsidP="00B34EC4">
      <w:pPr>
        <w:pStyle w:val="Listeafsnit"/>
        <w:numPr>
          <w:ilvl w:val="0"/>
          <w:numId w:val="8"/>
        </w:numPr>
        <w:rPr>
          <w:i/>
        </w:rPr>
      </w:pPr>
      <w:r>
        <w:rPr>
          <w:i/>
        </w:rPr>
        <w:t>Administrer</w:t>
      </w:r>
      <w:r w:rsidRPr="00CC3F67">
        <w:rPr>
          <w:i/>
        </w:rPr>
        <w:t xml:space="preserve"> varer:</w:t>
      </w:r>
    </w:p>
    <w:p w:rsidR="00B34EC4" w:rsidRDefault="00E438F7" w:rsidP="00B34EC4">
      <w:pPr>
        <w:pStyle w:val="Listeafsnit"/>
        <w:numPr>
          <w:ilvl w:val="0"/>
          <w:numId w:val="1"/>
        </w:numPr>
      </w:pPr>
      <w:r>
        <w:t>Som indlogget medarbejder</w:t>
      </w:r>
      <w:r w:rsidR="00B34EC4">
        <w:t xml:space="preserve"> i trælasten vil jeg kunne oprette og redigere varer, så jeg undgår at skulle håndtere forskellige varenumre, tekster mv. for den samme vare.</w:t>
      </w:r>
    </w:p>
    <w:p w:rsidR="00B34EC4" w:rsidRPr="00CC3F67" w:rsidRDefault="00B34EC4" w:rsidP="00B34EC4">
      <w:pPr>
        <w:pStyle w:val="Listeafsnit"/>
        <w:numPr>
          <w:ilvl w:val="0"/>
          <w:numId w:val="8"/>
        </w:numPr>
        <w:rPr>
          <w:i/>
        </w:rPr>
      </w:pPr>
      <w:r w:rsidRPr="00CC3F67">
        <w:rPr>
          <w:i/>
        </w:rPr>
        <w:t>Nulstil brugerkonto:</w:t>
      </w:r>
    </w:p>
    <w:p w:rsidR="00B34EC4" w:rsidRDefault="00E438F7" w:rsidP="00B34EC4">
      <w:pPr>
        <w:pStyle w:val="Listeafsnit"/>
        <w:numPr>
          <w:ilvl w:val="0"/>
          <w:numId w:val="1"/>
        </w:numPr>
      </w:pPr>
      <w:r>
        <w:t>Som indlogget medarbejder</w:t>
      </w:r>
      <w:r w:rsidR="00B34EC4">
        <w:t xml:space="preserve"> i trælasten vil jeg kunne nulstille min brugerkonto, så jeg kan igen kan komme ind i systemet, selvom jeg har glemt mit kodeord.</w:t>
      </w:r>
    </w:p>
    <w:p w:rsidR="00B34EC4" w:rsidRPr="00076F77" w:rsidRDefault="00B34EC4" w:rsidP="00B34EC4">
      <w:pPr>
        <w:pStyle w:val="Listeafsnit"/>
        <w:numPr>
          <w:ilvl w:val="0"/>
          <w:numId w:val="8"/>
        </w:numPr>
      </w:pPr>
      <w:r>
        <w:t xml:space="preserve"> </w:t>
      </w:r>
      <w:r>
        <w:rPr>
          <w:i/>
        </w:rPr>
        <w:t>Administrer brugerkonti:</w:t>
      </w:r>
    </w:p>
    <w:p w:rsidR="00B34EC4" w:rsidRDefault="00E438F7" w:rsidP="00B34EC4">
      <w:pPr>
        <w:pStyle w:val="Listeafsnit"/>
        <w:numPr>
          <w:ilvl w:val="0"/>
          <w:numId w:val="1"/>
        </w:numPr>
      </w:pPr>
      <w:r>
        <w:t>Som indlogget medarbejder</w:t>
      </w:r>
      <w:r w:rsidR="00B34EC4">
        <w:t xml:space="preserve"> i trælasten vil jeg kunne nedlægge eller oprette konti for andre medarbejdere, så de kan tilgå systemet og arbejde med carport forespørgsler.</w:t>
      </w:r>
    </w:p>
    <w:p w:rsidR="00B34EC4" w:rsidRDefault="00B34EC4" w:rsidP="00B34EC4">
      <w:pPr>
        <w:pStyle w:val="Listeafsnit"/>
        <w:numPr>
          <w:ilvl w:val="0"/>
          <w:numId w:val="8"/>
        </w:numPr>
        <w:rPr>
          <w:i/>
        </w:rPr>
      </w:pPr>
      <w:r w:rsidRPr="00B34EC4">
        <w:rPr>
          <w:i/>
        </w:rPr>
        <w:t>Administrer samlevejledning</w:t>
      </w:r>
      <w:r>
        <w:rPr>
          <w:i/>
        </w:rPr>
        <w:t>er</w:t>
      </w:r>
      <w:r w:rsidRPr="00B34EC4">
        <w:rPr>
          <w:i/>
        </w:rPr>
        <w:t>:</w:t>
      </w:r>
    </w:p>
    <w:p w:rsidR="00B34EC4" w:rsidRPr="00B34EC4" w:rsidRDefault="00E438F7" w:rsidP="00B34EC4">
      <w:pPr>
        <w:pStyle w:val="Listeafsnit"/>
        <w:numPr>
          <w:ilvl w:val="0"/>
          <w:numId w:val="1"/>
        </w:numPr>
        <w:rPr>
          <w:i/>
        </w:rPr>
      </w:pPr>
      <w:r>
        <w:t>Som indlogget medarbejder</w:t>
      </w:r>
      <w:r w:rsidR="00B34EC4">
        <w:t xml:space="preserve"> i trælasten vil jeg kunne redigere i eller tilføje samlevejledninger, så de altid er aktuelle.</w:t>
      </w:r>
    </w:p>
    <w:p w:rsidR="00B34EC4" w:rsidRDefault="00B34EC4" w:rsidP="00B34EC4">
      <w:pPr>
        <w:pStyle w:val="Listeafsnit"/>
        <w:numPr>
          <w:ilvl w:val="0"/>
          <w:numId w:val="8"/>
        </w:numPr>
        <w:rPr>
          <w:i/>
        </w:rPr>
      </w:pPr>
      <w:r>
        <w:rPr>
          <w:i/>
        </w:rPr>
        <w:t>Udskriv ordredokumenter:</w:t>
      </w:r>
    </w:p>
    <w:p w:rsidR="00B34EC4" w:rsidRPr="00B34EC4" w:rsidRDefault="00E438F7" w:rsidP="00B34EC4">
      <w:pPr>
        <w:pStyle w:val="Listeafsnit"/>
        <w:numPr>
          <w:ilvl w:val="0"/>
          <w:numId w:val="1"/>
        </w:numPr>
        <w:jc w:val="both"/>
        <w:rPr>
          <w:i/>
        </w:rPr>
      </w:pPr>
      <w:r>
        <w:t>Som indlogget medarbejder</w:t>
      </w:r>
      <w:r w:rsidR="00B34EC4">
        <w:t xml:space="preserve"> i trælasten vil jeg kunne udskrive </w:t>
      </w:r>
      <w:r w:rsidR="006551D5">
        <w:t xml:space="preserve">enkelte eller </w:t>
      </w:r>
      <w:r w:rsidR="00B34EC4">
        <w:t xml:space="preserve">samtlige dokumenter for en given ordre på en gang, inkl. </w:t>
      </w:r>
      <w:r w:rsidR="006B38C4">
        <w:t>S</w:t>
      </w:r>
      <w:r w:rsidR="00B34EC4">
        <w:t>tyk- og pluklister, samlevejledning, faktura, ordrebekræftelse mv., så manglende dokumenter undgås.</w:t>
      </w:r>
    </w:p>
    <w:p w:rsidR="005A3D16" w:rsidRDefault="005A3D16" w:rsidP="005A3D16">
      <w:pPr>
        <w:pStyle w:val="Listeafsnit"/>
        <w:numPr>
          <w:ilvl w:val="0"/>
          <w:numId w:val="8"/>
        </w:numPr>
        <w:jc w:val="both"/>
        <w:rPr>
          <w:i/>
        </w:rPr>
      </w:pPr>
      <w:r>
        <w:rPr>
          <w:i/>
        </w:rPr>
        <w:t>Vis fejl i carportforespørgsel:</w:t>
      </w:r>
    </w:p>
    <w:p w:rsidR="005A3D16" w:rsidRPr="005A3D16" w:rsidRDefault="00E438F7" w:rsidP="005A3D16">
      <w:pPr>
        <w:pStyle w:val="Listeafsnit"/>
        <w:numPr>
          <w:ilvl w:val="0"/>
          <w:numId w:val="1"/>
        </w:numPr>
        <w:jc w:val="both"/>
        <w:rPr>
          <w:i/>
        </w:rPr>
      </w:pPr>
      <w:r>
        <w:t>Som indlogget medarbejder</w:t>
      </w:r>
      <w:r w:rsidR="005A3D16">
        <w:t xml:space="preserve"> i trælasten vil jeg kunne se fejl i </w:t>
      </w:r>
      <w:r w:rsidR="0057427B">
        <w:t>carport</w:t>
      </w:r>
      <w:r w:rsidR="005A3D16">
        <w:t>forespørgslen automatisk, så risikoen for at overse en fejl mindskes.</w:t>
      </w:r>
    </w:p>
    <w:p w:rsidR="005A3D16" w:rsidRDefault="0057427B" w:rsidP="005A3D16">
      <w:pPr>
        <w:pStyle w:val="Listeafsnit"/>
        <w:numPr>
          <w:ilvl w:val="0"/>
          <w:numId w:val="8"/>
        </w:numPr>
        <w:jc w:val="both"/>
        <w:rPr>
          <w:i/>
        </w:rPr>
      </w:pPr>
      <w:r>
        <w:rPr>
          <w:i/>
        </w:rPr>
        <w:t>Se ordrestatus:</w:t>
      </w:r>
    </w:p>
    <w:p w:rsidR="00B34EC4" w:rsidRDefault="00E438F7" w:rsidP="00113D11">
      <w:pPr>
        <w:pStyle w:val="Listeafsnit"/>
        <w:numPr>
          <w:ilvl w:val="0"/>
          <w:numId w:val="1"/>
        </w:numPr>
        <w:jc w:val="both"/>
      </w:pPr>
      <w:r>
        <w:t>Som indlogget medarbejder</w:t>
      </w:r>
      <w:r w:rsidR="0057427B">
        <w:t xml:space="preserve"> i trælasten vil jeg til enhver tid kunne se hvor langt i processen, en ordre er nået, så jeg kan svare kunden ved en henvendelse.</w:t>
      </w:r>
    </w:p>
    <w:p w:rsidR="00ED5E7B" w:rsidRDefault="00ED5E7B" w:rsidP="00ED5E7B">
      <w:pPr>
        <w:pStyle w:val="Listeafsnit"/>
        <w:numPr>
          <w:ilvl w:val="0"/>
          <w:numId w:val="8"/>
        </w:numPr>
        <w:jc w:val="both"/>
        <w:rPr>
          <w:i/>
        </w:rPr>
      </w:pPr>
      <w:r>
        <w:rPr>
          <w:i/>
        </w:rPr>
        <w:t>Log ind:</w:t>
      </w:r>
    </w:p>
    <w:p w:rsidR="00ED5E7B" w:rsidRPr="00ED5E7B" w:rsidRDefault="00E438F7" w:rsidP="00ED5E7B">
      <w:pPr>
        <w:pStyle w:val="Listeafsnit"/>
        <w:numPr>
          <w:ilvl w:val="0"/>
          <w:numId w:val="1"/>
        </w:numPr>
        <w:jc w:val="both"/>
        <w:rPr>
          <w:i/>
        </w:rPr>
      </w:pPr>
      <w:r>
        <w:t>Som medarbejder</w:t>
      </w:r>
      <w:r w:rsidR="00ED5E7B">
        <w:t xml:space="preserve"> i trælasten vil jeg kunne logge ind i systemet for at udføre administrative opgaver.</w:t>
      </w:r>
    </w:p>
    <w:p w:rsidR="00ED5E7B" w:rsidRDefault="00ED5E7B" w:rsidP="00ED5E7B">
      <w:pPr>
        <w:pStyle w:val="Listeafsnit"/>
        <w:numPr>
          <w:ilvl w:val="0"/>
          <w:numId w:val="8"/>
        </w:numPr>
        <w:jc w:val="both"/>
        <w:rPr>
          <w:i/>
        </w:rPr>
      </w:pPr>
      <w:r>
        <w:rPr>
          <w:i/>
        </w:rPr>
        <w:t>Log ud:</w:t>
      </w:r>
    </w:p>
    <w:p w:rsidR="00ED5E7B" w:rsidRPr="004B5B92" w:rsidRDefault="00E438F7" w:rsidP="00ED5E7B">
      <w:pPr>
        <w:pStyle w:val="Listeafsnit"/>
        <w:numPr>
          <w:ilvl w:val="0"/>
          <w:numId w:val="1"/>
        </w:numPr>
        <w:jc w:val="both"/>
        <w:rPr>
          <w:ins w:id="5065" w:author="Claus" w:date="2018-12-19T20:56:00Z"/>
          <w:i/>
          <w:rPrChange w:id="5066" w:author="Claus" w:date="2018-12-19T20:56:00Z">
            <w:rPr>
              <w:ins w:id="5067" w:author="Claus" w:date="2018-12-19T20:56:00Z"/>
            </w:rPr>
          </w:rPrChange>
        </w:rPr>
      </w:pPr>
      <w:r>
        <w:t>Som indlogget medarbejder</w:t>
      </w:r>
      <w:r w:rsidR="00ED5E7B">
        <w:t xml:space="preserve"> i trælasten vil jeg kunne logge ud af systemet, så min konto ikke misbruges.</w:t>
      </w:r>
    </w:p>
    <w:p w:rsidR="004B5B92" w:rsidRDefault="004B5B92" w:rsidP="004B5B92">
      <w:pPr>
        <w:spacing w:after="0" w:line="240" w:lineRule="auto"/>
        <w:ind w:left="360"/>
        <w:rPr>
          <w:ins w:id="5068" w:author="Claus" w:date="2018-12-19T20:56:00Z"/>
          <w:rFonts w:ascii="Times New Roman" w:eastAsia="Times New Roman" w:hAnsi="Times New Roman" w:cs="Times New Roman"/>
          <w:sz w:val="24"/>
          <w:szCs w:val="24"/>
          <w:lang w:eastAsia="da-DK"/>
        </w:rPr>
        <w:pPrChange w:id="5069" w:author="Claus" w:date="2018-12-19T20:56:00Z">
          <w:pPr>
            <w:pStyle w:val="Listeafsnit"/>
            <w:numPr>
              <w:numId w:val="1"/>
            </w:numPr>
            <w:spacing w:after="0" w:line="240" w:lineRule="auto"/>
            <w:ind w:hanging="360"/>
          </w:pPr>
        </w:pPrChange>
      </w:pPr>
    </w:p>
    <w:p w:rsidR="004B5B92" w:rsidRDefault="004B5B92" w:rsidP="004B5B92">
      <w:pPr>
        <w:spacing w:after="0" w:line="240" w:lineRule="auto"/>
        <w:ind w:left="360"/>
        <w:rPr>
          <w:ins w:id="5070" w:author="Claus" w:date="2018-12-19T20:56:00Z"/>
          <w:rFonts w:ascii="Times New Roman" w:eastAsia="Times New Roman" w:hAnsi="Times New Roman" w:cs="Times New Roman"/>
          <w:sz w:val="24"/>
          <w:szCs w:val="24"/>
          <w:lang w:eastAsia="da-DK"/>
        </w:rPr>
        <w:pPrChange w:id="5071" w:author="Claus" w:date="2018-12-19T20:56:00Z">
          <w:pPr>
            <w:pStyle w:val="Listeafsnit"/>
            <w:numPr>
              <w:numId w:val="1"/>
            </w:numPr>
            <w:spacing w:after="0" w:line="240" w:lineRule="auto"/>
            <w:ind w:hanging="360"/>
          </w:pPr>
        </w:pPrChange>
      </w:pPr>
    </w:p>
    <w:p w:rsidR="004B5B92" w:rsidRPr="00A43C50" w:rsidRDefault="004B5B92" w:rsidP="004B5B92">
      <w:pPr>
        <w:pStyle w:val="Overskrift1"/>
        <w:rPr>
          <w:ins w:id="5072" w:author="Claus" w:date="2018-12-19T21:01:00Z"/>
          <w:lang w:val="en-US"/>
        </w:rPr>
      </w:pPr>
      <w:bookmarkStart w:id="5073" w:name="_Toc533018652"/>
      <w:ins w:id="5074" w:author="Claus" w:date="2018-12-19T21:02:00Z">
        <w:r w:rsidRPr="004B5B92">
          <w:rPr>
            <w:lang w:val="en-US"/>
            <w:rPrChange w:id="5075" w:author="Claus" w:date="2018-12-19T21:02:00Z">
              <w:rPr/>
            </w:rPrChange>
          </w:rPr>
          <w:t>Product Backlog</w:t>
        </w:r>
      </w:ins>
      <w:bookmarkEnd w:id="5073"/>
    </w:p>
    <w:p w:rsidR="004B5B92" w:rsidRPr="00ED5E7B" w:rsidDel="004B5B92" w:rsidRDefault="004B5B92" w:rsidP="00ED5E7B">
      <w:pPr>
        <w:pStyle w:val="Listeafsnit"/>
        <w:numPr>
          <w:ilvl w:val="0"/>
          <w:numId w:val="1"/>
        </w:numPr>
        <w:jc w:val="both"/>
        <w:rPr>
          <w:del w:id="5076" w:author="Claus" w:date="2018-12-19T20:56:00Z"/>
          <w:i/>
        </w:rPr>
      </w:pPr>
      <w:bookmarkStart w:id="5077" w:name="_Toc533016700"/>
      <w:bookmarkStart w:id="5078" w:name="_Toc533016951"/>
      <w:bookmarkEnd w:id="5077"/>
      <w:bookmarkEnd w:id="5078"/>
    </w:p>
    <w:p w:rsidR="006551D5" w:rsidDel="006541F1" w:rsidRDefault="006551D5" w:rsidP="006551D5">
      <w:pPr>
        <w:jc w:val="both"/>
        <w:rPr>
          <w:del w:id="5079" w:author="Claus" w:date="2018-12-19T20:36:00Z"/>
        </w:rPr>
      </w:pPr>
      <w:bookmarkStart w:id="5080" w:name="_Toc533016251"/>
      <w:bookmarkStart w:id="5081" w:name="_Toc533016701"/>
      <w:bookmarkStart w:id="5082" w:name="_Toc533016952"/>
      <w:bookmarkEnd w:id="5080"/>
      <w:bookmarkEnd w:id="5081"/>
      <w:bookmarkEnd w:id="5082"/>
    </w:p>
    <w:p w:rsidR="00101BD5" w:rsidDel="006541F1" w:rsidRDefault="00101BD5" w:rsidP="00101BD5">
      <w:pPr>
        <w:pStyle w:val="Overskrift1"/>
        <w:rPr>
          <w:del w:id="5083" w:author="Claus" w:date="2018-12-19T20:36:00Z"/>
        </w:rPr>
      </w:pPr>
      <w:del w:id="5084" w:author="Claus" w:date="2018-12-19T21:02:00Z">
        <w:r w:rsidDel="004B5B92">
          <w:delText>Product Backlog</w:delText>
        </w:r>
      </w:del>
    </w:p>
    <w:p w:rsidR="005C1A1E" w:rsidDel="004B5B92" w:rsidRDefault="005C1A1E" w:rsidP="005C1A1E">
      <w:pPr>
        <w:pStyle w:val="Overskrift1"/>
        <w:rPr>
          <w:del w:id="5085" w:author="Claus" w:date="2018-12-19T21:02:00Z"/>
        </w:rPr>
        <w:pPrChange w:id="5086" w:author="Claus" w:date="2018-12-19T20:36:00Z">
          <w:pPr/>
        </w:pPrChange>
      </w:pPr>
    </w:p>
    <w:p w:rsidR="005C1A1E" w:rsidRPr="005C1A1E" w:rsidRDefault="005C1A1E" w:rsidP="005C1A1E">
      <w:pPr>
        <w:spacing w:after="0" w:line="240" w:lineRule="auto"/>
        <w:rPr>
          <w:rFonts w:ascii="Times New Roman" w:eastAsia="Times New Roman" w:hAnsi="Times New Roman" w:cs="Times New Roman"/>
          <w:sz w:val="24"/>
          <w:szCs w:val="24"/>
          <w:lang w:eastAsia="da-DK"/>
        </w:rPr>
      </w:pPr>
    </w:p>
    <w:tbl>
      <w:tblPr>
        <w:tblStyle w:val="Mediumskygge2-fremhvningsfarve5"/>
        <w:tblW w:w="0" w:type="auto"/>
        <w:tblLook w:val="04A0"/>
      </w:tblPr>
      <w:tblGrid>
        <w:gridCol w:w="440"/>
        <w:gridCol w:w="1739"/>
        <w:gridCol w:w="572"/>
        <w:gridCol w:w="488"/>
        <w:gridCol w:w="3311"/>
        <w:gridCol w:w="1068"/>
        <w:gridCol w:w="2350"/>
      </w:tblGrid>
      <w:tr w:rsidR="00F263EC" w:rsidRPr="001B0E62" w:rsidTr="001B0E62">
        <w:trPr>
          <w:cnfStyle w:val="100000000000"/>
          <w:trHeight w:val="20"/>
        </w:trPr>
        <w:tc>
          <w:tcPr>
            <w:cnfStyle w:val="0010000001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FFFFFF"/>
                <w:lang w:eastAsia="da-DK"/>
              </w:rPr>
              <w:t>ID</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Navn</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Imp</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Est</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How to demo</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Notes</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Derfor!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6</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Afsend carport forespørgsel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Ellers tabes mange 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Create</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7</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Åbn carport-forespørgsel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Login.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Ellers er der ingen kunder.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Read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varer</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Default="00F263EC" w:rsidP="005C1A1E">
            <w:pPr>
              <w:cnfStyle w:val="000000100000"/>
              <w:rPr>
                <w:rFonts w:eastAsia="Times New Roman" w:cstheme="minorHAnsi"/>
                <w:color w:val="000000"/>
                <w:lang w:eastAsia="da-DK"/>
              </w:rPr>
            </w:pPr>
            <w:r>
              <w:rPr>
                <w:rFonts w:eastAsia="Times New Roman" w:cstheme="minorHAnsi"/>
                <w:color w:val="000000"/>
                <w:lang w:eastAsia="da-DK"/>
              </w:rPr>
              <w:t>Log ind, åbn personlig webside. Link til webside med liste over varer vælges.</w:t>
            </w:r>
          </w:p>
          <w:p w:rsidR="00F263EC" w:rsidRPr="001B0E62" w:rsidRDefault="00F263EC" w:rsidP="005C1A1E">
            <w:pPr>
              <w:cnfStyle w:val="000000100000"/>
              <w:rPr>
                <w:rFonts w:eastAsia="Times New Roman" w:cstheme="minorHAnsi"/>
                <w:lang w:eastAsia="da-DK"/>
              </w:rPr>
            </w:pPr>
            <w:r>
              <w:rPr>
                <w:rFonts w:eastAsia="Times New Roman" w:cstheme="minorHAnsi"/>
                <w:color w:val="000000"/>
                <w:lang w:eastAsia="da-DK"/>
              </w:rPr>
              <w:t>V</w:t>
            </w:r>
            <w:r w:rsidRPr="001B0E62">
              <w:rPr>
                <w:rFonts w:eastAsia="Times New Roman" w:cstheme="minorHAnsi"/>
                <w:color w:val="000000"/>
                <w:lang w:eastAsia="da-DK"/>
              </w:rPr>
              <w:t xml:space="preserve">are klikkes, varens redigeringsside åbnes, data indtastes og der trykkes ’gem’. Tjek at varens nye data fremgår af siden med liste over varer.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Elementært, for at undgå fejl i priser/beskrivelser mv. og for at kunne samkøre med lagersystem.</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 stykliste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oprettes hvor forespørgsel hentes fra databasen. Baseret på forespørgslens 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beregnes styklisten som udskrives i konsollen.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Kræver DB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Kan vi ikke gøre dette dynamisk, er det svært at ekspedere carporte i dynamiske str.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Umiddelbar kompleks, fordrer mere analyse.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Tilføj vare fra databasen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som opretter tom stykliste og derefter lægger en vare fra databasen i styklisten. Styklisten gemmes i databasen, hentes ind igen og vareantallet sammenlignes med det tilføjede vareantal.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en korrekt stykliste og mersalg.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w:t>
            </w:r>
          </w:p>
        </w:tc>
      </w:tr>
      <w:tr w:rsidR="00F263EC" w:rsidRPr="001B0E62" w:rsidTr="001B0E62">
        <w:trPr>
          <w:trHeight w:val="20"/>
        </w:trPr>
        <w:tc>
          <w:tcPr>
            <w:cnfStyle w:val="001000000000"/>
            <w:tcW w:w="0" w:type="auto"/>
            <w:hideMark/>
          </w:tcPr>
          <w:p w:rsidR="00F263EC" w:rsidRPr="001B0E62" w:rsidRDefault="00F263EC" w:rsidP="00BC463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Besvare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Åbn webside med carporte, klik på linket ’Carport med egne mål’, tag vælges og carportens mål indtastes. Indtast mail adresse der er adgang til under test.</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Knappen ’Send forespørgsel’ klikkes.</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p>
          <w:p w:rsidR="00F263EC" w:rsidRDefault="00F263EC" w:rsidP="00BC463E">
            <w:pPr>
              <w:cnfStyle w:val="000000000000"/>
              <w:rPr>
                <w:rFonts w:eastAsia="Times New Roman" w:cstheme="minorHAnsi"/>
                <w:color w:val="000000"/>
                <w:lang w:eastAsia="da-DK"/>
              </w:rPr>
            </w:pPr>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p>
          <w:p w:rsidR="00F263EC" w:rsidRPr="001B0E62" w:rsidRDefault="00F263EC" w:rsidP="00BC463E">
            <w:pPr>
              <w:cnfStyle w:val="000000000000"/>
              <w:rPr>
                <w:rFonts w:eastAsia="Times New Roman" w:cstheme="minorHAnsi"/>
                <w:lang w:eastAsia="da-DK"/>
              </w:rPr>
            </w:pPr>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obligatorisk del af salgsprocessen.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Simpel funktion</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19</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brugerkonti</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lastRenderedPageBreak/>
              <w:t xml:space="preserve">brugere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fra listen vælges bruger</w:t>
            </w:r>
            <w:r w:rsidRPr="001B0E62">
              <w:rPr>
                <w:rFonts w:eastAsia="Times New Roman" w:cstheme="minorHAnsi"/>
                <w:color w:val="000000"/>
                <w:lang w:eastAsia="da-DK"/>
              </w:rPr>
              <w:t>, redigeringsside for brugerkonto vises, data redigeres, knappen ’gem’ klikkes, tjek at nye data fremgår af listen over brugere.</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I: Flere brugere sikrer hurtigere </w:t>
            </w:r>
            <w:r w:rsidRPr="001B0E62">
              <w:rPr>
                <w:rFonts w:eastAsia="Times New Roman" w:cstheme="minorHAnsi"/>
                <w:color w:val="000000"/>
                <w:lang w:eastAsia="da-DK"/>
              </w:rPr>
              <w:lastRenderedPageBreak/>
              <w:t>forretningsgang og tidl. Medarbejdere kan nedlægges.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Hent/vis tegning</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en carport vælges og websiden med carportens detaljer vises. Knappen ’vis tegning’ klikkes og tegningen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Vis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knappen ’vis carport’ eller billedet af en carport klikkes og carportens detailside vises.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Simpelt db udtræk</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Design egen carport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linket ’carport i tilpassede mål’ klikkes, side for valg af tagtype vises, tagtype vælges, side med formular for carportens længde, højde og bredde vises og mål indtastes.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Det der adskiller Fog fra andre trælaster.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Formular skal laves.</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Konfigurer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100000"/>
              <w:rPr>
                <w:rFonts w:eastAsia="Times New Roman" w:cstheme="minorHAnsi"/>
                <w:lang w:eastAsia="da-DK"/>
              </w:rPr>
            </w:pPr>
            <w:r>
              <w:rPr>
                <w:rFonts w:eastAsia="Times New Roman" w:cstheme="minorHAnsi"/>
                <w:color w:val="000000"/>
                <w:lang w:eastAsia="da-DK"/>
              </w:rPr>
              <w:t>Unit test oprettes som henter en forespørgsel fra databasen. Data ændres og gemmes i databasen. Forespørgslen hentes fra databasen igen og der testes om nye data stemmer med den foretagede ændring.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Kræver DB, </w:t>
            </w:r>
            <w:r>
              <w:rPr>
                <w:rFonts w:eastAsia="Times New Roman" w:cstheme="minorHAnsi"/>
                <w:color w:val="000000"/>
                <w:lang w:eastAsia="da-DK"/>
              </w:rPr>
              <w:t>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der kan rettes fejl og kundens tilfredshed og succes</w:t>
            </w:r>
            <w:r>
              <w:rPr>
                <w:rFonts w:eastAsia="Times New Roman" w:cstheme="minorHAnsi"/>
                <w:color w:val="000000"/>
                <w:lang w:eastAsia="da-DK"/>
              </w:rPr>
              <w:t xml:space="preserve"> </w:t>
            </w:r>
            <w:r w:rsidRPr="001B0E62">
              <w:rPr>
                <w:rFonts w:eastAsia="Times New Roman" w:cstheme="minorHAnsi"/>
                <w:color w:val="000000"/>
                <w:lang w:eastAsia="da-DK"/>
              </w:rPr>
              <w:t>sikre</w:t>
            </w:r>
            <w:r>
              <w:rPr>
                <w:rFonts w:eastAsia="Times New Roman" w:cstheme="minorHAnsi"/>
                <w:color w:val="000000"/>
                <w:lang w:eastAsia="da-DK"/>
              </w:rPr>
              <w:t>s</w:t>
            </w:r>
            <w:r w:rsidRPr="001B0E62">
              <w:rPr>
                <w:rFonts w:eastAsia="Times New Roman" w:cstheme="minorHAnsi"/>
                <w:color w:val="000000"/>
                <w:lang w:eastAsia="da-DK"/>
              </w:rPr>
              <w: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FC655D">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beskrivelse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0E7FEC">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w:t>
            </w:r>
            <w:r w:rsidRPr="001B0E62">
              <w:rPr>
                <w:rFonts w:eastAsia="Times New Roman" w:cstheme="minorHAnsi"/>
                <w:color w:val="000000"/>
                <w:lang w:eastAsia="da-DK"/>
              </w:rPr>
              <w:t>nappen ’vis beskrivelse’ klikkes, beskrivelsen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Så medarbejderen kan sikre salget ved hurtigt at kunne besvare spørgsmål.</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 ind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Ved fejlet login vises fejlbesked på login websiden.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at vitale dele af systemet kun kan benyttes af godkendte brugere.</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 ud</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Øverst i websiden klikkes på ‘log ud’-knappen og login siden vises.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og #26.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at sikre at konti ikke misbruges..</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18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Nulstil brugerkonto</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Side med loginformular åbnes, email indtastes, knappen ’nulstil brugerkonto’ klikkes. Tjek at mail med ny login fremsendes.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man kan komme på systemet og betjene kunder mv.</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 og mail.</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r>
              <w:rPr>
                <w:rFonts w:eastAsia="Times New Roman" w:cstheme="minorHAnsi"/>
                <w:color w:val="000000"/>
                <w:lang w:eastAsia="da-DK"/>
              </w:rPr>
              <w:t>3</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ordrestatus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se forespørgslernes forskellige statusser.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nemt at kunne følge fremdrift.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Se/udskriv tegning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0E7FEC">
            <w:pPr>
              <w:cnfStyle w:val="0000001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Knappen ’vis tegning’ klikkes og tegning af carporten åbnes i browseren.</w:t>
            </w: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 visuali-sering er vigtig for kunden og dermed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Udskriv ordre-dokumenter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34</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fanen ’Dokumenter’ vælges, ønskede dokumenter vælges, knappen ’udskriv’ klikkes, tjek at dokumenterne udskrives.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del af pakke-processen.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Filtrer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filtre sættes og siden opdateres med carporte der matcher kriterierne eller søgeord.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nemmere at kunne finde den ønskede carport.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Vis fejl i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forespørgsel vælges, carportens konfigurationsside vises, tjek at der fremgår en fejltekst i tekstfeltet.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Ikke vigtig nu, men rart senere.</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Kræver algoritme ift. regler. Yderligere analyse påkrævet.</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en carport vælges og carportens detailside vises. Knappen ’vis leveringspris’ klikkes og siden opdateres med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Findes dog på kurven…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Godt at have med når man tager beslutningen.</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Nem beregning</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Administrer kunde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Log ind, åbn personlig webside. Link til webside med liste over kunder vælges. En kunde klikkes og webside med formular med kundens data vises. Kundens data ændres og knappen ’gem’ klikkes. Kundens nye data fremgår af formularen.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levering og vedligehold af stamdata.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Rediger dækningsgrad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oprettes hvor forespørgslens data hentes fra databasen. Data for forespørgslens dækningsgrad ændres og gemmes i databasen. Forespørgslens data hentes igen og data for dækningsgraden sammenlignes med ændringen.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Har kun lille betydning for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Rediger hjælpetekst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Unit test indhenter data for en vare fra databasen. Varens hjælpetekst ændres og data gemmes i databasen igen. Varens data hentes igen og data for </w:t>
            </w:r>
            <w:r w:rsidRPr="001B0E62">
              <w:rPr>
                <w:rFonts w:eastAsia="Times New Roman" w:cstheme="minorHAnsi"/>
                <w:color w:val="000000"/>
                <w:lang w:eastAsia="da-DK"/>
              </w:rPr>
              <w:lastRenderedPageBreak/>
              <w:t>varens hjælpetekst sammenlignes med ændringen.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 xml:space="preserve"> </w:t>
            </w:r>
            <w:r>
              <w:rPr>
                <w:rFonts w:eastAsia="Times New Roman" w:cstheme="minorHAnsi"/>
                <w:color w:val="000000"/>
                <w:lang w:eastAsia="da-DK"/>
              </w:rPr>
              <w:t>Samme som 19?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Har ingen betydning for salget.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lastRenderedPageBreak/>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samlevejledning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samlevejledninger åbnes, samlevejledning vælges, redigeringsformular for samlevejledning vises, indhold ændres, knappen ’gem’ klikkes, tjek at samlevejledningens indhold er ændret.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En sekundær nice-to-have funktion. Ikke vigtig i salgsproces.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Kræver omstrukturering af samtlige dokumenter.</w:t>
            </w:r>
          </w:p>
        </w:tc>
      </w:tr>
    </w:tbl>
    <w:p w:rsidR="00822302" w:rsidDel="006541F1" w:rsidRDefault="00822302" w:rsidP="006551D5">
      <w:pPr>
        <w:rPr>
          <w:del w:id="5087" w:author="Claus" w:date="2018-12-19T20:36:00Z"/>
        </w:rPr>
      </w:pPr>
    </w:p>
    <w:p w:rsidR="004B5B92" w:rsidRDefault="00822302" w:rsidP="006551D5">
      <w:pPr>
        <w:rPr>
          <w:ins w:id="5088" w:author="Claus" w:date="2018-12-19T21:02:00Z"/>
          <w:sz w:val="18"/>
        </w:rPr>
      </w:pPr>
      <w:r w:rsidRPr="00D25017">
        <w:rPr>
          <w:sz w:val="18"/>
        </w:rPr>
        <w:t>OBS: Vi havde en snak med Ronni 09/11-2018 inden PO møde, hvor han fortalte, at afhængigheder ikke altid kan undgås. F.eks. user stories som kræver login. Måden man kan gøre disse uafhængige er at hardcode en indlogget bruger og så udføre testen. Alternativt kan man undlade at skrive ’log in’ i user storien, og så senere ændre de user stories, som flyttes ”bag” en loginfunktion, f.eks. administrative user stories.</w:t>
      </w:r>
    </w:p>
    <w:p w:rsidR="004B5B92" w:rsidRPr="00A43C50" w:rsidRDefault="004B5B92" w:rsidP="004B5B92">
      <w:pPr>
        <w:pStyle w:val="Overskrift1"/>
        <w:rPr>
          <w:ins w:id="5089" w:author="Claus" w:date="2018-12-19T21:02:00Z"/>
          <w:lang w:val="en-US"/>
        </w:rPr>
      </w:pPr>
      <w:bookmarkStart w:id="5090" w:name="_Toc533018653"/>
      <w:ins w:id="5091" w:author="Claus" w:date="2018-12-19T21:03:00Z">
        <w:r w:rsidRPr="004B5B92">
          <w:rPr>
            <w:lang w:val="en-US"/>
            <w:rPrChange w:id="5092" w:author="Claus" w:date="2018-12-19T21:03:00Z">
              <w:rPr/>
            </w:rPrChange>
          </w:rPr>
          <w:t>Tidlig featureliste</w:t>
        </w:r>
        <w:bookmarkEnd w:id="5090"/>
        <w:r w:rsidRPr="00B37393">
          <w:rPr>
            <w:lang w:val="en-US"/>
          </w:rPr>
          <w:t xml:space="preserve"> </w:t>
        </w:r>
      </w:ins>
    </w:p>
    <w:p w:rsidR="006551D5" w:rsidRPr="004B5B92" w:rsidDel="00323B6B" w:rsidRDefault="006551D5" w:rsidP="006551D5">
      <w:pPr>
        <w:rPr>
          <w:del w:id="5093" w:author="Claus" w:date="2018-12-19T21:03:00Z"/>
          <w:lang w:val="en-US"/>
          <w:rPrChange w:id="5094" w:author="Claus" w:date="2018-12-19T21:02:00Z">
            <w:rPr>
              <w:del w:id="5095" w:author="Claus" w:date="2018-12-19T21:03:00Z"/>
            </w:rPr>
          </w:rPrChange>
        </w:rPr>
      </w:pPr>
      <w:del w:id="5096" w:author="Claus" w:date="2018-12-19T20:56:00Z">
        <w:r w:rsidRPr="004B5B92" w:rsidDel="004B5B92">
          <w:rPr>
            <w:lang w:val="en-US"/>
            <w:rPrChange w:id="5097" w:author="Claus" w:date="2018-12-19T21:02:00Z">
              <w:rPr/>
            </w:rPrChange>
          </w:rPr>
          <w:tab/>
        </w:r>
        <w:r w:rsidRPr="004B5B92" w:rsidDel="004B5B92">
          <w:rPr>
            <w:lang w:val="en-US"/>
            <w:rPrChange w:id="5098" w:author="Claus" w:date="2018-12-19T21:02:00Z">
              <w:rPr/>
            </w:rPrChange>
          </w:rPr>
          <w:tab/>
        </w:r>
        <w:r w:rsidRPr="004B5B92" w:rsidDel="004B5B92">
          <w:rPr>
            <w:lang w:val="en-US"/>
            <w:rPrChange w:id="5099" w:author="Claus" w:date="2018-12-19T21:02:00Z">
              <w:rPr/>
            </w:rPrChange>
          </w:rPr>
          <w:tab/>
        </w:r>
        <w:r w:rsidRPr="004B5B92" w:rsidDel="004B5B92">
          <w:rPr>
            <w:lang w:val="en-US"/>
            <w:rPrChange w:id="5100" w:author="Claus" w:date="2018-12-19T21:02:00Z">
              <w:rPr/>
            </w:rPrChange>
          </w:rPr>
          <w:tab/>
        </w:r>
        <w:r w:rsidRPr="004B5B92" w:rsidDel="004B5B92">
          <w:rPr>
            <w:lang w:val="en-US"/>
            <w:rPrChange w:id="5101" w:author="Claus" w:date="2018-12-19T21:02:00Z">
              <w:rPr/>
            </w:rPrChange>
          </w:rPr>
          <w:tab/>
        </w:r>
      </w:del>
    </w:p>
    <w:p w:rsidR="006551D5" w:rsidDel="006541F1" w:rsidRDefault="006551D5" w:rsidP="006551D5">
      <w:pPr>
        <w:jc w:val="both"/>
        <w:rPr>
          <w:del w:id="5102" w:author="Claus" w:date="2018-12-19T20:36:00Z"/>
        </w:rPr>
      </w:pPr>
    </w:p>
    <w:p w:rsidR="009C7F34" w:rsidDel="00323B6B" w:rsidRDefault="00AC3552" w:rsidP="00AC3552">
      <w:pPr>
        <w:pStyle w:val="Overskrift1"/>
        <w:rPr>
          <w:del w:id="5103" w:author="Claus" w:date="2018-12-19T21:03:00Z"/>
        </w:rPr>
      </w:pPr>
      <w:del w:id="5104" w:author="Claus" w:date="2018-12-19T20:36:00Z">
        <w:r w:rsidDel="006541F1">
          <w:delText>F</w:delText>
        </w:r>
      </w:del>
      <w:del w:id="5105" w:author="Claus" w:date="2018-12-19T21:03:00Z">
        <w:r w:rsidDel="00323B6B">
          <w:delText>eatureliste</w:delText>
        </w:r>
      </w:del>
    </w:p>
    <w:p w:rsidR="00AC3552" w:rsidRDefault="00AC3552" w:rsidP="00AC3552">
      <w:pPr>
        <w:pStyle w:val="Listeafsnit"/>
        <w:numPr>
          <w:ilvl w:val="0"/>
          <w:numId w:val="7"/>
        </w:numPr>
      </w:pPr>
      <w:r>
        <w:t>Brugeradministration med mulighed for oprettelse og redigering af brugere samt nulstilling af kodeord.</w:t>
      </w:r>
    </w:p>
    <w:p w:rsidR="00AC3552" w:rsidRDefault="00AC3552" w:rsidP="00AC3552">
      <w:pPr>
        <w:pStyle w:val="Listeafsnit"/>
        <w:numPr>
          <w:ilvl w:val="0"/>
          <w:numId w:val="7"/>
        </w:numPr>
      </w:pPr>
      <w:r>
        <w:t>Ordreforespørgsler lagres i databasen så dobbeltindtastning elimineres.</w:t>
      </w:r>
    </w:p>
    <w:p w:rsidR="00AC3552" w:rsidRDefault="00AC3552" w:rsidP="00AC3552">
      <w:pPr>
        <w:pStyle w:val="Listeafsnit"/>
        <w:numPr>
          <w:ilvl w:val="0"/>
          <w:numId w:val="7"/>
        </w:numPr>
      </w:pPr>
      <w:r>
        <w:t>Mulighed for redigering af ordreforspørgsler så evt. fejl kan rettes.</w:t>
      </w:r>
    </w:p>
    <w:p w:rsidR="00AC3552" w:rsidRDefault="00AC3552" w:rsidP="00AC3552">
      <w:pPr>
        <w:pStyle w:val="Listeafsnit"/>
        <w:numPr>
          <w:ilvl w:val="0"/>
          <w:numId w:val="7"/>
        </w:numPr>
      </w:pPr>
      <w:r>
        <w:t>Mulighed for at redigere i regler bag materialeudregning aht. ændrede byggekrav.</w:t>
      </w:r>
    </w:p>
    <w:p w:rsidR="00AC3552" w:rsidRDefault="00AC3552" w:rsidP="00AC3552">
      <w:pPr>
        <w:pStyle w:val="Listeafsnit"/>
        <w:numPr>
          <w:ilvl w:val="0"/>
          <w:numId w:val="7"/>
        </w:numPr>
      </w:pPr>
      <w:r>
        <w:t>3D rendering af carport i frontend.</w:t>
      </w:r>
    </w:p>
    <w:p w:rsidR="00AC3552" w:rsidRDefault="00AC3552" w:rsidP="00AC3552">
      <w:pPr>
        <w:pStyle w:val="Listeafsnit"/>
        <w:numPr>
          <w:ilvl w:val="0"/>
          <w:numId w:val="7"/>
        </w:numPr>
      </w:pPr>
      <w:r>
        <w:t>Mulighed for redigering af varer.</w:t>
      </w:r>
    </w:p>
    <w:p w:rsidR="002F26FD" w:rsidDel="006541F1" w:rsidRDefault="002F26FD" w:rsidP="002F26FD">
      <w:pPr>
        <w:pStyle w:val="Listeafsnit"/>
        <w:numPr>
          <w:ilvl w:val="0"/>
          <w:numId w:val="7"/>
        </w:numPr>
        <w:rPr>
          <w:del w:id="5106" w:author="Claus" w:date="2018-12-19T20:37:00Z"/>
        </w:rPr>
      </w:pPr>
      <w:r>
        <w:t>Mulighed for fuldstændig konfiguration af carport på frontend, dvs. mål, beklædning, belægning, evt. fliser, taghældning.</w:t>
      </w:r>
    </w:p>
    <w:p w:rsidR="002F26FD" w:rsidDel="00CD0742" w:rsidRDefault="002F26FD" w:rsidP="006541F1">
      <w:pPr>
        <w:pStyle w:val="Listeafsnit"/>
        <w:numPr>
          <w:ilvl w:val="0"/>
          <w:numId w:val="7"/>
        </w:numPr>
        <w:rPr>
          <w:del w:id="5107" w:author="Claus" w:date="2018-12-19T20:42:00Z"/>
        </w:rPr>
        <w:pPrChange w:id="5108" w:author="Claus" w:date="2018-12-19T20:36:00Z">
          <w:pPr>
            <w:pStyle w:val="Listeafsnit"/>
            <w:numPr>
              <w:numId w:val="7"/>
            </w:numPr>
            <w:ind w:hanging="360"/>
          </w:pPr>
        </w:pPrChange>
      </w:pPr>
    </w:p>
    <w:p w:rsidR="00664C00" w:rsidRPr="00664C00" w:rsidDel="006541F1" w:rsidRDefault="00664C00" w:rsidP="006541F1">
      <w:pPr>
        <w:pStyle w:val="Listeafsnit"/>
        <w:numPr>
          <w:ilvl w:val="0"/>
          <w:numId w:val="7"/>
        </w:numPr>
        <w:rPr>
          <w:del w:id="5109" w:author="Claus" w:date="2018-12-19T20:37:00Z"/>
        </w:rPr>
        <w:pPrChange w:id="5110" w:author="Claus" w:date="2018-12-19T20:37:00Z">
          <w:pPr>
            <w:jc w:val="center"/>
          </w:pPr>
        </w:pPrChange>
      </w:pPr>
    </w:p>
    <w:p w:rsidR="00684E28" w:rsidDel="00625AD4" w:rsidRDefault="002000D9" w:rsidP="00CD0742">
      <w:pPr>
        <w:pStyle w:val="Listeafsnit"/>
        <w:rPr>
          <w:del w:id="5111" w:author="Claus" w:date="2018-12-18T12:09:00Z"/>
        </w:rPr>
        <w:pPrChange w:id="5112" w:author="Claus" w:date="2018-12-19T20:42:00Z">
          <w:pPr>
            <w:pStyle w:val="Overskrift1"/>
          </w:pPr>
        </w:pPrChange>
      </w:pPr>
      <w:del w:id="5113" w:author="Claus" w:date="2018-12-18T12:09:00Z">
        <w:r w:rsidDel="00625AD4">
          <w:delText>Domænemodel</w:delText>
        </w:r>
      </w:del>
    </w:p>
    <w:p w:rsidR="002000D9" w:rsidRDefault="00132F63" w:rsidP="00CD0742">
      <w:pPr>
        <w:pStyle w:val="Listeafsnit"/>
        <w:numPr>
          <w:ilvl w:val="0"/>
          <w:numId w:val="7"/>
        </w:numPr>
        <w:pPrChange w:id="5114" w:author="Claus" w:date="2018-12-19T20:42:00Z">
          <w:pPr>
            <w:jc w:val="center"/>
          </w:pPr>
        </w:pPrChange>
      </w:pPr>
      <w:del w:id="5115" w:author="Claus" w:date="2018-12-18T12:09:00Z">
        <w:r>
          <w:rPr>
            <w:noProof/>
            <w:lang w:eastAsia="da-DK"/>
            <w:rPrChange w:id="5116" w:author="Unknown">
              <w:rPr>
                <w:rFonts w:asciiTheme="majorHAnsi" w:eastAsiaTheme="majorEastAsia" w:hAnsiTheme="majorHAnsi" w:cstheme="majorBidi"/>
                <w:b/>
                <w:bCs/>
                <w:noProof/>
                <w:color w:val="365F91" w:themeColor="accent1" w:themeShade="BF"/>
                <w:sz w:val="28"/>
                <w:szCs w:val="28"/>
                <w:u w:val="single"/>
                <w:lang w:eastAsia="da-DK"/>
              </w:rPr>
            </w:rPrChange>
          </w:rPr>
          <w:drawing>
            <wp:inline distT="0" distB="0" distL="0" distR="0">
              <wp:extent cx="6120130" cy="5100201"/>
              <wp:effectExtent l="1905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120130" cy="5100201"/>
                      </a:xfrm>
                      <a:prstGeom prst="rect">
                        <a:avLst/>
                      </a:prstGeom>
                      <a:noFill/>
                      <a:ln w="9525">
                        <a:noFill/>
                        <a:miter lim="800000"/>
                        <a:headEnd/>
                        <a:tailEnd/>
                      </a:ln>
                    </pic:spPr>
                  </pic:pic>
                </a:graphicData>
              </a:graphic>
            </wp:inline>
          </w:drawing>
        </w:r>
      </w:del>
    </w:p>
    <w:p w:rsidR="001768C7" w:rsidDel="00FF1B14" w:rsidRDefault="001768C7" w:rsidP="001768C7">
      <w:pPr>
        <w:pStyle w:val="Overskrift1"/>
        <w:rPr>
          <w:del w:id="5117" w:author="Claus" w:date="2018-12-19T20:01:00Z"/>
        </w:rPr>
      </w:pPr>
      <w:del w:id="5118" w:author="Claus" w:date="2018-12-19T20:01:00Z">
        <w:r w:rsidDel="00FF1B14">
          <w:delText>Spørgsmål</w:delText>
        </w:r>
        <w:bookmarkStart w:id="5119" w:name="_Toc533016256"/>
        <w:bookmarkStart w:id="5120" w:name="_Toc533016706"/>
        <w:bookmarkStart w:id="5121" w:name="_Toc533016957"/>
        <w:bookmarkStart w:id="5122" w:name="_Toc533017203"/>
        <w:bookmarkStart w:id="5123" w:name="_Toc533018654"/>
        <w:bookmarkEnd w:id="5119"/>
        <w:bookmarkEnd w:id="5120"/>
        <w:bookmarkEnd w:id="5121"/>
        <w:bookmarkEnd w:id="5122"/>
        <w:bookmarkEnd w:id="5123"/>
      </w:del>
    </w:p>
    <w:p w:rsidR="001768C7" w:rsidDel="00FF1B14" w:rsidRDefault="001768C7" w:rsidP="001768C7">
      <w:pPr>
        <w:rPr>
          <w:del w:id="5124" w:author="Claus" w:date="2018-12-19T20:01:00Z"/>
        </w:rPr>
      </w:pPr>
      <w:del w:id="5125" w:author="Claus" w:date="2018-12-19T20:01:00Z">
        <w:r w:rsidDel="00FF1B14">
          <w:delText>Findes der andre der kan administrere systemet end Martin/ngl. medarbejdere?</w:delText>
        </w:r>
        <w:bookmarkStart w:id="5126" w:name="_Toc533016257"/>
        <w:bookmarkStart w:id="5127" w:name="_Toc533016707"/>
        <w:bookmarkStart w:id="5128" w:name="_Toc533016958"/>
        <w:bookmarkStart w:id="5129" w:name="_Toc533017204"/>
        <w:bookmarkStart w:id="5130" w:name="_Toc533018655"/>
        <w:bookmarkEnd w:id="5126"/>
        <w:bookmarkEnd w:id="5127"/>
        <w:bookmarkEnd w:id="5128"/>
        <w:bookmarkEnd w:id="5129"/>
        <w:bookmarkEnd w:id="5130"/>
      </w:del>
    </w:p>
    <w:p w:rsidR="001768C7" w:rsidDel="00FF1B14" w:rsidRDefault="001768C7" w:rsidP="001768C7">
      <w:pPr>
        <w:rPr>
          <w:del w:id="5131" w:author="Claus" w:date="2018-12-19T20:01:00Z"/>
        </w:rPr>
      </w:pPr>
      <w:del w:id="5132" w:author="Claus" w:date="2018-12-19T20:01:00Z">
        <w:r w:rsidDel="00FF1B14">
          <w:delText>Hvor meget ved de alm. medarbejdere om systemet ift. Martin?</w:delText>
        </w:r>
        <w:bookmarkStart w:id="5133" w:name="_Toc533016258"/>
        <w:bookmarkStart w:id="5134" w:name="_Toc533016708"/>
        <w:bookmarkStart w:id="5135" w:name="_Toc533016959"/>
        <w:bookmarkStart w:id="5136" w:name="_Toc533017205"/>
        <w:bookmarkStart w:id="5137" w:name="_Toc533018656"/>
        <w:bookmarkEnd w:id="5133"/>
        <w:bookmarkEnd w:id="5134"/>
        <w:bookmarkEnd w:id="5135"/>
        <w:bookmarkEnd w:id="5136"/>
        <w:bookmarkEnd w:id="5137"/>
      </w:del>
    </w:p>
    <w:p w:rsidR="001768C7" w:rsidDel="00FF1B14" w:rsidRDefault="001768C7" w:rsidP="001768C7">
      <w:pPr>
        <w:rPr>
          <w:del w:id="5138" w:author="Claus" w:date="2018-12-19T20:01:00Z"/>
        </w:rPr>
      </w:pPr>
      <w:del w:id="5139" w:author="Claus" w:date="2018-12-19T20:01:00Z">
        <w:r w:rsidDel="00FF1B14">
          <w:delText>Hvad sker der når Martin er fraværende og en kunde henvender sig / har lavet en forespørgsel?</w:delText>
        </w:r>
        <w:bookmarkStart w:id="5140" w:name="_Toc533016259"/>
        <w:bookmarkStart w:id="5141" w:name="_Toc533016709"/>
        <w:bookmarkStart w:id="5142" w:name="_Toc533016960"/>
        <w:bookmarkStart w:id="5143" w:name="_Toc533017206"/>
        <w:bookmarkStart w:id="5144" w:name="_Toc533018657"/>
        <w:bookmarkEnd w:id="5140"/>
        <w:bookmarkEnd w:id="5141"/>
        <w:bookmarkEnd w:id="5142"/>
        <w:bookmarkEnd w:id="5143"/>
        <w:bookmarkEnd w:id="5144"/>
      </w:del>
    </w:p>
    <w:p w:rsidR="001768C7" w:rsidDel="00FF1B14" w:rsidRDefault="001768C7" w:rsidP="001768C7">
      <w:pPr>
        <w:rPr>
          <w:del w:id="5145" w:author="Claus" w:date="2018-12-19T20:01:00Z"/>
        </w:rPr>
      </w:pPr>
      <w:del w:id="5146" w:author="Claus" w:date="2018-12-19T20:01:00Z">
        <w:r w:rsidDel="00FF1B14">
          <w:delText>Er der tiltag ift. hvis systemet en dag ikke kan køre pga. opdateringer i OS?</w:delText>
        </w:r>
        <w:bookmarkStart w:id="5147" w:name="_Toc533016260"/>
        <w:bookmarkStart w:id="5148" w:name="_Toc533016710"/>
        <w:bookmarkStart w:id="5149" w:name="_Toc533016961"/>
        <w:bookmarkStart w:id="5150" w:name="_Toc533017207"/>
        <w:bookmarkStart w:id="5151" w:name="_Toc533018658"/>
        <w:bookmarkEnd w:id="5147"/>
        <w:bookmarkEnd w:id="5148"/>
        <w:bookmarkEnd w:id="5149"/>
        <w:bookmarkEnd w:id="5150"/>
        <w:bookmarkEnd w:id="5151"/>
      </w:del>
    </w:p>
    <w:p w:rsidR="00DE3CD4" w:rsidDel="00FF1B14" w:rsidRDefault="00CB534C" w:rsidP="001768C7">
      <w:pPr>
        <w:rPr>
          <w:del w:id="5152" w:author="Claus" w:date="2018-12-19T20:01:00Z"/>
        </w:rPr>
      </w:pPr>
      <w:del w:id="5153" w:author="Claus" w:date="2018-12-19T20:01:00Z">
        <w:r w:rsidDel="00FF1B14">
          <w:delText>Er der taget endelig beslutning om hvorvidt man vil åbne op for valgmulighed for kunderne på bekostning af den nuværende ”enkelthed”?</w:delText>
        </w:r>
        <w:bookmarkStart w:id="5154" w:name="_Toc533016261"/>
        <w:bookmarkStart w:id="5155" w:name="_Toc533016711"/>
        <w:bookmarkStart w:id="5156" w:name="_Toc533016962"/>
        <w:bookmarkStart w:id="5157" w:name="_Toc533017208"/>
        <w:bookmarkStart w:id="5158" w:name="_Toc533018659"/>
        <w:bookmarkEnd w:id="5154"/>
        <w:bookmarkEnd w:id="5155"/>
        <w:bookmarkEnd w:id="5156"/>
        <w:bookmarkEnd w:id="5157"/>
        <w:bookmarkEnd w:id="5158"/>
      </w:del>
    </w:p>
    <w:p w:rsidR="007E736A" w:rsidRPr="00DE3CD4" w:rsidDel="00FF1B14" w:rsidRDefault="007E736A" w:rsidP="001768C7">
      <w:pPr>
        <w:rPr>
          <w:del w:id="5159" w:author="Claus" w:date="2018-12-19T20:01:00Z"/>
        </w:rPr>
      </w:pPr>
      <w:del w:id="5160" w:author="Claus" w:date="2018-12-19T20:01:00Z">
        <w:r w:rsidDel="00FF1B14">
          <w:delText>Hvad er forskellen på stykliste og pakkeliste?</w:delText>
        </w:r>
        <w:bookmarkStart w:id="5161" w:name="_Toc533016262"/>
        <w:bookmarkStart w:id="5162" w:name="_Toc533016712"/>
        <w:bookmarkStart w:id="5163" w:name="_Toc533016963"/>
        <w:bookmarkStart w:id="5164" w:name="_Toc533017209"/>
        <w:bookmarkStart w:id="5165" w:name="_Toc533018660"/>
        <w:bookmarkEnd w:id="5161"/>
        <w:bookmarkEnd w:id="5162"/>
        <w:bookmarkEnd w:id="5163"/>
        <w:bookmarkEnd w:id="5164"/>
        <w:bookmarkEnd w:id="5165"/>
      </w:del>
    </w:p>
    <w:p w:rsidR="00BE1BED" w:rsidDel="00FF1B14" w:rsidRDefault="00BE1BED" w:rsidP="001768C7">
      <w:pPr>
        <w:rPr>
          <w:del w:id="5166" w:author="Claus" w:date="2018-12-19T20:01:00Z"/>
        </w:rPr>
      </w:pPr>
      <w:del w:id="5167" w:author="Claus" w:date="2018-12-19T20:01:00Z">
        <w:r w:rsidDel="00FF1B14">
          <w:delText>Ville en videreudvikling af det nu 7 år gamle system, der ligger ubrugt hen, kunne løse noget?</w:delText>
        </w:r>
        <w:bookmarkStart w:id="5168" w:name="_Toc533016263"/>
        <w:bookmarkStart w:id="5169" w:name="_Toc533016713"/>
        <w:bookmarkStart w:id="5170" w:name="_Toc533016964"/>
        <w:bookmarkStart w:id="5171" w:name="_Toc533017210"/>
        <w:bookmarkStart w:id="5172" w:name="_Toc533018661"/>
        <w:bookmarkEnd w:id="5168"/>
        <w:bookmarkEnd w:id="5169"/>
        <w:bookmarkEnd w:id="5170"/>
        <w:bookmarkEnd w:id="5171"/>
        <w:bookmarkEnd w:id="5172"/>
      </w:del>
    </w:p>
    <w:p w:rsidR="00BE1BED" w:rsidDel="00FF1B14" w:rsidRDefault="00BE1BED" w:rsidP="001768C7">
      <w:pPr>
        <w:rPr>
          <w:del w:id="5173" w:author="Claus" w:date="2018-12-19T20:01:00Z"/>
        </w:rPr>
      </w:pPr>
      <w:del w:id="5174" w:author="Claus" w:date="2018-12-19T20:01:00Z">
        <w:r w:rsidDel="00FF1B14">
          <w:delText>Ad ovenstående: Er Fog klar reelt klar over hvorfor det ikke virker? Er der adgang til kildekode mv.?</w:delText>
        </w:r>
        <w:bookmarkStart w:id="5175" w:name="_Toc533016264"/>
        <w:bookmarkStart w:id="5176" w:name="_Toc533016714"/>
        <w:bookmarkStart w:id="5177" w:name="_Toc533016965"/>
        <w:bookmarkStart w:id="5178" w:name="_Toc533017211"/>
        <w:bookmarkStart w:id="5179" w:name="_Toc533018662"/>
        <w:bookmarkEnd w:id="5175"/>
        <w:bookmarkEnd w:id="5176"/>
        <w:bookmarkEnd w:id="5177"/>
        <w:bookmarkEnd w:id="5178"/>
        <w:bookmarkEnd w:id="5179"/>
      </w:del>
    </w:p>
    <w:p w:rsidR="00713779" w:rsidDel="00FF1B14" w:rsidRDefault="00713779" w:rsidP="001768C7">
      <w:pPr>
        <w:rPr>
          <w:del w:id="5180" w:author="Claus" w:date="2018-12-19T20:01:00Z"/>
        </w:rPr>
      </w:pPr>
      <w:del w:id="5181" w:author="Claus" w:date="2018-12-19T20:01:00Z">
        <w:r w:rsidDel="00FF1B14">
          <w:delText>Hvor dynamisk er markedet ift. reguleringer, udvikling af nye produkter, udfasning af andre, f.eks. plastictage aht. miljø, stærkere beslag aht. flere og kraftigere storme mv.?</w:delText>
        </w:r>
        <w:bookmarkStart w:id="5182" w:name="_Toc533016265"/>
        <w:bookmarkStart w:id="5183" w:name="_Toc533016715"/>
        <w:bookmarkStart w:id="5184" w:name="_Toc533016966"/>
        <w:bookmarkStart w:id="5185" w:name="_Toc533017212"/>
        <w:bookmarkStart w:id="5186" w:name="_Toc533018663"/>
        <w:bookmarkEnd w:id="5182"/>
        <w:bookmarkEnd w:id="5183"/>
        <w:bookmarkEnd w:id="5184"/>
        <w:bookmarkEnd w:id="5185"/>
        <w:bookmarkEnd w:id="5186"/>
      </w:del>
    </w:p>
    <w:p w:rsidR="001138BD" w:rsidDel="00FF1B14" w:rsidRDefault="001138BD" w:rsidP="001768C7">
      <w:pPr>
        <w:rPr>
          <w:del w:id="5187" w:author="Claus" w:date="2018-12-19T20:01:00Z"/>
        </w:rPr>
      </w:pPr>
      <w:bookmarkStart w:id="5188" w:name="_Toc533016266"/>
      <w:bookmarkStart w:id="5189" w:name="_Toc533016716"/>
      <w:bookmarkStart w:id="5190" w:name="_Toc533016967"/>
      <w:bookmarkStart w:id="5191" w:name="_Toc533017213"/>
      <w:bookmarkStart w:id="5192" w:name="_Toc533018664"/>
      <w:bookmarkEnd w:id="5188"/>
      <w:bookmarkEnd w:id="5189"/>
      <w:bookmarkEnd w:id="5190"/>
      <w:bookmarkEnd w:id="5191"/>
      <w:bookmarkEnd w:id="5192"/>
    </w:p>
    <w:p w:rsidR="001138BD" w:rsidDel="00FF1B14" w:rsidRDefault="001138BD" w:rsidP="001138BD">
      <w:pPr>
        <w:pStyle w:val="Overskrift2"/>
        <w:rPr>
          <w:del w:id="5193" w:author="Claus" w:date="2018-12-19T20:01:00Z"/>
        </w:rPr>
      </w:pPr>
      <w:del w:id="5194" w:author="Claus" w:date="2018-12-19T20:01:00Z">
        <w:r w:rsidDel="00FF1B14">
          <w:delText>Spørgsmål undervejs – kan måske inspirere til rapportindhold:</w:delText>
        </w:r>
        <w:bookmarkStart w:id="5195" w:name="_Toc533016267"/>
        <w:bookmarkStart w:id="5196" w:name="_Toc533016717"/>
        <w:bookmarkStart w:id="5197" w:name="_Toc533016968"/>
        <w:bookmarkStart w:id="5198" w:name="_Toc533017214"/>
        <w:bookmarkStart w:id="5199" w:name="_Toc533018665"/>
        <w:bookmarkEnd w:id="5195"/>
        <w:bookmarkEnd w:id="5196"/>
        <w:bookmarkEnd w:id="5197"/>
        <w:bookmarkEnd w:id="5198"/>
        <w:bookmarkEnd w:id="5199"/>
      </w:del>
    </w:p>
    <w:p w:rsidR="001138BD" w:rsidDel="00FF1B14" w:rsidRDefault="001138BD" w:rsidP="001768C7">
      <w:pPr>
        <w:rPr>
          <w:del w:id="5200" w:author="Claus" w:date="2018-12-19T20:01:00Z"/>
        </w:rPr>
      </w:pPr>
      <w:del w:id="5201" w:author="Claus" w:date="2018-12-19T20:01:00Z">
        <w:r w:rsidRPr="001138BD" w:rsidDel="00FF1B14">
          <w:delText>Må en dto indeholde en anden dto hvor det giver mening eller er det i strid med mønsteret?</w:delText>
        </w:r>
        <w:r w:rsidDel="00FF1B14">
          <w:delText xml:space="preserve"> Ja naturligvis, hvis det giver konceptuel mening, derfor har vi ladet VareDTO indeholde samlinger af andre DTO’s.. (Er vi sikre på at det er VareDTO?)</w:delText>
        </w:r>
        <w:bookmarkStart w:id="5202" w:name="_Toc533016268"/>
        <w:bookmarkStart w:id="5203" w:name="_Toc533016718"/>
        <w:bookmarkStart w:id="5204" w:name="_Toc533016969"/>
        <w:bookmarkStart w:id="5205" w:name="_Toc533017215"/>
        <w:bookmarkStart w:id="5206" w:name="_Toc533018666"/>
        <w:bookmarkEnd w:id="5202"/>
        <w:bookmarkEnd w:id="5203"/>
        <w:bookmarkEnd w:id="5204"/>
        <w:bookmarkEnd w:id="5205"/>
        <w:bookmarkEnd w:id="5206"/>
      </w:del>
    </w:p>
    <w:p w:rsidR="001138BD" w:rsidDel="00FF1B14" w:rsidRDefault="001138BD" w:rsidP="001768C7">
      <w:pPr>
        <w:rPr>
          <w:del w:id="5207" w:author="Claus" w:date="2018-12-19T20:01:00Z"/>
        </w:rPr>
      </w:pPr>
      <w:del w:id="5208" w:author="Claus" w:date="2018-12-19T20:01:00Z">
        <w:r w:rsidDel="00FF1B14">
          <w:delText>En branch til hver udvikler eller til hver feature? Hvis vi arbejder på samme feature er det måske bedre med en branch til hver feature jf. Ronni (17-11-18)</w:delText>
        </w:r>
        <w:bookmarkStart w:id="5209" w:name="_Toc533016269"/>
        <w:bookmarkStart w:id="5210" w:name="_Toc533016719"/>
        <w:bookmarkStart w:id="5211" w:name="_Toc533016970"/>
        <w:bookmarkStart w:id="5212" w:name="_Toc533017216"/>
        <w:bookmarkStart w:id="5213" w:name="_Toc533018667"/>
        <w:bookmarkEnd w:id="5209"/>
        <w:bookmarkEnd w:id="5210"/>
        <w:bookmarkEnd w:id="5211"/>
        <w:bookmarkEnd w:id="5212"/>
        <w:bookmarkEnd w:id="5213"/>
      </w:del>
    </w:p>
    <w:p w:rsidR="001138BD" w:rsidDel="00FF1B14" w:rsidRDefault="001138BD" w:rsidP="001768C7">
      <w:pPr>
        <w:rPr>
          <w:del w:id="5214" w:author="Claus" w:date="2018-12-19T20:01:00Z"/>
        </w:rPr>
      </w:pPr>
      <w:del w:id="5215" w:author="Claus" w:date="2018-12-19T20:01:00Z">
        <w:r w:rsidRPr="001138BD" w:rsidDel="00FF1B14">
          <w:delText>Må commands gerne have funktionalitet til dannelse af html tabel?</w:delText>
        </w:r>
        <w:r w:rsidDel="00FF1B14">
          <w:delText xml:space="preserve"> Ja, så længe commands er i presentation laget. Husk – og skriv – at presentation må gerne indeholde HTML, ingen logik og ingen sql. Logic laget har logik (business logic), ingen html og ingen sql. Data-laget har sql og ingen html.</w:delText>
        </w:r>
        <w:bookmarkStart w:id="5216" w:name="_Toc533016270"/>
        <w:bookmarkStart w:id="5217" w:name="_Toc533016720"/>
        <w:bookmarkStart w:id="5218" w:name="_Toc533016971"/>
        <w:bookmarkStart w:id="5219" w:name="_Toc533017217"/>
        <w:bookmarkStart w:id="5220" w:name="_Toc533018668"/>
        <w:bookmarkEnd w:id="5216"/>
        <w:bookmarkEnd w:id="5217"/>
        <w:bookmarkEnd w:id="5218"/>
        <w:bookmarkEnd w:id="5219"/>
        <w:bookmarkEnd w:id="5220"/>
      </w:del>
    </w:p>
    <w:p w:rsidR="00972086" w:rsidDel="00FF1B14" w:rsidRDefault="00972086" w:rsidP="001768C7">
      <w:pPr>
        <w:rPr>
          <w:del w:id="5221" w:author="Claus" w:date="2018-12-19T20:01:00Z"/>
        </w:rPr>
      </w:pPr>
      <w:del w:id="5222" w:author="Claus" w:date="2018-12-19T20:01:00Z">
        <w:r w:rsidDel="00FF1B14">
          <w:delText>Vi bør analysere lidt mere så vi har indhold ift. diagrammer mv. F.eks. tilstandsdiagram for forespørgsel, måden vi opretter kunden på (altså anonym forespørgsel med kundedata bliver til en forespørgsel og en kunde i databasen) osv.</w:delText>
        </w:r>
        <w:bookmarkStart w:id="5223" w:name="_Toc533016271"/>
        <w:bookmarkStart w:id="5224" w:name="_Toc533016721"/>
        <w:bookmarkStart w:id="5225" w:name="_Toc533016972"/>
        <w:bookmarkStart w:id="5226" w:name="_Toc533017218"/>
        <w:bookmarkStart w:id="5227" w:name="_Toc533018669"/>
        <w:bookmarkEnd w:id="5223"/>
        <w:bookmarkEnd w:id="5224"/>
        <w:bookmarkEnd w:id="5225"/>
        <w:bookmarkEnd w:id="5226"/>
        <w:bookmarkEnd w:id="5227"/>
      </w:del>
    </w:p>
    <w:p w:rsidR="00972086" w:rsidDel="00FF1B14" w:rsidRDefault="00972086" w:rsidP="001768C7">
      <w:pPr>
        <w:rPr>
          <w:del w:id="5228" w:author="Claus" w:date="2018-12-19T20:01:00Z"/>
        </w:rPr>
      </w:pPr>
      <w:del w:id="5229" w:author="Claus" w:date="2018-12-19T20:01:00Z">
        <w:r w:rsidDel="00FF1B14">
          <w:delText>Arkitekturen skal have et diagram og beskrives naturligvis.</w:delText>
        </w:r>
        <w:bookmarkStart w:id="5230" w:name="_Toc533016272"/>
        <w:bookmarkStart w:id="5231" w:name="_Toc533016722"/>
        <w:bookmarkStart w:id="5232" w:name="_Toc533016973"/>
        <w:bookmarkStart w:id="5233" w:name="_Toc533017219"/>
        <w:bookmarkStart w:id="5234" w:name="_Toc533018670"/>
        <w:bookmarkEnd w:id="5230"/>
        <w:bookmarkEnd w:id="5231"/>
        <w:bookmarkEnd w:id="5232"/>
        <w:bookmarkEnd w:id="5233"/>
        <w:bookmarkEnd w:id="5234"/>
      </w:del>
    </w:p>
    <w:p w:rsidR="00522A3C" w:rsidDel="00FF1B14" w:rsidRDefault="00522A3C" w:rsidP="001768C7">
      <w:pPr>
        <w:rPr>
          <w:del w:id="5235" w:author="Claus" w:date="2018-12-19T20:01:00Z"/>
        </w:rPr>
      </w:pPr>
      <w:del w:id="5236" w:author="Claus" w:date="2018-12-19T20:01:00Z">
        <w:r w:rsidDel="00FF1B14">
          <w:delText>Ifm. tests sender vi en CarportRequestDTO til styklisteberegneren. Måske skulle styklisteberegneren forvente simple datatyper som argumenter i stedet for et objekt. Så slipper vi for at erklære objekter heraf i unit tests. Men hvad er teorien for DTO’s / testbare metoder?</w:delText>
        </w:r>
        <w:bookmarkStart w:id="5237" w:name="_Toc533016273"/>
        <w:bookmarkStart w:id="5238" w:name="_Toc533016723"/>
        <w:bookmarkStart w:id="5239" w:name="_Toc533016974"/>
        <w:bookmarkStart w:id="5240" w:name="_Toc533017220"/>
        <w:bookmarkStart w:id="5241" w:name="_Toc533018671"/>
        <w:bookmarkEnd w:id="5237"/>
        <w:bookmarkEnd w:id="5238"/>
        <w:bookmarkEnd w:id="5239"/>
        <w:bookmarkEnd w:id="5240"/>
        <w:bookmarkEnd w:id="5241"/>
      </w:del>
    </w:p>
    <w:p w:rsidR="003E3A61" w:rsidDel="00FF1B14" w:rsidRDefault="003E3A61" w:rsidP="003E3A61">
      <w:pPr>
        <w:pStyle w:val="Overskrift2"/>
        <w:rPr>
          <w:del w:id="5242" w:author="Claus" w:date="2018-12-19T20:01:00Z"/>
        </w:rPr>
      </w:pPr>
      <w:del w:id="5243" w:author="Claus" w:date="2018-12-19T20:01:00Z">
        <w:r w:rsidDel="00FF1B14">
          <w:delText>Yderligere info til rapport:</w:delText>
        </w:r>
        <w:bookmarkStart w:id="5244" w:name="_Toc533016274"/>
        <w:bookmarkStart w:id="5245" w:name="_Toc533016724"/>
        <w:bookmarkStart w:id="5246" w:name="_Toc533016975"/>
        <w:bookmarkStart w:id="5247" w:name="_Toc533017221"/>
        <w:bookmarkStart w:id="5248" w:name="_Toc533018672"/>
        <w:bookmarkEnd w:id="5244"/>
        <w:bookmarkEnd w:id="5245"/>
        <w:bookmarkEnd w:id="5246"/>
        <w:bookmarkEnd w:id="5247"/>
        <w:bookmarkEnd w:id="5248"/>
      </w:del>
    </w:p>
    <w:p w:rsidR="00BE1BED" w:rsidDel="00FF1B14" w:rsidRDefault="003E3A61" w:rsidP="001768C7">
      <w:pPr>
        <w:rPr>
          <w:del w:id="5249" w:author="Claus" w:date="2018-12-19T20:01:00Z"/>
        </w:rPr>
      </w:pPr>
      <w:bookmarkStart w:id="5250" w:name="_GoBack"/>
      <w:bookmarkEnd w:id="5250"/>
      <w:del w:id="5251" w:author="Claus" w:date="2018-12-19T20:01:00Z">
        <w:r w:rsidDel="00FF1B14">
          <w:delText>Idet udregningerne er opdelte, er det let at tilføje yderligere regler til indholdet i styklisten. F.eks. udregner stolpeudregneren de krævede stolper i hjørnet + skur. Hvis man senere ville have en business rule implementeret om at afstand mellem stolper ikke må overskride 2 mtr, kan disse ekstra stolper nemt udregnes i en separat udregner…</w:delText>
        </w:r>
        <w:bookmarkStart w:id="5252" w:name="_Toc533016275"/>
        <w:bookmarkStart w:id="5253" w:name="_Toc533016725"/>
        <w:bookmarkStart w:id="5254" w:name="_Toc533016976"/>
        <w:bookmarkStart w:id="5255" w:name="_Toc533017222"/>
        <w:bookmarkStart w:id="5256" w:name="_Toc533018673"/>
        <w:bookmarkEnd w:id="5252"/>
        <w:bookmarkEnd w:id="5253"/>
        <w:bookmarkEnd w:id="5254"/>
        <w:bookmarkEnd w:id="5255"/>
        <w:bookmarkEnd w:id="5256"/>
      </w:del>
    </w:p>
    <w:p w:rsidR="00C555F6" w:rsidDel="00FF1B14" w:rsidRDefault="00C555F6" w:rsidP="001768C7">
      <w:pPr>
        <w:rPr>
          <w:del w:id="5257" w:author="Claus" w:date="2018-12-19T20:01:00Z"/>
        </w:rPr>
      </w:pPr>
      <w:del w:id="5258" w:author="Claus" w:date="2018-12-19T20:01:00Z">
        <w:r w:rsidRPr="00C555F6" w:rsidDel="00FF1B14">
          <w:delText>Husk at skri</w:delText>
        </w:r>
        <w:r w:rsidDel="00FF1B14">
          <w:delText>ve at logikken må styre at der ikke kommer f.eks. flere materialer af typen tagfladebelægning på samme tag, fordi sammensat primærngl af roofTypeId og materialTypeId ikke duer, fordi plasttag findes i 2 længder og derfor begge tilhører roofType med fladt tag og er af samme materialetype.</w:delText>
        </w:r>
        <w:bookmarkStart w:id="5259" w:name="_Toc533016276"/>
        <w:bookmarkStart w:id="5260" w:name="_Toc533016726"/>
        <w:bookmarkStart w:id="5261" w:name="_Toc533016977"/>
        <w:bookmarkStart w:id="5262" w:name="_Toc533017223"/>
        <w:bookmarkStart w:id="5263" w:name="_Toc533018674"/>
        <w:bookmarkEnd w:id="5259"/>
        <w:bookmarkEnd w:id="5260"/>
        <w:bookmarkEnd w:id="5261"/>
        <w:bookmarkEnd w:id="5262"/>
        <w:bookmarkEnd w:id="5263"/>
      </w:del>
    </w:p>
    <w:p w:rsidR="00AB4EC1" w:rsidDel="00FF1B14" w:rsidRDefault="00AB4EC1" w:rsidP="001768C7">
      <w:pPr>
        <w:rPr>
          <w:del w:id="5264" w:author="Claus" w:date="2018-12-19T20:01:00Z"/>
        </w:rPr>
      </w:pPr>
      <w:del w:id="5265" w:author="Claus" w:date="2018-12-19T20:01:00Z">
        <w:r w:rsidDel="00FF1B14">
          <w:delText>Statisk vs. Dynamisk: Husk et afsnit om udregnerne og deres design, idet: RuleCalculator har en statisk metode, initializeMaterials() som opretter et statisk HashMap som deles mellem alle RuleCalculator-implementationer. Oprindeligt stod Calculator-klassen for blot at oprette objekter af de forsk. RuleCalculator-implementationer og de stod så selv for at oprette det statiske HashMap på super klassen RuleCalculator. Men da hashmappet er statisk, oprettes der ikke et nyt, når en ny stribe RuleCalculator-implementationer blev oprettet af Calculator-klassen. Og det duer ikke hvis man gerne vil teste udregningerne med en ny stribe materialer. Derfor blev RuleCalculator.initializeMaterials() oprettet og den skal således kaldes inden udregninger kan ske. Dette muliggør også test af hver enkelt rulecalculator-implementation i et fejl-scenarie hvor materialelisten kan sættes til at være tom, hvilket medfører et tomt hashmap…</w:delText>
        </w:r>
        <w:bookmarkStart w:id="5266" w:name="_Toc533016277"/>
        <w:bookmarkStart w:id="5267" w:name="_Toc533016727"/>
        <w:bookmarkStart w:id="5268" w:name="_Toc533016978"/>
        <w:bookmarkStart w:id="5269" w:name="_Toc533017224"/>
        <w:bookmarkStart w:id="5270" w:name="_Toc533018675"/>
        <w:bookmarkEnd w:id="5266"/>
        <w:bookmarkEnd w:id="5267"/>
        <w:bookmarkEnd w:id="5268"/>
        <w:bookmarkEnd w:id="5269"/>
        <w:bookmarkEnd w:id="5270"/>
      </w:del>
    </w:p>
    <w:p w:rsidR="009D1A28" w:rsidDel="00FF1B14" w:rsidRDefault="009D1A28" w:rsidP="001768C7">
      <w:pPr>
        <w:rPr>
          <w:del w:id="5271" w:author="Claus" w:date="2018-12-19T20:01:00Z"/>
        </w:rPr>
      </w:pPr>
      <w:del w:id="5272" w:author="Claus" w:date="2018-12-19T20:01:00Z">
        <w:r w:rsidDel="00FF1B14">
          <w:delText>Mht. implementering af transaktioner i databasen lærte vi at et ResultSet SKAL lukkes inden næste statement udføres mod databasen, idet dette sidste statement ellers vil vente på at ResultSet lukkes indtil Lock timeout sker.</w:delText>
        </w:r>
        <w:bookmarkStart w:id="5273" w:name="_Toc533016278"/>
        <w:bookmarkStart w:id="5274" w:name="_Toc533016728"/>
        <w:bookmarkStart w:id="5275" w:name="_Toc533016979"/>
        <w:bookmarkStart w:id="5276" w:name="_Toc533017225"/>
        <w:bookmarkStart w:id="5277" w:name="_Toc533018676"/>
        <w:bookmarkEnd w:id="5273"/>
        <w:bookmarkEnd w:id="5274"/>
        <w:bookmarkEnd w:id="5275"/>
        <w:bookmarkEnd w:id="5276"/>
        <w:bookmarkEnd w:id="5277"/>
      </w:del>
    </w:p>
    <w:p w:rsidR="006341CF" w:rsidDel="00FF1B14" w:rsidRDefault="006341CF" w:rsidP="001768C7">
      <w:pPr>
        <w:rPr>
          <w:del w:id="5278" w:author="Claus" w:date="2018-12-19T20:01:00Z"/>
        </w:rPr>
      </w:pPr>
      <w:del w:id="5279" w:author="Claus" w:date="2018-12-19T20:01:00Z">
        <w:r w:rsidDel="00FF1B14">
          <w:delText>Vi kunne have ladet calculateMaterials på RuleCalculators være statiske, så kunne de have benyttet hinanden på tværs, f.eks. når rem/stolper skal tegnes på baggrund af hvor spær er brudt.</w:delText>
        </w:r>
        <w:bookmarkStart w:id="5280" w:name="_Toc533016279"/>
        <w:bookmarkStart w:id="5281" w:name="_Toc533016729"/>
        <w:bookmarkStart w:id="5282" w:name="_Toc533016980"/>
        <w:bookmarkStart w:id="5283" w:name="_Toc533017226"/>
        <w:bookmarkStart w:id="5284" w:name="_Toc533018677"/>
        <w:bookmarkEnd w:id="5280"/>
        <w:bookmarkEnd w:id="5281"/>
        <w:bookmarkEnd w:id="5282"/>
        <w:bookmarkEnd w:id="5283"/>
        <w:bookmarkEnd w:id="5284"/>
      </w:del>
    </w:p>
    <w:p w:rsidR="00962D17" w:rsidDel="00FF1B14" w:rsidRDefault="00962D17" w:rsidP="001768C7">
      <w:pPr>
        <w:rPr>
          <w:del w:id="5285" w:author="Claus" w:date="2018-12-19T20:01:00Z"/>
        </w:rPr>
      </w:pPr>
      <w:del w:id="5286" w:author="Claus" w:date="2018-12-19T20:01:00Z">
        <w:r w:rsidDel="00FF1B14">
          <w:delText>V. udregning af beklædningsbrædder, bør man evaluere på brættets dimensioner i stedet for blot en string, for at sikre, at materialet er korrekt.</w:delText>
        </w:r>
        <w:bookmarkStart w:id="5287" w:name="_Toc533016280"/>
        <w:bookmarkStart w:id="5288" w:name="_Toc533016730"/>
        <w:bookmarkStart w:id="5289" w:name="_Toc533016981"/>
        <w:bookmarkStart w:id="5290" w:name="_Toc533017227"/>
        <w:bookmarkStart w:id="5291" w:name="_Toc533018678"/>
        <w:bookmarkEnd w:id="5287"/>
        <w:bookmarkEnd w:id="5288"/>
        <w:bookmarkEnd w:id="5289"/>
        <w:bookmarkEnd w:id="5290"/>
        <w:bookmarkEnd w:id="5291"/>
      </w:del>
    </w:p>
    <w:p w:rsidR="00BB709F" w:rsidDel="00FF1B14" w:rsidRDefault="0030440E" w:rsidP="00BB709F">
      <w:pPr>
        <w:rPr>
          <w:del w:id="5292" w:author="Claus" w:date="2018-12-19T20:01:00Z"/>
        </w:rPr>
      </w:pPr>
      <w:del w:id="5293" w:author="Claus" w:date="2018-12-19T20:01:00Z">
        <w:r w:rsidDel="00FF1B14">
          <w:delText>Når vi eks. Nulstiller konto, returnerer vi resultatet af et andet command fra ForgetPassword commandet. Vi har overvejet at forwarde requestet i stedet, hvad er for og imod her? Kan vi skrive lidt om det?</w:delText>
        </w:r>
        <w:bookmarkStart w:id="5294" w:name="_Toc533016281"/>
        <w:bookmarkStart w:id="5295" w:name="_Toc533016731"/>
        <w:bookmarkStart w:id="5296" w:name="_Toc533016982"/>
        <w:bookmarkStart w:id="5297" w:name="_Toc533017228"/>
        <w:bookmarkStart w:id="5298" w:name="_Toc533018679"/>
        <w:bookmarkEnd w:id="5294"/>
        <w:bookmarkEnd w:id="5295"/>
        <w:bookmarkEnd w:id="5296"/>
        <w:bookmarkEnd w:id="5297"/>
        <w:bookmarkEnd w:id="5298"/>
      </w:del>
    </w:p>
    <w:p w:rsidR="00C3591A" w:rsidRPr="00A43C50" w:rsidRDefault="00B37393" w:rsidP="00C3591A">
      <w:pPr>
        <w:pStyle w:val="Overskrift1"/>
        <w:rPr>
          <w:lang w:val="en-US"/>
          <w:rPrChange w:id="5299" w:author="Claus" w:date="2018-12-14T15:42:00Z">
            <w:rPr/>
          </w:rPrChange>
        </w:rPr>
      </w:pPr>
      <w:bookmarkStart w:id="5300" w:name="_Toc533018680"/>
      <w:r w:rsidRPr="00B37393">
        <w:rPr>
          <w:lang w:val="en-US"/>
          <w:rPrChange w:id="5301" w:author="Claus" w:date="2018-12-14T15:42:00Z">
            <w:rPr>
              <w:rFonts w:asciiTheme="minorHAnsi" w:eastAsia="MS Mincho" w:hAnsiTheme="minorHAnsi" w:cstheme="minorBidi"/>
              <w:b w:val="0"/>
              <w:bCs w:val="0"/>
              <w:color w:val="0000FF" w:themeColor="hyperlink"/>
              <w:sz w:val="22"/>
              <w:szCs w:val="22"/>
              <w:u w:val="single"/>
            </w:rPr>
          </w:rPrChange>
        </w:rPr>
        <w:t>Daily Scrum meetings outcome and decisions:</w:t>
      </w:r>
      <w:bookmarkEnd w:id="5300"/>
    </w:p>
    <w:p w:rsidR="00C3591A" w:rsidRPr="00801C93" w:rsidRDefault="00C3591A" w:rsidP="00C3591A">
      <w:pPr>
        <w:pStyle w:val="Overskrift2"/>
      </w:pPr>
      <w:bookmarkStart w:id="5302" w:name="_Toc533018681"/>
      <w:r w:rsidRPr="00801C93">
        <w:t>13-11-2018:</w:t>
      </w:r>
      <w:bookmarkEnd w:id="5302"/>
      <w:r w:rsidRPr="00801C93">
        <w:t xml:space="preserve"> </w:t>
      </w:r>
    </w:p>
    <w:p w:rsidR="00A47FD9" w:rsidRDefault="00C3591A" w:rsidP="00A47FD9">
      <w:pPr>
        <w:rPr>
          <w:rStyle w:val="detail-subject"/>
        </w:rPr>
      </w:pPr>
      <w:r>
        <w:t>Efter en famlende mandag, hvor vi fik taget hul på databasen sammen, blev vi enige om at tage hul på US#6 og vi formulerede sammen de identificerede tasks.</w:t>
      </w:r>
      <w:r w:rsidR="00A47FD9">
        <w:t xml:space="preserve"> Disse blev fordelt således: </w:t>
      </w:r>
    </w:p>
    <w:tbl>
      <w:tblPr>
        <w:tblStyle w:val="Lysliste-fremhvningsfarve3"/>
        <w:tblW w:w="0" w:type="auto"/>
        <w:tblLook w:val="04A0"/>
      </w:tblPr>
      <w:tblGrid>
        <w:gridCol w:w="3259"/>
        <w:gridCol w:w="3259"/>
        <w:gridCol w:w="3260"/>
      </w:tblGrid>
      <w:tr w:rsidR="00A47FD9" w:rsidTr="00AD5396">
        <w:trPr>
          <w:cnfStyle w:val="100000000000"/>
        </w:trPr>
        <w:tc>
          <w:tcPr>
            <w:cnfStyle w:val="001000000000"/>
            <w:tcW w:w="3259" w:type="dxa"/>
          </w:tcPr>
          <w:p w:rsidR="00A47FD9" w:rsidRDefault="00A47FD9" w:rsidP="00A47FD9">
            <w:pPr>
              <w:rPr>
                <w:rStyle w:val="detail-subject"/>
              </w:rPr>
            </w:pPr>
            <w:r>
              <w:rPr>
                <w:rStyle w:val="detail-subject"/>
              </w:rPr>
              <w:t>Task nr.</w:t>
            </w:r>
          </w:p>
        </w:tc>
        <w:tc>
          <w:tcPr>
            <w:tcW w:w="3259" w:type="dxa"/>
          </w:tcPr>
          <w:p w:rsidR="00A47FD9" w:rsidRDefault="00A47FD9" w:rsidP="00A47FD9">
            <w:pPr>
              <w:cnfStyle w:val="100000000000"/>
              <w:rPr>
                <w:rStyle w:val="detail-subject"/>
              </w:rPr>
            </w:pPr>
            <w:r>
              <w:rPr>
                <w:rStyle w:val="detail-subject"/>
              </w:rPr>
              <w:t>Beskrivelse</w:t>
            </w:r>
          </w:p>
        </w:tc>
        <w:tc>
          <w:tcPr>
            <w:tcW w:w="3260" w:type="dxa"/>
          </w:tcPr>
          <w:p w:rsidR="00A47FD9" w:rsidRDefault="00A47FD9" w:rsidP="00A47FD9">
            <w:pPr>
              <w:cnfStyle w:val="100000000000"/>
              <w:rPr>
                <w:rStyle w:val="detail-subject"/>
              </w:rPr>
            </w:pPr>
            <w:r>
              <w:rPr>
                <w:rStyle w:val="detail-subject"/>
              </w:rPr>
              <w:t>Udvikler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29</w:t>
            </w:r>
          </w:p>
        </w:tc>
        <w:tc>
          <w:tcPr>
            <w:tcW w:w="3259" w:type="dxa"/>
          </w:tcPr>
          <w:p w:rsidR="00A47FD9" w:rsidRDefault="00A47FD9" w:rsidP="00A47FD9">
            <w:pPr>
              <w:cnfStyle w:val="000000100000"/>
              <w:rPr>
                <w:rStyle w:val="detail-subject"/>
              </w:rPr>
            </w:pPr>
            <w:r>
              <w:rPr>
                <w:rStyle w:val="detail-subject"/>
              </w:rPr>
              <w:t>Opret JUnit som tester funktionaliteten</w:t>
            </w:r>
          </w:p>
        </w:tc>
        <w:tc>
          <w:tcPr>
            <w:tcW w:w="3260" w:type="dxa"/>
          </w:tcPr>
          <w:p w:rsidR="00A47FD9" w:rsidRDefault="00A47FD9" w:rsidP="00A47FD9">
            <w:pPr>
              <w:cnfStyle w:val="000000100000"/>
              <w:rPr>
                <w:rStyle w:val="detail-subject"/>
              </w:rPr>
            </w:pPr>
            <w:r>
              <w:rPr>
                <w:rStyle w:val="detail-subject"/>
              </w:rPr>
              <w:t>Claus</w:t>
            </w:r>
          </w:p>
        </w:tc>
      </w:tr>
      <w:tr w:rsidR="00A47FD9" w:rsidTr="00AD5396">
        <w:tc>
          <w:tcPr>
            <w:cnfStyle w:val="001000000000"/>
            <w:tcW w:w="3259" w:type="dxa"/>
          </w:tcPr>
          <w:p w:rsidR="00A47FD9" w:rsidRDefault="00A47FD9" w:rsidP="00A47FD9">
            <w:pPr>
              <w:rPr>
                <w:rStyle w:val="detail-subject"/>
              </w:rPr>
            </w:pPr>
            <w:r>
              <w:rPr>
                <w:rStyle w:val="detail-subject"/>
              </w:rPr>
              <w:t>30</w:t>
            </w:r>
          </w:p>
        </w:tc>
        <w:tc>
          <w:tcPr>
            <w:tcW w:w="3259" w:type="dxa"/>
          </w:tcPr>
          <w:p w:rsidR="00A47FD9" w:rsidRDefault="00A47FD9" w:rsidP="00A47FD9">
            <w:pPr>
              <w:cnfStyle w:val="000000000000"/>
              <w:rPr>
                <w:rStyle w:val="detail-subject"/>
              </w:rPr>
            </w:pPr>
            <w:r>
              <w:rPr>
                <w:rStyle w:val="detail-subject"/>
              </w:rPr>
              <w:t>Opret sql til indsættelse af forespørgsel i db</w:t>
            </w:r>
          </w:p>
        </w:tc>
        <w:tc>
          <w:tcPr>
            <w:tcW w:w="3260" w:type="dxa"/>
          </w:tcPr>
          <w:p w:rsidR="00A47FD9" w:rsidRDefault="00A47FD9" w:rsidP="00A47FD9">
            <w:pPr>
              <w:cnfStyle w:val="000000000000"/>
              <w:rPr>
                <w:rStyle w:val="detail-subject"/>
              </w:rPr>
            </w:pPr>
            <w:r>
              <w:rPr>
                <w:rStyle w:val="detail-subject"/>
              </w:rPr>
              <w:t>Jesper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31</w:t>
            </w:r>
          </w:p>
        </w:tc>
        <w:tc>
          <w:tcPr>
            <w:tcW w:w="3259" w:type="dxa"/>
          </w:tcPr>
          <w:p w:rsidR="00A47FD9" w:rsidRDefault="00A47FD9" w:rsidP="00A47FD9">
            <w:pPr>
              <w:cnfStyle w:val="000000100000"/>
              <w:rPr>
                <w:rStyle w:val="detail-subject"/>
              </w:rPr>
            </w:pPr>
            <w:r>
              <w:rPr>
                <w:rStyle w:val="detail-subject"/>
              </w:rPr>
              <w:t>Opret DAO som udfører indsættelsen</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32</w:t>
            </w:r>
          </w:p>
        </w:tc>
        <w:tc>
          <w:tcPr>
            <w:tcW w:w="3259" w:type="dxa"/>
          </w:tcPr>
          <w:p w:rsidR="00A47FD9" w:rsidRDefault="00A47FD9" w:rsidP="00A47FD9">
            <w:pPr>
              <w:cnfStyle w:val="000000000000"/>
              <w:rPr>
                <w:rStyle w:val="detail-subject"/>
              </w:rPr>
            </w:pPr>
            <w:r>
              <w:rPr>
                <w:rStyle w:val="detail-subject"/>
              </w:rPr>
              <w:t>Opret tabellerne kunde, postnr, tag, skur, forespørgsel i databasen</w:t>
            </w:r>
          </w:p>
        </w:tc>
        <w:tc>
          <w:tcPr>
            <w:tcW w:w="3260" w:type="dxa"/>
          </w:tcPr>
          <w:p w:rsidR="00A47FD9" w:rsidRDefault="00A47FD9" w:rsidP="00A47FD9">
            <w:pPr>
              <w:cnfStyle w:val="000000000000"/>
              <w:rPr>
                <w:rStyle w:val="detail-subject"/>
              </w:rPr>
            </w:pPr>
            <w:r>
              <w:rPr>
                <w:rStyle w:val="detail-subject"/>
              </w:rPr>
              <w:t>Claus</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33</w:t>
            </w:r>
          </w:p>
        </w:tc>
        <w:tc>
          <w:tcPr>
            <w:tcW w:w="3259" w:type="dxa"/>
          </w:tcPr>
          <w:p w:rsidR="00A47FD9" w:rsidRDefault="00A47FD9" w:rsidP="00A47FD9">
            <w:pPr>
              <w:cnfStyle w:val="000000100000"/>
              <w:rPr>
                <w:rStyle w:val="detail-subject"/>
              </w:rPr>
            </w:pPr>
            <w:r>
              <w:rPr>
                <w:rStyle w:val="detail-subject"/>
              </w:rPr>
              <w:t>Opret DTO til forespørgsel</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34</w:t>
            </w:r>
          </w:p>
        </w:tc>
        <w:tc>
          <w:tcPr>
            <w:tcW w:w="3259" w:type="dxa"/>
          </w:tcPr>
          <w:p w:rsidR="00A47FD9" w:rsidRDefault="00A47FD9" w:rsidP="00A47FD9">
            <w:pPr>
              <w:cnfStyle w:val="000000000000"/>
              <w:rPr>
                <w:rStyle w:val="detail-subject"/>
              </w:rPr>
            </w:pPr>
            <w:r>
              <w:t>Connector klasse til databasen</w:t>
            </w:r>
          </w:p>
        </w:tc>
        <w:tc>
          <w:tcPr>
            <w:tcW w:w="3260" w:type="dxa"/>
          </w:tcPr>
          <w:p w:rsidR="00A47FD9" w:rsidRDefault="00A47FD9" w:rsidP="00A47FD9">
            <w:pPr>
              <w:cnfStyle w:val="000000000000"/>
              <w:rPr>
                <w:rStyle w:val="detail-subject"/>
              </w:rPr>
            </w:pPr>
            <w:r>
              <w:t>Claus</w:t>
            </w:r>
          </w:p>
        </w:tc>
      </w:tr>
    </w:tbl>
    <w:p w:rsidR="00A47FD9" w:rsidRDefault="00A47FD9" w:rsidP="00C3591A"/>
    <w:p w:rsidR="00C3591A" w:rsidRDefault="00C3591A" w:rsidP="00C3591A">
      <w:r>
        <w:lastRenderedPageBreak/>
        <w:t xml:space="preserve">Efter fordeling blev vi enige om at snakke sammen telefonisk et par timer senere, idet vi arbejdede hjemmefra for at få ro. </w:t>
      </w:r>
      <w:r w:rsidR="00A47FD9">
        <w:t>Vi har besluttet at medtage en række spørgsmål til afklaring ved technical review 14-11, inden vi går i gang med de næste user stories i sprint 1.</w:t>
      </w:r>
    </w:p>
    <w:p w:rsidR="00A47FD9" w:rsidRDefault="00A47FD9" w:rsidP="004B5B92">
      <w:pPr>
        <w:pStyle w:val="Overskrift2"/>
        <w:ind w:left="851" w:hanging="851"/>
        <w:pPrChange w:id="5303" w:author="Claus" w:date="2018-12-19T20:58:00Z">
          <w:pPr>
            <w:pStyle w:val="Overskrift2"/>
          </w:pPr>
        </w:pPrChange>
      </w:pPr>
      <w:bookmarkStart w:id="5304" w:name="_Toc533018682"/>
      <w:r>
        <w:t>14-11-2018:</w:t>
      </w:r>
      <w:bookmarkEnd w:id="5304"/>
    </w:p>
    <w:p w:rsidR="00801C93" w:rsidRDefault="00801C93" w:rsidP="00A47FD9">
      <w:r>
        <w:t>Taiga har vist sig at være godt til at holde sporet, så ikke der laves for meget andet. Der henstår lidt smårettelser i koden som vi skal se på sammen. Vi kom ikke helt i mål med dagens opgaver fordi vi undervurderede de fornødne, indledende opgaver som f.eks. dummy data i databasen, færdiggørelse af samme, opsætning af DbConnector, github mv.</w:t>
      </w:r>
    </w:p>
    <w:p w:rsidR="00801C93" w:rsidRDefault="00801C93" w:rsidP="00A47FD9">
      <w:r>
        <w:t xml:space="preserve">Vi har besluttet at lave de ting færdige der mangler fra i går sammen, da der mangler lidt </w:t>
      </w:r>
      <w:r w:rsidR="00BD0E15">
        <w:t>dialog om problemstillingerne. Vi forfatter nogle spørgsmål til teknisk review i dag, så vi kan få yderligere klarhed om f.eks. database, brug af branching i github mv.</w:t>
      </w:r>
    </w:p>
    <w:p w:rsidR="00BD0E15" w:rsidRDefault="00BD0E15" w:rsidP="00A47FD9">
      <w:r>
        <w:t>Vi venter med at tildele hinanden flere tasks, da vi først må have færdiggjort opgaver fra i går.</w:t>
      </w:r>
    </w:p>
    <w:p w:rsidR="00EF5BBB" w:rsidRDefault="00EF5BBB" w:rsidP="00EF5BBB">
      <w:pPr>
        <w:pStyle w:val="Overskrift2"/>
      </w:pPr>
      <w:bookmarkStart w:id="5305" w:name="_Toc533018683"/>
      <w:r>
        <w:t>15-11-2018:</w:t>
      </w:r>
      <w:bookmarkEnd w:id="5305"/>
    </w:p>
    <w:p w:rsidR="00EF5BBB" w:rsidRDefault="00EF5BBB" w:rsidP="00EF5BBB">
      <w:r>
        <w:t>Vi har fået lavet manglerne fra 13-11 færdige. Efter technical review 14-11 har vi besluttet at opdele US#10 i 3 mindre, realistiske delleverancer</w:t>
      </w:r>
      <w:r w:rsidR="008F7105">
        <w:t>, således at udregninger implementeres i flg. rækkefølge: stolper i sprint 1, tag i sprint 2, skur i sprint 3.</w:t>
      </w:r>
    </w:p>
    <w:p w:rsidR="008F7105" w:rsidRDefault="008F7105" w:rsidP="00EF5BBB">
      <w:r>
        <w:t>Herudover har vi besluttet at US#17 vedr. administration af varer, må rykkes til et senere sprint.</w:t>
      </w:r>
    </w:p>
    <w:p w:rsidR="008F7105" w:rsidRDefault="008F7105" w:rsidP="00EF5BBB">
      <w:r>
        <w:t>Dagens indsats koncentreres om US#7 hvor vi åbner forespørgsler. De fornødne tasks har vi defineret og skal fordeles således:</w:t>
      </w:r>
    </w:p>
    <w:tbl>
      <w:tblPr>
        <w:tblStyle w:val="Lysliste-fremhvningsfarve3"/>
        <w:tblW w:w="0" w:type="auto"/>
        <w:tblLook w:val="04A0"/>
      </w:tblPr>
      <w:tblGrid>
        <w:gridCol w:w="3259"/>
        <w:gridCol w:w="3259"/>
        <w:gridCol w:w="3260"/>
      </w:tblGrid>
      <w:tr w:rsidR="008F7105" w:rsidTr="005534E5">
        <w:trPr>
          <w:cnfStyle w:val="100000000000"/>
        </w:trPr>
        <w:tc>
          <w:tcPr>
            <w:cnfStyle w:val="001000000000"/>
            <w:tcW w:w="3259" w:type="dxa"/>
          </w:tcPr>
          <w:p w:rsidR="008F7105" w:rsidRDefault="008F7105" w:rsidP="005534E5">
            <w:pPr>
              <w:rPr>
                <w:rStyle w:val="detail-subject"/>
              </w:rPr>
            </w:pPr>
            <w:r>
              <w:rPr>
                <w:rStyle w:val="detail-subject"/>
              </w:rPr>
              <w:t>Task nr.</w:t>
            </w:r>
          </w:p>
        </w:tc>
        <w:tc>
          <w:tcPr>
            <w:tcW w:w="3259" w:type="dxa"/>
          </w:tcPr>
          <w:p w:rsidR="008F7105" w:rsidRDefault="008F7105" w:rsidP="005534E5">
            <w:pPr>
              <w:cnfStyle w:val="100000000000"/>
              <w:rPr>
                <w:rStyle w:val="detail-subject"/>
              </w:rPr>
            </w:pPr>
            <w:r>
              <w:rPr>
                <w:rStyle w:val="detail-subject"/>
              </w:rPr>
              <w:t>Beskrivelse</w:t>
            </w:r>
          </w:p>
        </w:tc>
        <w:tc>
          <w:tcPr>
            <w:tcW w:w="3260" w:type="dxa"/>
          </w:tcPr>
          <w:p w:rsidR="008F7105" w:rsidRDefault="008F7105" w:rsidP="005534E5">
            <w:pPr>
              <w:cnfStyle w:val="100000000000"/>
              <w:rPr>
                <w:rStyle w:val="detail-subject"/>
              </w:rPr>
            </w:pPr>
            <w:r>
              <w:rPr>
                <w:rStyle w:val="detail-subject"/>
              </w:rPr>
              <w:t>Udvikler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42</w:t>
            </w:r>
          </w:p>
        </w:tc>
        <w:tc>
          <w:tcPr>
            <w:tcW w:w="3259" w:type="dxa"/>
          </w:tcPr>
          <w:p w:rsidR="008F7105" w:rsidRDefault="008F7105" w:rsidP="005534E5">
            <w:pPr>
              <w:cnfStyle w:val="000000100000"/>
              <w:rPr>
                <w:rStyle w:val="detail-subject"/>
              </w:rPr>
            </w:pPr>
            <w:r>
              <w:rPr>
                <w:rStyle w:val="detail-subject"/>
              </w:rPr>
              <w:t>FrontController oprettes</w:t>
            </w:r>
          </w:p>
        </w:tc>
        <w:tc>
          <w:tcPr>
            <w:tcW w:w="3260" w:type="dxa"/>
          </w:tcPr>
          <w:p w:rsidR="008F7105" w:rsidRDefault="008F7105" w:rsidP="005534E5">
            <w:pPr>
              <w:cnfStyle w:val="000000100000"/>
              <w:rPr>
                <w:rStyle w:val="detail-subject"/>
              </w:rPr>
            </w:pPr>
            <w:r>
              <w:rPr>
                <w:rStyle w:val="detail-subject"/>
              </w:rPr>
              <w:t>Claus</w:t>
            </w:r>
          </w:p>
        </w:tc>
      </w:tr>
      <w:tr w:rsidR="008F7105" w:rsidTr="005534E5">
        <w:tc>
          <w:tcPr>
            <w:cnfStyle w:val="001000000000"/>
            <w:tcW w:w="3259" w:type="dxa"/>
          </w:tcPr>
          <w:p w:rsidR="008F7105" w:rsidRDefault="008F7105" w:rsidP="005534E5">
            <w:pPr>
              <w:rPr>
                <w:rStyle w:val="detail-subject"/>
              </w:rPr>
            </w:pPr>
            <w:r>
              <w:rPr>
                <w:rStyle w:val="detail-subject"/>
              </w:rPr>
              <w:t>43</w:t>
            </w:r>
          </w:p>
        </w:tc>
        <w:tc>
          <w:tcPr>
            <w:tcW w:w="3259" w:type="dxa"/>
          </w:tcPr>
          <w:p w:rsidR="008F7105" w:rsidRDefault="008F7105" w:rsidP="005534E5">
            <w:pPr>
              <w:cnfStyle w:val="000000000000"/>
              <w:rPr>
                <w:rStyle w:val="detail-subject"/>
              </w:rPr>
            </w:pPr>
            <w:r>
              <w:rPr>
                <w:rStyle w:val="detail-subject"/>
              </w:rPr>
              <w:t>Command pattern implementeres</w:t>
            </w:r>
          </w:p>
        </w:tc>
        <w:tc>
          <w:tcPr>
            <w:tcW w:w="3260" w:type="dxa"/>
          </w:tcPr>
          <w:p w:rsidR="008F7105" w:rsidRDefault="008F7105" w:rsidP="005534E5">
            <w:pPr>
              <w:cnfStyle w:val="000000000000"/>
              <w:rPr>
                <w:rStyle w:val="detail-subject"/>
              </w:rPr>
            </w:pPr>
            <w:r>
              <w:rPr>
                <w:rStyle w:val="detail-subject"/>
              </w:rPr>
              <w:t>Claus</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44</w:t>
            </w:r>
          </w:p>
        </w:tc>
        <w:tc>
          <w:tcPr>
            <w:tcW w:w="3259" w:type="dxa"/>
          </w:tcPr>
          <w:p w:rsidR="008F7105" w:rsidRDefault="008F7105" w:rsidP="00EF2558">
            <w:pPr>
              <w:cnfStyle w:val="000000100000"/>
              <w:rPr>
                <w:rStyle w:val="detail-subject"/>
              </w:rPr>
            </w:pPr>
            <w:r>
              <w:rPr>
                <w:rStyle w:val="detail-subject"/>
              </w:rPr>
              <w:t xml:space="preserve">Side med </w:t>
            </w:r>
            <w:r w:rsidR="00EF2558">
              <w:rPr>
                <w:rStyle w:val="detail-subject"/>
              </w:rPr>
              <w:t xml:space="preserve">liste over </w:t>
            </w:r>
            <w:r>
              <w:rPr>
                <w:rStyle w:val="detail-subject"/>
              </w:rPr>
              <w:t xml:space="preserve">forespørgsler </w:t>
            </w:r>
          </w:p>
        </w:tc>
        <w:tc>
          <w:tcPr>
            <w:tcW w:w="3260" w:type="dxa"/>
          </w:tcPr>
          <w:p w:rsidR="008F7105" w:rsidRDefault="008F7105" w:rsidP="005534E5">
            <w:pPr>
              <w:cnfStyle w:val="000000100000"/>
              <w:rPr>
                <w:rStyle w:val="detail-subject"/>
              </w:rPr>
            </w:pPr>
            <w:r>
              <w:rPr>
                <w:rStyle w:val="detail-subject"/>
              </w:rPr>
              <w:t>Jesper</w:t>
            </w:r>
          </w:p>
        </w:tc>
      </w:tr>
      <w:tr w:rsidR="008F7105" w:rsidTr="005534E5">
        <w:tc>
          <w:tcPr>
            <w:cnfStyle w:val="001000000000"/>
            <w:tcW w:w="3259" w:type="dxa"/>
          </w:tcPr>
          <w:p w:rsidR="008F7105" w:rsidRDefault="008F7105" w:rsidP="005534E5">
            <w:pPr>
              <w:rPr>
                <w:rStyle w:val="detail-subject"/>
              </w:rPr>
            </w:pPr>
            <w:r>
              <w:rPr>
                <w:rStyle w:val="detail-subject"/>
              </w:rPr>
              <w:t>45</w:t>
            </w:r>
          </w:p>
        </w:tc>
        <w:tc>
          <w:tcPr>
            <w:tcW w:w="3259" w:type="dxa"/>
          </w:tcPr>
          <w:p w:rsidR="008F7105" w:rsidRDefault="008F7105" w:rsidP="005534E5">
            <w:pPr>
              <w:cnfStyle w:val="000000000000"/>
              <w:rPr>
                <w:rStyle w:val="detail-subject"/>
              </w:rPr>
            </w:pPr>
            <w:r>
              <w:rPr>
                <w:rStyle w:val="detail-subject"/>
              </w:rPr>
              <w:t xml:space="preserve">Side som viser indhold af </w:t>
            </w:r>
            <w:r w:rsidR="00BB18AD">
              <w:rPr>
                <w:rStyle w:val="detail-subject"/>
              </w:rPr>
              <w:t xml:space="preserve">en </w:t>
            </w:r>
            <w:r>
              <w:rPr>
                <w:rStyle w:val="detail-subject"/>
              </w:rPr>
              <w:t>forespørgsel</w:t>
            </w:r>
          </w:p>
        </w:tc>
        <w:tc>
          <w:tcPr>
            <w:tcW w:w="3260" w:type="dxa"/>
          </w:tcPr>
          <w:p w:rsidR="008F7105" w:rsidRDefault="008F7105" w:rsidP="005534E5">
            <w:pPr>
              <w:cnfStyle w:val="000000000000"/>
              <w:rPr>
                <w:rStyle w:val="detail-subject"/>
              </w:rPr>
            </w:pPr>
            <w:r>
              <w:rPr>
                <w:rStyle w:val="detail-subject"/>
              </w:rPr>
              <w:t>Jesper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46</w:t>
            </w:r>
          </w:p>
        </w:tc>
        <w:tc>
          <w:tcPr>
            <w:tcW w:w="3259" w:type="dxa"/>
          </w:tcPr>
          <w:p w:rsidR="008F7105" w:rsidRDefault="008F7105" w:rsidP="005534E5">
            <w:pPr>
              <w:cnfStyle w:val="000000100000"/>
              <w:rPr>
                <w:rStyle w:val="detail-subject"/>
              </w:rPr>
            </w:pPr>
            <w:r>
              <w:rPr>
                <w:rStyle w:val="detail-subject"/>
              </w:rPr>
              <w:t>Div. tilpasninger i ForesporgselDAO</w:t>
            </w:r>
          </w:p>
        </w:tc>
        <w:tc>
          <w:tcPr>
            <w:tcW w:w="3260" w:type="dxa"/>
          </w:tcPr>
          <w:p w:rsidR="008F7105" w:rsidRDefault="008F7105" w:rsidP="005534E5">
            <w:pPr>
              <w:cnfStyle w:val="000000100000"/>
              <w:rPr>
                <w:rStyle w:val="detail-subject"/>
              </w:rPr>
            </w:pPr>
            <w:r>
              <w:rPr>
                <w:rStyle w:val="detail-subject"/>
              </w:rPr>
              <w:t>Jesper</w:t>
            </w:r>
          </w:p>
        </w:tc>
      </w:tr>
    </w:tbl>
    <w:p w:rsidR="008F7105" w:rsidRDefault="008F7105" w:rsidP="00EF5BBB"/>
    <w:p w:rsidR="005534E5" w:rsidRDefault="005534E5" w:rsidP="005534E5">
      <w:pPr>
        <w:pStyle w:val="Overskrift2"/>
      </w:pPr>
      <w:bookmarkStart w:id="5306" w:name="_Toc533018684"/>
      <w:r>
        <w:t>16-11-2018:</w:t>
      </w:r>
      <w:bookmarkEnd w:id="5306"/>
    </w:p>
    <w:p w:rsidR="005534E5" w:rsidRDefault="004D4777" w:rsidP="005534E5">
      <w:r>
        <w:t xml:space="preserve">Torsdagens tasks viste sig at blive til en del flere og derfor blev torsdagens opgaver fuldført sent. Der henstår fortsat lidt oprydning og optimering i disse tasks, idet vi har haft </w:t>
      </w:r>
      <w:r w:rsidR="00D74B1C">
        <w:t>brug for at få klarhed over og forståelse af arkitekturens ideelle opbygning. Vi besluttede torsdag at tage et hurtigt møde ang. arkitekturen, så fremtidige udfordringer med den mindskes.</w:t>
      </w:r>
    </w:p>
    <w:p w:rsidR="00D74B1C" w:rsidRDefault="00D74B1C" w:rsidP="005534E5">
      <w:r>
        <w:t>I dag, inden PO møde, færdiggøres de 2 views fra i går, dvs. visning af listen over forespørgsler og visningen af en enkelt forespørgsel, således at der linkes til / fra begge sider.</w:t>
      </w:r>
    </w:p>
    <w:p w:rsidR="00D74B1C" w:rsidRDefault="00D74B1C" w:rsidP="005534E5">
      <w:r>
        <w:t>Claus påbegynder udvikling af styklisteberegneren.</w:t>
      </w:r>
    </w:p>
    <w:p w:rsidR="00D74B1C" w:rsidDel="004B5B92" w:rsidRDefault="00D74B1C" w:rsidP="005534E5">
      <w:pPr>
        <w:rPr>
          <w:del w:id="5307" w:author="Claus" w:date="2018-12-19T20:57:00Z"/>
        </w:rPr>
      </w:pPr>
      <w:r>
        <w:t>Fordelingen af tasks ser derfor således ud:</w:t>
      </w:r>
    </w:p>
    <w:p w:rsidR="00DB5F4A" w:rsidRDefault="00DB5F4A" w:rsidP="005534E5"/>
    <w:tbl>
      <w:tblPr>
        <w:tblStyle w:val="Lysliste-fremhvningsfarve3"/>
        <w:tblW w:w="0" w:type="auto"/>
        <w:tblLook w:val="04A0"/>
      </w:tblPr>
      <w:tblGrid>
        <w:gridCol w:w="3259"/>
        <w:gridCol w:w="3259"/>
        <w:gridCol w:w="3260"/>
      </w:tblGrid>
      <w:tr w:rsidR="00D74B1C" w:rsidTr="00DB5F4A">
        <w:trPr>
          <w:cnfStyle w:val="100000000000"/>
        </w:trPr>
        <w:tc>
          <w:tcPr>
            <w:cnfStyle w:val="001000000000"/>
            <w:tcW w:w="3259" w:type="dxa"/>
          </w:tcPr>
          <w:p w:rsidR="00D74B1C" w:rsidRDefault="00D74B1C" w:rsidP="00DB5F4A">
            <w:pPr>
              <w:rPr>
                <w:rStyle w:val="detail-subject"/>
              </w:rPr>
            </w:pPr>
            <w:r>
              <w:rPr>
                <w:rStyle w:val="detail-subject"/>
              </w:rPr>
              <w:lastRenderedPageBreak/>
              <w:t>Task nr.</w:t>
            </w:r>
          </w:p>
        </w:tc>
        <w:tc>
          <w:tcPr>
            <w:tcW w:w="3259" w:type="dxa"/>
          </w:tcPr>
          <w:p w:rsidR="00D74B1C" w:rsidRDefault="00D74B1C" w:rsidP="00DB5F4A">
            <w:pPr>
              <w:cnfStyle w:val="100000000000"/>
              <w:rPr>
                <w:rStyle w:val="detail-subject"/>
              </w:rPr>
            </w:pPr>
            <w:r>
              <w:rPr>
                <w:rStyle w:val="detail-subject"/>
              </w:rPr>
              <w:t>Beskrivelse</w:t>
            </w:r>
          </w:p>
        </w:tc>
        <w:tc>
          <w:tcPr>
            <w:tcW w:w="3260" w:type="dxa"/>
          </w:tcPr>
          <w:p w:rsidR="00D74B1C" w:rsidRDefault="00D74B1C" w:rsidP="00DB5F4A">
            <w:pPr>
              <w:cnfStyle w:val="100000000000"/>
              <w:rPr>
                <w:rStyle w:val="detail-subject"/>
              </w:rPr>
            </w:pPr>
            <w:r>
              <w:rPr>
                <w:rStyle w:val="detail-subject"/>
              </w:rPr>
              <w:t>Udvikler</w:t>
            </w:r>
          </w:p>
        </w:tc>
      </w:tr>
      <w:tr w:rsidR="00D74B1C" w:rsidTr="00DB5F4A">
        <w:trPr>
          <w:cnfStyle w:val="000000100000"/>
        </w:trPr>
        <w:tc>
          <w:tcPr>
            <w:cnfStyle w:val="001000000000"/>
            <w:tcW w:w="3259" w:type="dxa"/>
          </w:tcPr>
          <w:p w:rsidR="00D74B1C" w:rsidRDefault="00D74B1C" w:rsidP="00DB5F4A">
            <w:pPr>
              <w:rPr>
                <w:rStyle w:val="detail-subject"/>
              </w:rPr>
            </w:pPr>
            <w:r>
              <w:rPr>
                <w:rStyle w:val="detail-subject"/>
              </w:rPr>
              <w:t>52</w:t>
            </w:r>
          </w:p>
        </w:tc>
        <w:tc>
          <w:tcPr>
            <w:tcW w:w="3259" w:type="dxa"/>
          </w:tcPr>
          <w:p w:rsidR="00D74B1C" w:rsidRDefault="00D74B1C" w:rsidP="00D74B1C">
            <w:pPr>
              <w:cnfStyle w:val="000000100000"/>
              <w:rPr>
                <w:rStyle w:val="detail-subject"/>
              </w:rPr>
            </w:pPr>
            <w:r>
              <w:rPr>
                <w:rStyle w:val="detail-subject"/>
              </w:rPr>
              <w:t>Links fra siden med listen til siden med enkelt forespørgsel</w:t>
            </w:r>
          </w:p>
        </w:tc>
        <w:tc>
          <w:tcPr>
            <w:tcW w:w="3260" w:type="dxa"/>
          </w:tcPr>
          <w:p w:rsidR="00D74B1C" w:rsidRDefault="00D74B1C" w:rsidP="00DB5F4A">
            <w:pPr>
              <w:cnfStyle w:val="000000100000"/>
              <w:rPr>
                <w:rStyle w:val="detail-subject"/>
              </w:rPr>
            </w:pPr>
            <w:r>
              <w:rPr>
                <w:rStyle w:val="detail-subject"/>
              </w:rPr>
              <w:t>Jesper</w:t>
            </w:r>
          </w:p>
          <w:p w:rsidR="00D74B1C" w:rsidRPr="00D74B1C" w:rsidRDefault="00D74B1C" w:rsidP="00D74B1C">
            <w:pPr>
              <w:cnfStyle w:val="000000100000"/>
            </w:pPr>
          </w:p>
        </w:tc>
      </w:tr>
      <w:tr w:rsidR="00D74B1C" w:rsidTr="00DB5F4A">
        <w:tc>
          <w:tcPr>
            <w:cnfStyle w:val="001000000000"/>
            <w:tcW w:w="3259" w:type="dxa"/>
          </w:tcPr>
          <w:p w:rsidR="00D74B1C" w:rsidRDefault="00D74B1C" w:rsidP="00DB5F4A">
            <w:pPr>
              <w:rPr>
                <w:rStyle w:val="detail-subject"/>
              </w:rPr>
            </w:pPr>
            <w:r>
              <w:rPr>
                <w:rStyle w:val="detail-subject"/>
              </w:rPr>
              <w:t>53</w:t>
            </w:r>
          </w:p>
        </w:tc>
        <w:tc>
          <w:tcPr>
            <w:tcW w:w="3259" w:type="dxa"/>
          </w:tcPr>
          <w:p w:rsidR="00D74B1C" w:rsidRDefault="00D74B1C" w:rsidP="00D74B1C">
            <w:pPr>
              <w:cnfStyle w:val="000000000000"/>
              <w:rPr>
                <w:rStyle w:val="detail-subject"/>
              </w:rPr>
            </w:pPr>
            <w:r>
              <w:rPr>
                <w:rStyle w:val="detail-subject"/>
              </w:rPr>
              <w:t>Link fra siden med enkelt forespørgsel tilbage til siden med listen</w:t>
            </w:r>
          </w:p>
        </w:tc>
        <w:tc>
          <w:tcPr>
            <w:tcW w:w="3260" w:type="dxa"/>
          </w:tcPr>
          <w:p w:rsidR="00D74B1C" w:rsidRDefault="00D74B1C" w:rsidP="00DB5F4A">
            <w:pPr>
              <w:cnfStyle w:val="000000000000"/>
              <w:rPr>
                <w:rStyle w:val="detail-subject"/>
              </w:rPr>
            </w:pPr>
            <w:r>
              <w:rPr>
                <w:rStyle w:val="detail-subject"/>
              </w:rPr>
              <w:t>Jesper</w:t>
            </w:r>
          </w:p>
        </w:tc>
      </w:tr>
      <w:tr w:rsidR="00D74B1C" w:rsidTr="00DB5F4A">
        <w:trPr>
          <w:cnfStyle w:val="000000100000"/>
        </w:trPr>
        <w:tc>
          <w:tcPr>
            <w:cnfStyle w:val="001000000000"/>
            <w:tcW w:w="3259" w:type="dxa"/>
          </w:tcPr>
          <w:p w:rsidR="00D74B1C" w:rsidRDefault="001C1E11" w:rsidP="00DB5F4A">
            <w:pPr>
              <w:rPr>
                <w:rStyle w:val="detail-subject"/>
              </w:rPr>
            </w:pPr>
            <w:r>
              <w:rPr>
                <w:rStyle w:val="detail-subject"/>
              </w:rPr>
              <w:t>36</w:t>
            </w:r>
          </w:p>
        </w:tc>
        <w:tc>
          <w:tcPr>
            <w:tcW w:w="3259" w:type="dxa"/>
          </w:tcPr>
          <w:p w:rsidR="00D74B1C" w:rsidRDefault="001C1E11" w:rsidP="001C1E11">
            <w:pPr>
              <w:cnfStyle w:val="000000100000"/>
              <w:rPr>
                <w:rStyle w:val="detail-subject"/>
              </w:rPr>
            </w:pPr>
            <w:r>
              <w:rPr>
                <w:rStyle w:val="detail-subject"/>
              </w:rPr>
              <w:t>Opret klasse i logic lag til udregning</w:t>
            </w:r>
          </w:p>
        </w:tc>
        <w:tc>
          <w:tcPr>
            <w:tcW w:w="3260" w:type="dxa"/>
          </w:tcPr>
          <w:p w:rsidR="00D74B1C" w:rsidRDefault="001C1E11" w:rsidP="00DB5F4A">
            <w:pPr>
              <w:cnfStyle w:val="000000100000"/>
              <w:rPr>
                <w:rStyle w:val="detail-subject"/>
              </w:rPr>
            </w:pPr>
            <w:r>
              <w:rPr>
                <w:rStyle w:val="detail-subject"/>
              </w:rPr>
              <w:t>Claus</w:t>
            </w:r>
          </w:p>
        </w:tc>
      </w:tr>
    </w:tbl>
    <w:p w:rsidR="00D74B1C" w:rsidRDefault="00D74B1C" w:rsidP="005534E5"/>
    <w:p w:rsidR="00DB5F4A" w:rsidRDefault="00DB5F4A" w:rsidP="00DB5F4A">
      <w:pPr>
        <w:pStyle w:val="Overskrift2"/>
      </w:pPr>
      <w:bookmarkStart w:id="5308" w:name="_Toc533018685"/>
      <w:r>
        <w:t>16-11-2018 Retrospective af uge 1:</w:t>
      </w:r>
      <w:bookmarkEnd w:id="5308"/>
    </w:p>
    <w:p w:rsidR="00DB5F4A" w:rsidRDefault="00DB5F4A" w:rsidP="00DB5F4A">
      <w:r>
        <w:t>Den første uge var forvirrende og kompliceret, fordi teamet umiddelbart forsøgte at skabe den korrekte database fra starten. Men da teamet samtidig manglede overblik over resten af opgaven, afledte databaseudviklingen flere spørgsmål end svar, især ift. udregning af styklisten. I stedet for at fokusere på problemet, fokuserede vi på løsningen. Således blev uge 1 en utilfredsstillende oplevelse</w:t>
      </w:r>
      <w:r w:rsidR="003945CE">
        <w:t xml:space="preserve"> med manglende fremdrift.</w:t>
      </w:r>
    </w:p>
    <w:p w:rsidR="003945CE" w:rsidRDefault="003945CE" w:rsidP="003945CE">
      <w:pPr>
        <w:pStyle w:val="Overskrift2"/>
      </w:pPr>
      <w:bookmarkStart w:id="5309" w:name="_Toc533018686"/>
      <w:r>
        <w:t>19-11-2018:</w:t>
      </w:r>
      <w:bookmarkEnd w:id="5309"/>
    </w:p>
    <w:p w:rsidR="003945CE" w:rsidRDefault="00A43CF4" w:rsidP="00DB5F4A">
      <w:r>
        <w:t>Der henstår et par opgaver fra sidste uge, som vi må gøre færdige i denne. Jesper tager sig af vareadministration og Claus af styklisteberegneren:</w:t>
      </w:r>
    </w:p>
    <w:tbl>
      <w:tblPr>
        <w:tblStyle w:val="Lysliste-fremhvningsfarve3"/>
        <w:tblW w:w="0" w:type="auto"/>
        <w:tblLook w:val="04A0"/>
      </w:tblPr>
      <w:tblGrid>
        <w:gridCol w:w="3259"/>
        <w:gridCol w:w="3259"/>
        <w:gridCol w:w="3260"/>
      </w:tblGrid>
      <w:tr w:rsidR="00A43CF4" w:rsidTr="00A43CF4">
        <w:trPr>
          <w:cnfStyle w:val="100000000000"/>
        </w:trPr>
        <w:tc>
          <w:tcPr>
            <w:cnfStyle w:val="001000000000"/>
            <w:tcW w:w="3259" w:type="dxa"/>
          </w:tcPr>
          <w:p w:rsidR="00A43CF4" w:rsidRDefault="00A43CF4" w:rsidP="00A43CF4">
            <w:pPr>
              <w:rPr>
                <w:rStyle w:val="detail-subject"/>
              </w:rPr>
            </w:pPr>
            <w:r>
              <w:rPr>
                <w:rStyle w:val="detail-subject"/>
              </w:rPr>
              <w:t>Task nr.</w:t>
            </w:r>
          </w:p>
        </w:tc>
        <w:tc>
          <w:tcPr>
            <w:tcW w:w="3259" w:type="dxa"/>
          </w:tcPr>
          <w:p w:rsidR="00A43CF4" w:rsidRDefault="00A43CF4" w:rsidP="00A43CF4">
            <w:pPr>
              <w:cnfStyle w:val="100000000000"/>
              <w:rPr>
                <w:rStyle w:val="detail-subject"/>
              </w:rPr>
            </w:pPr>
            <w:r>
              <w:rPr>
                <w:rStyle w:val="detail-subject"/>
              </w:rPr>
              <w:t>Beskrivelse</w:t>
            </w:r>
          </w:p>
        </w:tc>
        <w:tc>
          <w:tcPr>
            <w:tcW w:w="3260" w:type="dxa"/>
          </w:tcPr>
          <w:p w:rsidR="00A43CF4" w:rsidRDefault="00A43CF4" w:rsidP="00A43CF4">
            <w:pPr>
              <w:cnfStyle w:val="100000000000"/>
              <w:rPr>
                <w:rStyle w:val="detail-subject"/>
              </w:rPr>
            </w:pPr>
            <w:r>
              <w:rPr>
                <w:rStyle w:val="detail-subject"/>
              </w:rPr>
              <w:t>Udvikler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56</w:t>
            </w:r>
          </w:p>
        </w:tc>
        <w:tc>
          <w:tcPr>
            <w:tcW w:w="3259" w:type="dxa"/>
          </w:tcPr>
          <w:p w:rsidR="00A43CF4" w:rsidRDefault="00A43CF4" w:rsidP="00A43CF4">
            <w:pPr>
              <w:cnfStyle w:val="000000100000"/>
              <w:rPr>
                <w:rStyle w:val="detail-subject"/>
              </w:rPr>
            </w:pPr>
            <w:r>
              <w:rPr>
                <w:rStyle w:val="detail-subject"/>
              </w:rPr>
              <w:t>SQL til hentning af alle varer</w:t>
            </w:r>
          </w:p>
        </w:tc>
        <w:tc>
          <w:tcPr>
            <w:tcW w:w="3260" w:type="dxa"/>
          </w:tcPr>
          <w:p w:rsidR="00A43CF4" w:rsidRDefault="00A43CF4" w:rsidP="00A43CF4">
            <w:pPr>
              <w:cnfStyle w:val="000000100000"/>
              <w:rPr>
                <w:rStyle w:val="detail-subject"/>
              </w:rPr>
            </w:pPr>
            <w:r>
              <w:rPr>
                <w:rStyle w:val="detail-subject"/>
              </w:rPr>
              <w:t>Jesper</w:t>
            </w:r>
          </w:p>
          <w:p w:rsidR="00A43CF4" w:rsidRPr="00D74B1C" w:rsidRDefault="00A43CF4" w:rsidP="00A43CF4">
            <w:pPr>
              <w:cnfStyle w:val="000000100000"/>
            </w:pPr>
          </w:p>
        </w:tc>
      </w:tr>
      <w:tr w:rsidR="00A43CF4" w:rsidTr="00A43CF4">
        <w:tc>
          <w:tcPr>
            <w:cnfStyle w:val="001000000000"/>
            <w:tcW w:w="3259" w:type="dxa"/>
          </w:tcPr>
          <w:p w:rsidR="00A43CF4" w:rsidRDefault="00A43CF4" w:rsidP="00A43CF4">
            <w:pPr>
              <w:rPr>
                <w:rStyle w:val="detail-subject"/>
              </w:rPr>
            </w:pPr>
            <w:r>
              <w:rPr>
                <w:rStyle w:val="detail-subject"/>
              </w:rPr>
              <w:t>57</w:t>
            </w:r>
          </w:p>
        </w:tc>
        <w:tc>
          <w:tcPr>
            <w:tcW w:w="3259" w:type="dxa"/>
          </w:tcPr>
          <w:p w:rsidR="00A43CF4" w:rsidRDefault="00A43CF4" w:rsidP="00A43CF4">
            <w:pPr>
              <w:cnfStyle w:val="000000000000"/>
              <w:rPr>
                <w:rStyle w:val="detail-subject"/>
              </w:rPr>
            </w:pPr>
            <w:r>
              <w:rPr>
                <w:rStyle w:val="detail-subject"/>
              </w:rPr>
              <w:t>SQL til at gemme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58</w:t>
            </w:r>
          </w:p>
        </w:tc>
        <w:tc>
          <w:tcPr>
            <w:tcW w:w="3259" w:type="dxa"/>
          </w:tcPr>
          <w:p w:rsidR="00A43CF4" w:rsidRDefault="00A43CF4" w:rsidP="00A43CF4">
            <w:pPr>
              <w:cnfStyle w:val="000000100000"/>
              <w:rPr>
                <w:rStyle w:val="detail-subject"/>
              </w:rPr>
            </w:pPr>
            <w:r>
              <w:rPr>
                <w:rStyle w:val="detail-subject"/>
              </w:rPr>
              <w:t>SQL til hentning af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59</w:t>
            </w:r>
          </w:p>
        </w:tc>
        <w:tc>
          <w:tcPr>
            <w:tcW w:w="3259" w:type="dxa"/>
          </w:tcPr>
          <w:p w:rsidR="00A43CF4" w:rsidRDefault="00A43CF4" w:rsidP="00A43CF4">
            <w:pPr>
              <w:cnfStyle w:val="000000000000"/>
              <w:rPr>
                <w:rStyle w:val="detail-subject"/>
              </w:rPr>
            </w:pPr>
            <w:r>
              <w:rPr>
                <w:rStyle w:val="detail-subject"/>
              </w:rPr>
              <w:t>Metode som henter alle varer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60</w:t>
            </w:r>
          </w:p>
        </w:tc>
        <w:tc>
          <w:tcPr>
            <w:tcW w:w="3259" w:type="dxa"/>
          </w:tcPr>
          <w:p w:rsidR="00A43CF4" w:rsidRDefault="00A43CF4" w:rsidP="00A43CF4">
            <w:pPr>
              <w:cnfStyle w:val="000000100000"/>
              <w:rPr>
                <w:rStyle w:val="detail-subject"/>
              </w:rPr>
            </w:pPr>
            <w:r>
              <w:rPr>
                <w:rStyle w:val="detail-subject"/>
              </w:rPr>
              <w:t>Metode som henter en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61</w:t>
            </w:r>
          </w:p>
        </w:tc>
        <w:tc>
          <w:tcPr>
            <w:tcW w:w="3259" w:type="dxa"/>
          </w:tcPr>
          <w:p w:rsidR="00A43CF4" w:rsidRDefault="00A43CF4" w:rsidP="00A43CF4">
            <w:pPr>
              <w:cnfStyle w:val="000000000000"/>
              <w:rPr>
                <w:rStyle w:val="detail-subject"/>
              </w:rPr>
            </w:pPr>
            <w:r>
              <w:rPr>
                <w:rStyle w:val="detail-subject"/>
              </w:rPr>
              <w:t>Metode som gemmer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62</w:t>
            </w:r>
          </w:p>
        </w:tc>
        <w:tc>
          <w:tcPr>
            <w:tcW w:w="3259" w:type="dxa"/>
          </w:tcPr>
          <w:p w:rsidR="00A43CF4" w:rsidRDefault="00A43CF4" w:rsidP="00A43CF4">
            <w:pPr>
              <w:cnfStyle w:val="000000100000"/>
              <w:rPr>
                <w:rStyle w:val="detail-subject"/>
              </w:rPr>
            </w:pPr>
            <w:r>
              <w:rPr>
                <w:rStyle w:val="detail-subject"/>
              </w:rPr>
              <w:t>JUnit test af 59, 60, 61</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63</w:t>
            </w:r>
          </w:p>
        </w:tc>
        <w:tc>
          <w:tcPr>
            <w:tcW w:w="3259" w:type="dxa"/>
          </w:tcPr>
          <w:p w:rsidR="00A43CF4" w:rsidRDefault="00A43CF4" w:rsidP="00A43CF4">
            <w:pPr>
              <w:cnfStyle w:val="000000000000"/>
              <w:rPr>
                <w:rStyle w:val="detail-subject"/>
              </w:rPr>
            </w:pPr>
            <w:r>
              <w:rPr>
                <w:rStyle w:val="detail-subject"/>
              </w:rPr>
              <w:t>JSP til visning af alle varer på liste (som v. forespørgsler)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64</w:t>
            </w:r>
          </w:p>
        </w:tc>
        <w:tc>
          <w:tcPr>
            <w:tcW w:w="3259" w:type="dxa"/>
          </w:tcPr>
          <w:p w:rsidR="00A43CF4" w:rsidRDefault="00A43CF4" w:rsidP="00A43CF4">
            <w:pPr>
              <w:cnfStyle w:val="000000100000"/>
              <w:rPr>
                <w:rStyle w:val="detail-subject"/>
              </w:rPr>
            </w:pPr>
            <w:r>
              <w:rPr>
                <w:rStyle w:val="detail-subject"/>
              </w:rPr>
              <w:t>JSP til visning af formular til enkelt vare</w:t>
            </w:r>
          </w:p>
        </w:tc>
        <w:tc>
          <w:tcPr>
            <w:tcW w:w="3260" w:type="dxa"/>
          </w:tcPr>
          <w:p w:rsidR="00A43CF4" w:rsidRDefault="00A43CF4" w:rsidP="00A43CF4">
            <w:pPr>
              <w:cnfStyle w:val="000000100000"/>
              <w:rPr>
                <w:rStyle w:val="detail-subject"/>
              </w:rPr>
            </w:pPr>
            <w:r>
              <w:rPr>
                <w:rStyle w:val="detail-subject"/>
              </w:rPr>
              <w:t>Jesper</w:t>
            </w:r>
          </w:p>
        </w:tc>
      </w:tr>
      <w:tr w:rsidR="003372A1" w:rsidTr="002D4989">
        <w:tc>
          <w:tcPr>
            <w:cnfStyle w:val="001000000000"/>
            <w:tcW w:w="3259" w:type="dxa"/>
          </w:tcPr>
          <w:p w:rsidR="003372A1" w:rsidRDefault="003372A1" w:rsidP="002D4989">
            <w:pPr>
              <w:rPr>
                <w:rStyle w:val="detail-subject"/>
              </w:rPr>
            </w:pPr>
            <w:r>
              <w:rPr>
                <w:rStyle w:val="detail-subject"/>
              </w:rPr>
              <w:t>36</w:t>
            </w:r>
          </w:p>
        </w:tc>
        <w:tc>
          <w:tcPr>
            <w:tcW w:w="3259" w:type="dxa"/>
          </w:tcPr>
          <w:p w:rsidR="003372A1" w:rsidRDefault="003372A1" w:rsidP="002D4989">
            <w:pPr>
              <w:cnfStyle w:val="000000000000"/>
              <w:rPr>
                <w:rStyle w:val="detail-subject"/>
              </w:rPr>
            </w:pPr>
            <w:r>
              <w:rPr>
                <w:rStyle w:val="detail-subject"/>
              </w:rPr>
              <w:t>Opret klasse i logic lag til udregning</w:t>
            </w:r>
          </w:p>
        </w:tc>
        <w:tc>
          <w:tcPr>
            <w:tcW w:w="3260" w:type="dxa"/>
          </w:tcPr>
          <w:p w:rsidR="003372A1" w:rsidRDefault="003372A1" w:rsidP="002D4989">
            <w:pPr>
              <w:cnfStyle w:val="000000000000"/>
              <w:rPr>
                <w:rStyle w:val="detail-subject"/>
              </w:rPr>
            </w:pPr>
            <w:r>
              <w:rPr>
                <w:rStyle w:val="detail-subject"/>
              </w:rPr>
              <w:t>Claus</w:t>
            </w:r>
          </w:p>
        </w:tc>
      </w:tr>
      <w:tr w:rsidR="00A43CF4" w:rsidTr="00A43CF4">
        <w:trPr>
          <w:cnfStyle w:val="000000100000"/>
        </w:trPr>
        <w:tc>
          <w:tcPr>
            <w:cnfStyle w:val="001000000000"/>
            <w:tcW w:w="3259" w:type="dxa"/>
          </w:tcPr>
          <w:p w:rsidR="00A43CF4" w:rsidRDefault="003372A1" w:rsidP="00A43CF4">
            <w:pPr>
              <w:rPr>
                <w:rStyle w:val="detail-subject"/>
              </w:rPr>
            </w:pPr>
            <w:r>
              <w:rPr>
                <w:rStyle w:val="detail-subject"/>
              </w:rPr>
              <w:t>39</w:t>
            </w:r>
          </w:p>
        </w:tc>
        <w:tc>
          <w:tcPr>
            <w:tcW w:w="3259" w:type="dxa"/>
          </w:tcPr>
          <w:p w:rsidR="00A43CF4" w:rsidRDefault="003372A1" w:rsidP="00A43CF4">
            <w:pPr>
              <w:cnfStyle w:val="000000100000"/>
              <w:rPr>
                <w:rStyle w:val="detail-subject"/>
              </w:rPr>
            </w:pPr>
            <w:r>
              <w:rPr>
                <w:rStyle w:val="detail-subject"/>
              </w:rPr>
              <w:t>Opret Unit test til demo af hver udregner</w:t>
            </w:r>
          </w:p>
        </w:tc>
        <w:tc>
          <w:tcPr>
            <w:tcW w:w="3260" w:type="dxa"/>
          </w:tcPr>
          <w:p w:rsidR="00A43CF4" w:rsidRDefault="003372A1" w:rsidP="00A43CF4">
            <w:pPr>
              <w:cnfStyle w:val="000000100000"/>
              <w:rPr>
                <w:rStyle w:val="detail-subject"/>
              </w:rPr>
            </w:pPr>
            <w:r>
              <w:rPr>
                <w:rStyle w:val="detail-subject"/>
              </w:rPr>
              <w:t>Claus</w:t>
            </w:r>
          </w:p>
        </w:tc>
      </w:tr>
    </w:tbl>
    <w:p w:rsidR="00A43CF4" w:rsidRDefault="00A43CF4" w:rsidP="00DB5F4A"/>
    <w:p w:rsidR="00A43CF4" w:rsidRDefault="003372A1" w:rsidP="003372A1">
      <w:pPr>
        <w:pStyle w:val="Overskrift2"/>
      </w:pPr>
      <w:bookmarkStart w:id="5310" w:name="_Toc533018687"/>
      <w:r>
        <w:t>20-11-2018:</w:t>
      </w:r>
      <w:bookmarkEnd w:id="5310"/>
    </w:p>
    <w:p w:rsidR="003372A1" w:rsidRPr="00DB5F4A" w:rsidRDefault="00252CB5" w:rsidP="00DB5F4A">
      <w:r>
        <w:t xml:space="preserve">Jesper er færdig med sine opgaver fra i går (56-64), og tester i dag JSP siderne for funktionsfejl. Claus har lavet en udregner til rem, udregnere </w:t>
      </w:r>
      <w:r w:rsidR="004C21AA">
        <w:t xml:space="preserve">til spær og stolper </w:t>
      </w:r>
      <w:r>
        <w:t>udvikles i dag.</w:t>
      </w:r>
    </w:p>
    <w:p w:rsidR="00DB5F4A" w:rsidRDefault="002D4989" w:rsidP="002D4989">
      <w:pPr>
        <w:pStyle w:val="Overskrift2"/>
      </w:pPr>
      <w:bookmarkStart w:id="5311" w:name="_Toc533018688"/>
      <w:r>
        <w:t>21-11-2018:</w:t>
      </w:r>
      <w:bookmarkEnd w:id="5311"/>
    </w:p>
    <w:p w:rsidR="002D4989" w:rsidRDefault="002D4989" w:rsidP="00DB5F4A">
      <w:r>
        <w:t>Jesper har rettet småfejl i sine views fra mandag (56-64) så de nu er klar til fremvisning på Technical Review i dag.</w:t>
      </w:r>
      <w:r w:rsidR="004E4E93">
        <w:t xml:space="preserve"> </w:t>
      </w:r>
      <w:r w:rsidR="00766741">
        <w:t>Jesper ser på Task 70 for at igangsætte udvikling af tegningen. Claus har udviklet de første 4 beregnere til styklisten og laver en side så styklisten kan vises.</w:t>
      </w:r>
    </w:p>
    <w:tbl>
      <w:tblPr>
        <w:tblStyle w:val="Lysliste-fremhvningsfarve3"/>
        <w:tblW w:w="0" w:type="auto"/>
        <w:tblLook w:val="04A0"/>
      </w:tblPr>
      <w:tblGrid>
        <w:gridCol w:w="3259"/>
        <w:gridCol w:w="3259"/>
        <w:gridCol w:w="3260"/>
      </w:tblGrid>
      <w:tr w:rsidR="00766741" w:rsidTr="00766741">
        <w:trPr>
          <w:cnfStyle w:val="100000000000"/>
        </w:trPr>
        <w:tc>
          <w:tcPr>
            <w:cnfStyle w:val="001000000000"/>
            <w:tcW w:w="3259" w:type="dxa"/>
          </w:tcPr>
          <w:p w:rsidR="00766741" w:rsidRDefault="00766741" w:rsidP="00766741">
            <w:pPr>
              <w:rPr>
                <w:rStyle w:val="detail-subject"/>
              </w:rPr>
            </w:pPr>
            <w:r>
              <w:rPr>
                <w:rStyle w:val="detail-subject"/>
              </w:rPr>
              <w:lastRenderedPageBreak/>
              <w:t>Task nr.</w:t>
            </w:r>
          </w:p>
        </w:tc>
        <w:tc>
          <w:tcPr>
            <w:tcW w:w="3259" w:type="dxa"/>
          </w:tcPr>
          <w:p w:rsidR="00766741" w:rsidRDefault="00766741" w:rsidP="00766741">
            <w:pPr>
              <w:cnfStyle w:val="100000000000"/>
              <w:rPr>
                <w:rStyle w:val="detail-subject"/>
              </w:rPr>
            </w:pPr>
            <w:r>
              <w:rPr>
                <w:rStyle w:val="detail-subject"/>
              </w:rPr>
              <w:t>Beskrivelse</w:t>
            </w:r>
          </w:p>
        </w:tc>
        <w:tc>
          <w:tcPr>
            <w:tcW w:w="3260" w:type="dxa"/>
          </w:tcPr>
          <w:p w:rsidR="00766741" w:rsidRDefault="00766741" w:rsidP="00766741">
            <w:pPr>
              <w:cnfStyle w:val="100000000000"/>
              <w:rPr>
                <w:rStyle w:val="detail-subject"/>
              </w:rPr>
            </w:pPr>
            <w:r>
              <w:rPr>
                <w:rStyle w:val="detail-subject"/>
              </w:rPr>
              <w:t>Udvikler</w:t>
            </w:r>
          </w:p>
        </w:tc>
      </w:tr>
      <w:tr w:rsidR="00766741" w:rsidTr="00766741">
        <w:trPr>
          <w:cnfStyle w:val="000000100000"/>
        </w:trPr>
        <w:tc>
          <w:tcPr>
            <w:cnfStyle w:val="001000000000"/>
            <w:tcW w:w="3259" w:type="dxa"/>
          </w:tcPr>
          <w:p w:rsidR="00766741" w:rsidRDefault="00766741" w:rsidP="00766741">
            <w:pPr>
              <w:rPr>
                <w:rStyle w:val="detail-subject"/>
              </w:rPr>
            </w:pPr>
            <w:r>
              <w:rPr>
                <w:rStyle w:val="detail-subject"/>
              </w:rPr>
              <w:t>70</w:t>
            </w:r>
          </w:p>
        </w:tc>
        <w:tc>
          <w:tcPr>
            <w:tcW w:w="3259" w:type="dxa"/>
          </w:tcPr>
          <w:p w:rsidR="00766741" w:rsidRDefault="00766741" w:rsidP="00766741">
            <w:pPr>
              <w:cnfStyle w:val="000000100000"/>
              <w:rPr>
                <w:rStyle w:val="detail-subject"/>
              </w:rPr>
            </w:pPr>
            <w:r>
              <w:rPr>
                <w:rStyle w:val="detail-subject"/>
              </w:rPr>
              <w:t>Demo tegning for at skabe overblik.</w:t>
            </w:r>
          </w:p>
        </w:tc>
        <w:tc>
          <w:tcPr>
            <w:tcW w:w="3260" w:type="dxa"/>
          </w:tcPr>
          <w:p w:rsidR="00766741" w:rsidRDefault="00766741" w:rsidP="00766741">
            <w:pPr>
              <w:cnfStyle w:val="000000100000"/>
              <w:rPr>
                <w:rStyle w:val="detail-subject"/>
              </w:rPr>
            </w:pPr>
            <w:r>
              <w:rPr>
                <w:rStyle w:val="detail-subject"/>
              </w:rPr>
              <w:t>Jesper</w:t>
            </w:r>
          </w:p>
          <w:p w:rsidR="00766741" w:rsidRPr="00D74B1C" w:rsidRDefault="00766741" w:rsidP="00766741">
            <w:pPr>
              <w:cnfStyle w:val="000000100000"/>
            </w:pPr>
          </w:p>
        </w:tc>
      </w:tr>
      <w:tr w:rsidR="00766741" w:rsidTr="00766741">
        <w:tc>
          <w:tcPr>
            <w:cnfStyle w:val="001000000000"/>
            <w:tcW w:w="3259" w:type="dxa"/>
          </w:tcPr>
          <w:p w:rsidR="00766741" w:rsidRDefault="00766741" w:rsidP="00766741">
            <w:pPr>
              <w:rPr>
                <w:rStyle w:val="detail-subject"/>
              </w:rPr>
            </w:pPr>
            <w:r>
              <w:rPr>
                <w:rStyle w:val="detail-subject"/>
              </w:rPr>
              <w:t>71</w:t>
            </w:r>
          </w:p>
        </w:tc>
        <w:tc>
          <w:tcPr>
            <w:tcW w:w="3259" w:type="dxa"/>
          </w:tcPr>
          <w:p w:rsidR="00766741" w:rsidRDefault="00766741" w:rsidP="00766741">
            <w:pPr>
              <w:cnfStyle w:val="000000000000"/>
              <w:rPr>
                <w:rStyle w:val="detail-subject"/>
              </w:rPr>
            </w:pPr>
            <w:r>
              <w:rPr>
                <w:rStyle w:val="detail-subject"/>
              </w:rPr>
              <w:t>Side til visning af stykliste for en forespørgsel.</w:t>
            </w:r>
          </w:p>
        </w:tc>
        <w:tc>
          <w:tcPr>
            <w:tcW w:w="3260" w:type="dxa"/>
          </w:tcPr>
          <w:p w:rsidR="00766741" w:rsidRDefault="00766741" w:rsidP="00766741">
            <w:pPr>
              <w:cnfStyle w:val="000000000000"/>
              <w:rPr>
                <w:rStyle w:val="detail-subject"/>
              </w:rPr>
            </w:pPr>
            <w:r>
              <w:rPr>
                <w:rStyle w:val="detail-subject"/>
              </w:rPr>
              <w:t>Claus</w:t>
            </w:r>
          </w:p>
        </w:tc>
      </w:tr>
    </w:tbl>
    <w:p w:rsidR="00F653CF" w:rsidRDefault="00F653CF" w:rsidP="00DB5F4A"/>
    <w:p w:rsidR="00766741" w:rsidRPr="00DB5F4A" w:rsidRDefault="00766741" w:rsidP="00DB5F4A">
      <w:r>
        <w:t>Inden review i dag demoer vi for hinanden.</w:t>
      </w:r>
    </w:p>
    <w:p w:rsidR="00D74B1C" w:rsidRDefault="00BB6E48" w:rsidP="00F653CF">
      <w:pPr>
        <w:pStyle w:val="Overskrift2"/>
      </w:pPr>
      <w:r>
        <w:t xml:space="preserve"> </w:t>
      </w:r>
      <w:bookmarkStart w:id="5312" w:name="_Toc533018689"/>
      <w:r w:rsidR="00F653CF">
        <w:t>22-11-2018:</w:t>
      </w:r>
      <w:bookmarkEnd w:id="5312"/>
    </w:p>
    <w:p w:rsidR="00F653CF" w:rsidRDefault="00F653CF" w:rsidP="00F653CF">
      <w:r>
        <w:t>Der var udfordringer med at få demo-tegning til at virke i går, derfor går vi i dag sammen om at udvikle det grundlæggende for at kunne lave en demo-tegning færdig i dag. Reviewet i går affødte en del tanker vedr. optimering af vores styklisteberegner og navngivning generelt. Styklisteberegneren virker fornuftigt for en version 0.8, siden som viser resultatet blev også klar i går, om end den savner design.</w:t>
      </w:r>
    </w:p>
    <w:p w:rsidR="00F653CF" w:rsidRPr="00F653CF" w:rsidRDefault="00F653CF" w:rsidP="00F653CF">
      <w:r>
        <w:t xml:space="preserve">Jesper kører videre i SVG-sporet, så vi kan demonstrere en tegning. </w:t>
      </w:r>
    </w:p>
    <w:p w:rsidR="00F653CF" w:rsidRDefault="000E23CD" w:rsidP="000E23CD">
      <w:pPr>
        <w:pStyle w:val="Overskrift2"/>
      </w:pPr>
      <w:bookmarkStart w:id="5313" w:name="_Toc533018690"/>
      <w:r>
        <w:t>23-11-2018:</w:t>
      </w:r>
      <w:bookmarkEnd w:id="5313"/>
    </w:p>
    <w:p w:rsidR="000E23CD" w:rsidRDefault="008100DB" w:rsidP="005534E5">
      <w:r>
        <w:t>SVG har drillet i et par dage, og vi vil gerne have det klar til en demo og evt. koordinater fra styklisteberegneren i løbet af næste uge, derfor går vi sammen om at få en demo tegning klar i dag.</w:t>
      </w:r>
    </w:p>
    <w:p w:rsidR="008100DB" w:rsidRDefault="008100DB" w:rsidP="005534E5">
      <w:r>
        <w:t>Udregning af tagmaterialer har givet anledning til udvidelse af database, idet tagtyper er forskellige aht. hældning og fordi tagtyper består af forskellige materialer. Til PO</w:t>
      </w:r>
      <w:r w:rsidR="007C495E">
        <w:t xml:space="preserve"> møde</w:t>
      </w:r>
      <w:r>
        <w:t xml:space="preserve"> får vi kastet</w:t>
      </w:r>
      <w:r w:rsidR="007C495E">
        <w:t xml:space="preserve"> yderligere lys over dette</w:t>
      </w:r>
      <w:r>
        <w:t>. Rooftype og RooftypeMaterial tabel er oprettet for at håndtere udfordringen.</w:t>
      </w:r>
    </w:p>
    <w:p w:rsidR="00737F6A" w:rsidRDefault="00737F6A" w:rsidP="00737F6A">
      <w:pPr>
        <w:pStyle w:val="Overskrift2"/>
      </w:pPr>
      <w:bookmarkStart w:id="5314" w:name="_Toc533018691"/>
      <w:r>
        <w:t>23-11-2018 Retrospective af uge 2:</w:t>
      </w:r>
      <w:bookmarkEnd w:id="5314"/>
    </w:p>
    <w:p w:rsidR="00737F6A" w:rsidRDefault="00737F6A" w:rsidP="005534E5">
      <w:r>
        <w:t>En bedre uge hvor vi havde mere klarhed over opgaverne idet PO stillede klare krav til efterfølgende fredag (23-11), hvor bl.a. styklisteberegneren skulle være færdig. Technical Review og PO-møde gav også klarhed over forventningerne, så vi bedre kunne retfærdiggøre vores afgrænsninger i projektet. Styklisteberegneren blev således 80% færdig til i dag, men afledte også en ændring i databasen, som igen gav anledning til flere overvejelser. Med afgrænsningen i baghovedet kunne vi hurtigt begrænse omfanget af ændringen.</w:t>
      </w:r>
    </w:p>
    <w:p w:rsidR="00737F6A" w:rsidRDefault="00737F6A" w:rsidP="00737F6A">
      <w:pPr>
        <w:pStyle w:val="Overskrift2"/>
      </w:pPr>
      <w:bookmarkStart w:id="5315" w:name="_Toc533018692"/>
      <w:r>
        <w:t>26-11-2018:</w:t>
      </w:r>
      <w:bookmarkEnd w:id="5315"/>
    </w:p>
    <w:p w:rsidR="00737F6A" w:rsidRDefault="00737F6A" w:rsidP="005534E5">
      <w:r>
        <w:t>Ej afholdt pga. undervisning.</w:t>
      </w:r>
    </w:p>
    <w:p w:rsidR="00737F6A" w:rsidRDefault="00737F6A" w:rsidP="00737F6A">
      <w:pPr>
        <w:pStyle w:val="Overskrift2"/>
      </w:pPr>
      <w:bookmarkStart w:id="5316" w:name="_Toc533018693"/>
      <w:r>
        <w:t>27-11-2018:</w:t>
      </w:r>
      <w:bookmarkEnd w:id="5316"/>
    </w:p>
    <w:p w:rsidR="005C2098" w:rsidRDefault="005C2098" w:rsidP="005C2098">
      <w:r>
        <w:t>Vi har i dag aftalt at hjælpes ad med at få den sidste funktionalitet på plads ift. tegning med svg, så vi er klar til at modtage en række rektangler fra materiale udregningen. Jesper ser herudover på carport konfiguratoren, så Martin, kunden m.fl. kan indtaste og gemme hhv. beregne stykliste direkte. Claus går i gang med beregning af tag.</w:t>
      </w:r>
    </w:p>
    <w:p w:rsidR="005C2098" w:rsidRDefault="005C2098" w:rsidP="005C2098">
      <w:pPr>
        <w:pStyle w:val="Overskrift2"/>
      </w:pPr>
      <w:bookmarkStart w:id="5317" w:name="_Toc533018694"/>
      <w:r>
        <w:t>28-11-2018:</w:t>
      </w:r>
      <w:bookmarkEnd w:id="5317"/>
    </w:p>
    <w:p w:rsidR="005C2098" w:rsidRDefault="005C2098" w:rsidP="005C2098">
      <w:r>
        <w:t>Forespørgselsområde blev ikke færdigt i går, Jesper arbejder videre hermed. Claus færdiggør tagberegning og igangsætter udregning af koordinater til tegning.</w:t>
      </w:r>
    </w:p>
    <w:p w:rsidR="005C2098" w:rsidRPr="005C2098" w:rsidRDefault="005C2098" w:rsidP="005C2098">
      <w:r>
        <w:t>Vi har udfordringer med tidsplan, især ift. manglende analysearbejde, vi tager en snak til Technical Review i dag for at se på muligheder for at imødegå disse.</w:t>
      </w:r>
    </w:p>
    <w:p w:rsidR="00715D1F" w:rsidRDefault="00715D1F" w:rsidP="00715D1F">
      <w:pPr>
        <w:pStyle w:val="Overskrift2"/>
      </w:pPr>
      <w:bookmarkStart w:id="5318" w:name="_Toc533018695"/>
      <w:r>
        <w:lastRenderedPageBreak/>
        <w:t>29-11-2018:</w:t>
      </w:r>
      <w:bookmarkEnd w:id="5318"/>
    </w:p>
    <w:p w:rsidR="00715D1F" w:rsidRDefault="00715D1F" w:rsidP="00737F6A">
      <w:r>
        <w:t>Forespørgselsområdet mangler lidt små justeringer og at kunne sende forespørgselsdata direkte til beregneren uden at gemme forespørgslen i databasen. Jesper arbejder videre hermed. Claus fik optimeret koden mht. at finde materiale i nødvendig længde, således at en sortering af materialeisten ikke er nødvendig længere. Således er koden optimeret i alle beregnere. I dag gøres tagberegning færdig.</w:t>
      </w:r>
    </w:p>
    <w:p w:rsidR="005376BA" w:rsidRDefault="005376BA" w:rsidP="005376BA">
      <w:r>
        <w:t>Vi skal sammen have set på hvordan vi sikrer at både skur og forespørgsel oprettes/redigeres eller ingen af delene (commit / rollback).</w:t>
      </w:r>
    </w:p>
    <w:p w:rsidR="005376BA" w:rsidRDefault="00AE028E" w:rsidP="00AE028E">
      <w:pPr>
        <w:pStyle w:val="Overskrift2"/>
      </w:pPr>
      <w:bookmarkStart w:id="5319" w:name="_Toc533018696"/>
      <w:r>
        <w:t>30-11-2018:</w:t>
      </w:r>
      <w:bookmarkEnd w:id="5319"/>
    </w:p>
    <w:p w:rsidR="00AE028E" w:rsidRDefault="003F72B1" w:rsidP="00AE028E">
      <w:pPr>
        <w:rPr>
          <w:ins w:id="5320" w:author="Claus" w:date="2018-12-14T09:41:00Z"/>
        </w:rPr>
      </w:pPr>
      <w:r>
        <w:t xml:space="preserve">Forespørgselsområdet mangler drop down for valg af tagtype til carport. Jesper ser på dette i dag. Tagberegneren blev færdig i går og </w:t>
      </w:r>
      <w:r w:rsidR="00A56F7A">
        <w:t>grundlaget for tegningen er lagt, så der i dag kan oprettes forskellige del-tegnere. Dette ser Claus på.</w:t>
      </w:r>
    </w:p>
    <w:p w:rsidR="00132F63" w:rsidRDefault="00F05385">
      <w:pPr>
        <w:pStyle w:val="Overskrift2"/>
        <w:rPr>
          <w:ins w:id="5321" w:author="Claus" w:date="2018-12-14T09:42:00Z"/>
        </w:rPr>
        <w:pPrChange w:id="5322" w:author="Claus" w:date="2018-12-14T09:42:00Z">
          <w:pPr/>
        </w:pPrChange>
      </w:pPr>
      <w:bookmarkStart w:id="5323" w:name="_Toc533018697"/>
      <w:ins w:id="5324" w:author="Claus" w:date="2018-12-14T09:41:00Z">
        <w:r>
          <w:t>30-11-2018 Retrospective af uge3:</w:t>
        </w:r>
      </w:ins>
      <w:bookmarkEnd w:id="5323"/>
    </w:p>
    <w:p w:rsidR="00F05385" w:rsidRPr="00F05385" w:rsidRDefault="00F6474F" w:rsidP="00F05385">
      <w:ins w:id="5325" w:author="Claus" w:date="2018-12-14T09:42:00Z">
        <w:r>
          <w:t xml:space="preserve">En mere kaotisk uge fordi sprint 2 </w:t>
        </w:r>
      </w:ins>
      <w:ins w:id="5326" w:author="Claus" w:date="2018-12-14T09:43:00Z">
        <w:r>
          <w:t>gik lidt ind i sprint 3 og fordi der ingen</w:t>
        </w:r>
      </w:ins>
      <w:ins w:id="5327" w:author="Claus" w:date="2018-12-14T10:01:00Z">
        <w:r w:rsidR="0065789E">
          <w:t xml:space="preserve"> nye</w:t>
        </w:r>
      </w:ins>
      <w:ins w:id="5328" w:author="Claus" w:date="2018-12-14T09:43:00Z">
        <w:r>
          <w:t xml:space="preserve"> User Stories var i sprint 3. Således blev vi fanget i at fortsætte udviklingen af de i gangværende opgaver, og fremdriften led lidt. </w:t>
        </w:r>
      </w:ins>
      <w:ins w:id="5329" w:author="Claus" w:date="2018-12-14T09:44:00Z">
        <w:r>
          <w:t xml:space="preserve">På den anden side blev de igangværende opgaver færdige, og huller således lukket. </w:t>
        </w:r>
      </w:ins>
    </w:p>
    <w:p w:rsidR="009122C7" w:rsidRDefault="009122C7" w:rsidP="009122C7">
      <w:pPr>
        <w:pStyle w:val="Overskrift2"/>
      </w:pPr>
      <w:bookmarkStart w:id="5330" w:name="_Toc533018698"/>
      <w:r>
        <w:t>3-12-2018:</w:t>
      </w:r>
      <w:bookmarkEnd w:id="5330"/>
    </w:p>
    <w:p w:rsidR="009122C7" w:rsidRDefault="009122C7" w:rsidP="009122C7">
      <w:r>
        <w:t>Intet scrum pga. undervisning. Vi fik dog efterfølgende kigget på transaktioner i sql, da både skur og carportforspørgsel skal oprettes/opdateres eller ingen af delene.</w:t>
      </w:r>
    </w:p>
    <w:p w:rsidR="009122C7" w:rsidRDefault="009122C7" w:rsidP="009122C7">
      <w:pPr>
        <w:pStyle w:val="Overskrift2"/>
      </w:pPr>
      <w:bookmarkStart w:id="5331" w:name="_Toc533018699"/>
      <w:r>
        <w:t>4-12-2018:</w:t>
      </w:r>
      <w:bookmarkEnd w:id="5331"/>
    </w:p>
    <w:p w:rsidR="009122C7" w:rsidRDefault="009122C7" w:rsidP="009122C7">
      <w:r>
        <w:t>Transaktion i SQL drillede, idet vi ikke var klar over at et ResultSet skal lukkes, inden næste sql udtryk køres. Derfor hang transaktionen. Jesper har løst dette i går aftes, samt div. opdateringer i layoutet. Claus fik de sidste udregninger klar vedr. stolper hvor rem brydes og rem hvor spær brydes. Disse skal bruges til korrekt tegning.</w:t>
      </w:r>
      <w:r w:rsidR="002B7E1D">
        <w:t xml:space="preserve"> Materialer har fået price-attribut i databasen samt i koden, pris udregnes og vises på styklisten.</w:t>
      </w:r>
    </w:p>
    <w:p w:rsidR="002B7E1D" w:rsidRPr="009122C7" w:rsidRDefault="002B7E1D" w:rsidP="009122C7">
      <w:r>
        <w:t>Jesper ser på drop-down til tagtyper i forespørgselsområdet, Claus færdiggør tegning.</w:t>
      </w:r>
    </w:p>
    <w:p w:rsidR="008F66F8" w:rsidRDefault="008F66F8" w:rsidP="008F66F8">
      <w:pPr>
        <w:pStyle w:val="Overskrift2"/>
      </w:pPr>
      <w:bookmarkStart w:id="5332" w:name="_Toc533018700"/>
      <w:r>
        <w:t>5-12-2018:</w:t>
      </w:r>
      <w:bookmarkEnd w:id="5332"/>
    </w:p>
    <w:p w:rsidR="008F66F8" w:rsidRDefault="008F66F8" w:rsidP="008F66F8">
      <w:r>
        <w:t xml:space="preserve">Forespørgselsområdet er færdigt, tagtyper kan vælges og forespørgsler kan oprettes og ændres. Skur kan til- og fravælges. Tegningen mangler blot skur. </w:t>
      </w:r>
    </w:p>
    <w:p w:rsidR="008F66F8" w:rsidRDefault="005558FE" w:rsidP="008F66F8">
      <w:r>
        <w:t>Jesper går i gang med user story #19 – Administrer brugerkonti, først ændres Customers tabellen til også at indeholde password og brugertype/rank. Dernæst DTO og DAO.</w:t>
      </w:r>
    </w:p>
    <w:p w:rsidR="005558FE" w:rsidRDefault="005558FE" w:rsidP="008F66F8">
      <w:r>
        <w:t>Claus tegner skur og går i gang med unit tests.</w:t>
      </w:r>
    </w:p>
    <w:p w:rsidR="000E7B11" w:rsidRDefault="000E7B11" w:rsidP="000E7B11">
      <w:pPr>
        <w:pStyle w:val="Overskrift2"/>
      </w:pPr>
      <w:bookmarkStart w:id="5333" w:name="_Toc533018701"/>
      <w:r>
        <w:t>6-12-2018:</w:t>
      </w:r>
      <w:bookmarkEnd w:id="5333"/>
    </w:p>
    <w:p w:rsidR="000E7B11" w:rsidRDefault="000E7B11" w:rsidP="008F66F8">
      <w:r>
        <w:t>I går fik Jesper ændret Customers tabellen til Users og tilføjet passwords mv. Data er lagt i postnumre og hentning af brugere fra databasen er påbegyndt i UsersDAO. Login-side og opret-bruger-side er påbegyndt.</w:t>
      </w:r>
    </w:p>
    <w:p w:rsidR="000E7B11" w:rsidRDefault="00170722" w:rsidP="008F66F8">
      <w:r>
        <w:t>Claus blev færdig med tegning af carporten: Stolper, spær, skur og rem tegnes. De første unit tests af div. udregnere er påbegyndt.</w:t>
      </w:r>
    </w:p>
    <w:p w:rsidR="00170722" w:rsidRDefault="00170722" w:rsidP="008F66F8">
      <w:r>
        <w:t>I dag fortsætter Jesper arbejdet med opret bruger-delen og login-delen, så det bliver færdigt. Unit tests laver Claus færdige i dag.</w:t>
      </w:r>
    </w:p>
    <w:p w:rsidR="008E19D1" w:rsidRDefault="008E19D1" w:rsidP="008E19D1">
      <w:pPr>
        <w:pStyle w:val="Overskrift2"/>
      </w:pPr>
      <w:bookmarkStart w:id="5334" w:name="_Toc533018702"/>
      <w:r>
        <w:lastRenderedPageBreak/>
        <w:t>7-12-2018:</w:t>
      </w:r>
      <w:bookmarkEnd w:id="5334"/>
    </w:p>
    <w:p w:rsidR="008E19D1" w:rsidRDefault="008E19D1" w:rsidP="008E19D1">
      <w:r>
        <w:t xml:space="preserve">Jesper har færdiggjort login / log ud funktionalitet samt opret bruger delen. Claus har lavet unit tests og er i gang med integration tests. </w:t>
      </w:r>
    </w:p>
    <w:p w:rsidR="008E19D1" w:rsidRDefault="008E19D1" w:rsidP="008E19D1">
      <w:r>
        <w:t>I dag laver Jesper #115 vedr. admin sider der skal beskyttes af login, samt #18 hvor brugerkonto nulstilles.</w:t>
      </w:r>
    </w:p>
    <w:p w:rsidR="00761DD2" w:rsidRDefault="008E19D1" w:rsidP="008E19D1">
      <w:pPr>
        <w:rPr>
          <w:ins w:id="5335" w:author="Claus" w:date="2018-12-14T09:44:00Z"/>
        </w:rPr>
      </w:pPr>
      <w:r>
        <w:t xml:space="preserve">Claus laver #73/#87 vedr. integration tests færdig og ser herefter på #86 exceptions og logging. </w:t>
      </w:r>
    </w:p>
    <w:p w:rsidR="00132F63" w:rsidRDefault="00F6474F">
      <w:pPr>
        <w:pStyle w:val="Overskrift2"/>
        <w:rPr>
          <w:ins w:id="5336" w:author="Claus" w:date="2018-12-14T09:45:00Z"/>
        </w:rPr>
        <w:pPrChange w:id="5337" w:author="Claus" w:date="2018-12-14T09:45:00Z">
          <w:pPr/>
        </w:pPrChange>
      </w:pPr>
      <w:bookmarkStart w:id="5338" w:name="_Toc533018703"/>
      <w:ins w:id="5339" w:author="Claus" w:date="2018-12-14T09:45:00Z">
        <w:r>
          <w:t>7-12-2018 Retrospective af uge 4:</w:t>
        </w:r>
        <w:bookmarkEnd w:id="5338"/>
      </w:ins>
    </w:p>
    <w:p w:rsidR="00F6474F" w:rsidRPr="00F6474F" w:rsidRDefault="00F6474F" w:rsidP="00F6474F">
      <w:ins w:id="5340" w:author="Claus" w:date="2018-12-14T09:47:00Z">
        <w:r>
          <w:t>En langt bedre uge hvor vi havde mange definerede opgaver opdelt ordentligt i tasks. Her fik vi endelig ordentlig fremdrift og kunne fornemme at opgaver blev lukket rigtigt i ugens løb.</w:t>
        </w:r>
      </w:ins>
    </w:p>
    <w:p w:rsidR="00761DD2" w:rsidRDefault="00761DD2" w:rsidP="00761DD2">
      <w:pPr>
        <w:pStyle w:val="Overskrift2"/>
      </w:pPr>
      <w:bookmarkStart w:id="5341" w:name="_Toc533018704"/>
      <w:r>
        <w:t>10-12-2018:</w:t>
      </w:r>
      <w:bookmarkEnd w:id="5341"/>
    </w:p>
    <w:p w:rsidR="00761DD2" w:rsidRDefault="00761DD2" w:rsidP="00761DD2">
      <w:r>
        <w:t xml:space="preserve">Jesper fortsætter med </w:t>
      </w:r>
      <w:r w:rsidR="00815A21">
        <w:t>administration af brugerkonti, så man kan ned/opgradere rank for brugere. Koden skal tage højde for at sidste administrator ikke nedgraderes. Nulstilling af brugerkonto implementeres også.</w:t>
      </w:r>
    </w:p>
    <w:p w:rsidR="00815A21" w:rsidRDefault="00815A21" w:rsidP="00761DD2">
      <w:r>
        <w:t>Claus laver interface over DataFacade og exception handling gøres færdig i dag.</w:t>
      </w:r>
    </w:p>
    <w:p w:rsidR="00A8637C" w:rsidRDefault="00A8637C" w:rsidP="00A8637C">
      <w:pPr>
        <w:pStyle w:val="Overskrift2"/>
      </w:pPr>
      <w:bookmarkStart w:id="5342" w:name="_Toc533018705"/>
      <w:r>
        <w:t>11-12-2018:</w:t>
      </w:r>
      <w:bookmarkEnd w:id="5342"/>
    </w:p>
    <w:p w:rsidR="00A8637C" w:rsidRDefault="00A8637C" w:rsidP="00A8637C">
      <w:r>
        <w:t>Brugerkontoadministration er klar, så indlogget bruger kan ændre sit password. Indlogget administrator kan op/nedgradere rank, nulstille kodeord og slette brugere.</w:t>
      </w:r>
      <w:r w:rsidR="006608DC">
        <w:t xml:space="preserve"> Sidste administrator kan ikke nedgraderes og man kan ikke slette egen konto. Jesper ser i dag på validering af brugerinput client side, Claus når at gøre exception handling og logging færdig i dag.</w:t>
      </w:r>
    </w:p>
    <w:p w:rsidR="008E210D" w:rsidRDefault="008E210D" w:rsidP="008E210D">
      <w:pPr>
        <w:pStyle w:val="Overskrift2"/>
      </w:pPr>
      <w:bookmarkStart w:id="5343" w:name="_Toc533018706"/>
      <w:r>
        <w:t>12-12-2018:</w:t>
      </w:r>
      <w:bookmarkEnd w:id="5343"/>
    </w:p>
    <w:p w:rsidR="008E210D" w:rsidRDefault="008E210D" w:rsidP="008E210D">
      <w:r>
        <w:t xml:space="preserve">Jesper færdiggjorde validering af brugerinput client side i går, Claus fik gjort logging og exception handling færdig. Logging er dog kun testet på lokal maskine da vi endnu ikke har udrullet til server. </w:t>
      </w:r>
    </w:p>
    <w:p w:rsidR="008E210D" w:rsidRDefault="008E210D" w:rsidP="008E210D">
      <w:r>
        <w:t>I dag starter vi på rapportskrivning, Claus ser på Indledning, baggrund, krav mv. Jesper skriver om status på implementationen og om processen.</w:t>
      </w:r>
    </w:p>
    <w:p w:rsidR="00CB06B3" w:rsidRDefault="00CB06B3" w:rsidP="00CB06B3">
      <w:pPr>
        <w:pStyle w:val="Overskrift2"/>
      </w:pPr>
      <w:bookmarkStart w:id="5344" w:name="_Toc533018707"/>
      <w:r>
        <w:t>13-12-2018:</w:t>
      </w:r>
      <w:bookmarkEnd w:id="5344"/>
    </w:p>
    <w:p w:rsidR="00CB06B3" w:rsidRDefault="00CB06B3" w:rsidP="008E210D">
      <w:r>
        <w:t xml:space="preserve">Claus: Indledning og baggrund er i gang fra i går, Krav er påbegyndt. Jesper er i gang med punkterne fra i går, vi afventer svar </w:t>
      </w:r>
      <w:r w:rsidR="008A41C6">
        <w:t>på mail fra Ronni vedr. status på implementationen, men vi har besluttet at liste både hvad vi nåede og hvad vi ikke nåede, ellers kan man ikke se hvor langt vi kom.</w:t>
      </w:r>
    </w:p>
    <w:p w:rsidR="00132F63" w:rsidRDefault="00A031FB" w:rsidP="00FF1B14">
      <w:pPr>
        <w:pPrChange w:id="5345" w:author="Claus" w:date="2018-12-19T20:02:00Z">
          <w:pPr/>
        </w:pPrChange>
      </w:pPr>
      <w:r>
        <w:t>Vi har i dag fået lagt rapportens delelementer i scrum boardet, så vi bedre kan følge fremdriften.</w:t>
      </w:r>
    </w:p>
    <w:sectPr w:rsidR="00132F63" w:rsidSect="00CD0742">
      <w:footerReference w:type="default" r:id="rId33"/>
      <w:pgSz w:w="11906" w:h="16838"/>
      <w:pgMar w:top="1440" w:right="1077" w:bottom="1134" w:left="1077" w:header="709" w:footer="709" w:gutter="0"/>
      <w:cols w:space="708"/>
      <w:docGrid w:linePitch="360"/>
      <w:sectPrChange w:id="5351" w:author="Claus" w:date="2018-12-19T20:51:00Z">
        <w:sectPr w:rsidR="00132F63" w:rsidSect="00CD0742">
          <w:pgMar w:right="1080" w:bottom="1440" w:left="1080" w:header="708" w:footer="708"/>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48" w:author="Claus" w:date="2018-12-19T16:12:00Z" w:initials="C">
    <w:p w:rsidR="00566BB2" w:rsidRDefault="00566BB2">
      <w:pPr>
        <w:pStyle w:val="Kommentartekst"/>
      </w:pPr>
      <w:r>
        <w:rPr>
          <w:rStyle w:val="Kommentarhenvisning"/>
        </w:rPr>
        <w:annotationRef/>
      </w:r>
      <w:r>
        <w:t>Kilde? Kan vi se det noget sted? Hvad vil der ske i fremtiden – kan vi dokumentere at det vil blive svært at finde et XP miljø?</w:t>
      </w:r>
    </w:p>
  </w:comment>
  <w:comment w:id="909" w:author="Claus" w:date="2018-12-19T16:12:00Z" w:initials="C">
    <w:p w:rsidR="00566BB2" w:rsidRDefault="00566BB2">
      <w:pPr>
        <w:pStyle w:val="Kommentartekst"/>
      </w:pPr>
      <w:r>
        <w:rPr>
          <w:rStyle w:val="Kommentarhenvisning"/>
        </w:rPr>
        <w:annotationRef/>
      </w:r>
      <w:r>
        <w:t>Er det ok? Lad os se videoen igen og se om der er nogle specifikke krav gemt et sted…</w:t>
      </w:r>
    </w:p>
  </w:comment>
  <w:comment w:id="1118" w:author="Claus" w:date="2018-12-19T16:12:00Z" w:initials="C">
    <w:p w:rsidR="00566BB2" w:rsidRDefault="00566BB2">
      <w:pPr>
        <w:pStyle w:val="Kommentartekst"/>
      </w:pPr>
      <w:r>
        <w:rPr>
          <w:rStyle w:val="Kommentarhenvisning"/>
        </w:rPr>
        <w:annotationRef/>
      </w:r>
      <w:r>
        <w:t>Skal vi hellere kalde det brugsmønstre?</w:t>
      </w:r>
    </w:p>
  </w:comment>
  <w:comment w:id="1436" w:author="Claus" w:date="2018-12-19T16:12:00Z" w:initials="C">
    <w:p w:rsidR="00566BB2" w:rsidRDefault="00566BB2">
      <w:pPr>
        <w:pStyle w:val="Kommentartekst"/>
      </w:pPr>
      <w:r>
        <w:rPr>
          <w:rStyle w:val="Kommentarhenvisning"/>
        </w:rPr>
        <w:annotationRef/>
      </w:r>
      <w:r>
        <w:t>Skal vi have flere US med? F.eks. styklisteberegner / tegning?</w:t>
      </w:r>
    </w:p>
  </w:comment>
  <w:comment w:id="1439" w:author="Claus" w:date="2018-12-19T16:12:00Z" w:initials="C">
    <w:p w:rsidR="00566BB2" w:rsidRDefault="00566BB2">
      <w:pPr>
        <w:pStyle w:val="Kommentartekst"/>
      </w:pPr>
      <w:r>
        <w:rPr>
          <w:rStyle w:val="Kommentarhenvisning"/>
        </w:rPr>
        <w:annotationRef/>
      </w:r>
      <w:r>
        <w:t>OBS - færdigøres</w:t>
      </w:r>
    </w:p>
  </w:comment>
  <w:comment w:id="1623" w:author="Claus" w:date="2018-12-19T16:12:00Z" w:initials="C">
    <w:p w:rsidR="00566BB2" w:rsidRDefault="00566BB2">
      <w:pPr>
        <w:pStyle w:val="Kommentartekst"/>
      </w:pPr>
      <w:r>
        <w:rPr>
          <w:rStyle w:val="Kommentarhenvisning"/>
        </w:rPr>
        <w:annotationRef/>
      </w:r>
      <w:r>
        <w:t>Relevant?</w:t>
      </w:r>
    </w:p>
  </w:comment>
  <w:comment w:id="2474" w:author="Claus" w:date="2018-12-19T16:12:00Z" w:initials="C">
    <w:p w:rsidR="00566BB2" w:rsidRDefault="00566BB2">
      <w:pPr>
        <w:pStyle w:val="Kommentartekst"/>
      </w:pPr>
      <w:r>
        <w:rPr>
          <w:rStyle w:val="Kommentarhenvisning"/>
        </w:rPr>
        <w:annotationRef/>
      </w:r>
      <w:r>
        <w:t>Lad os skrive hvad det regulære udtryk dikterer.</w:t>
      </w:r>
    </w:p>
  </w:comment>
  <w:comment w:id="4934" w:author="Claus" w:date="2018-12-19T16:12:00Z" w:initials="C">
    <w:p w:rsidR="00566BB2" w:rsidRDefault="00566BB2">
      <w:pPr>
        <w:pStyle w:val="Kommentartekst"/>
      </w:pPr>
      <w:r>
        <w:rPr>
          <w:rStyle w:val="Kommentarhenvisning"/>
        </w:rPr>
        <w:annotationRef/>
      </w:r>
      <w:r>
        <w:t>Kilde? Se i slides...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179E" w:rsidRDefault="0031179E" w:rsidP="00D420CE">
      <w:pPr>
        <w:spacing w:after="0" w:line="240" w:lineRule="auto"/>
      </w:pPr>
      <w:r>
        <w:separator/>
      </w:r>
    </w:p>
  </w:endnote>
  <w:endnote w:type="continuationSeparator" w:id="1">
    <w:p w:rsidR="0031179E" w:rsidRDefault="0031179E" w:rsidP="00D420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80000047"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ahnschrift SemiLight">
    <w:panose1 w:val="020B0502040204020203"/>
    <w:charset w:val="00"/>
    <w:family w:val="swiss"/>
    <w:pitch w:val="variable"/>
    <w:sig w:usb0="8000004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5346" w:author="Claus" w:date="2018-12-19T20:49:00Z"/>
  <w:sdt>
    <w:sdtPr>
      <w:id w:val="42223346"/>
      <w:docPartObj>
        <w:docPartGallery w:val="Page Numbers (Bottom of Page)"/>
        <w:docPartUnique/>
      </w:docPartObj>
    </w:sdtPr>
    <w:sdtContent>
      <w:customXmlInsRangeEnd w:id="5346"/>
      <w:p w:rsidR="00566BB2" w:rsidRDefault="00566BB2" w:rsidP="00CD0742">
        <w:pPr>
          <w:pStyle w:val="Sidefod"/>
          <w:jc w:val="right"/>
          <w:pPrChange w:id="5347" w:author="Claus" w:date="2018-12-19T20:50:00Z">
            <w:pPr>
              <w:pStyle w:val="Sidefod"/>
            </w:pPr>
          </w:pPrChange>
        </w:pPr>
        <w:ins w:id="5348" w:author="Claus" w:date="2018-12-19T20:49:00Z">
          <w:r>
            <w:fldChar w:fldCharType="begin"/>
          </w:r>
          <w:r>
            <w:instrText xml:space="preserve"> PAGE   \* MERGEFORMAT </w:instrText>
          </w:r>
          <w:r>
            <w:fldChar w:fldCharType="separate"/>
          </w:r>
        </w:ins>
        <w:r w:rsidR="00F249A6">
          <w:rPr>
            <w:noProof/>
          </w:rPr>
          <w:t>1</w:t>
        </w:r>
        <w:ins w:id="5349" w:author="Claus" w:date="2018-12-19T20:49:00Z">
          <w:r>
            <w:fldChar w:fldCharType="end"/>
          </w:r>
        </w:ins>
      </w:p>
    </w:sdtContent>
    <w:customXmlInsRangeStart w:id="5350" w:author="Claus" w:date="2018-12-19T20:49:00Z"/>
  </w:sdt>
  <w:customXmlInsRangeEnd w:id="535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179E" w:rsidRDefault="0031179E" w:rsidP="00D420CE">
      <w:pPr>
        <w:spacing w:after="0" w:line="240" w:lineRule="auto"/>
      </w:pPr>
      <w:r>
        <w:separator/>
      </w:r>
    </w:p>
  </w:footnote>
  <w:footnote w:type="continuationSeparator" w:id="1">
    <w:p w:rsidR="0031179E" w:rsidRDefault="0031179E" w:rsidP="00D420CE">
      <w:pPr>
        <w:spacing w:after="0" w:line="240" w:lineRule="auto"/>
      </w:pPr>
      <w:r>
        <w:continuationSeparator/>
      </w:r>
    </w:p>
  </w:footnote>
  <w:footnote w:id="2">
    <w:p w:rsidR="00566BB2" w:rsidRDefault="00566BB2">
      <w:pPr>
        <w:pStyle w:val="Fodnotetekst"/>
      </w:pPr>
      <w:ins w:id="516" w:author="Claus" w:date="2018-12-19T14:08:00Z">
        <w:r>
          <w:rPr>
            <w:rStyle w:val="Fodnotehenvisning"/>
          </w:rPr>
          <w:footnoteRef/>
        </w:r>
        <w:r>
          <w:t xml:space="preserve"> Jf</w:t>
        </w:r>
      </w:ins>
      <w:ins w:id="517" w:author="Claus" w:date="2018-12-19T16:33:00Z">
        <w:r>
          <w:t>.</w:t>
        </w:r>
      </w:ins>
      <w:ins w:id="518" w:author="Claus" w:date="2018-12-19T14:08:00Z">
        <w:r>
          <w:t xml:space="preserve"> videointerview: </w:t>
        </w:r>
        <w:r>
          <w:fldChar w:fldCharType="begin"/>
        </w:r>
        <w:r>
          <w:instrText xml:space="preserve"> HYPERLINK "</w:instrText>
        </w:r>
        <w:r w:rsidRPr="00D420CE">
          <w:instrText>https://www.youtube.com/watch?v=OMatlvol_ns</w:instrText>
        </w:r>
        <w:r>
          <w:instrText xml:space="preserve">" </w:instrText>
        </w:r>
        <w:r>
          <w:fldChar w:fldCharType="separate"/>
        </w:r>
        <w:r w:rsidRPr="00F264A5">
          <w:rPr>
            <w:rStyle w:val="Hyperlink"/>
          </w:rPr>
          <w:t>https://www.youtube.com/watch?v=OMatlvol_ns</w:t>
        </w:r>
        <w:r>
          <w:fldChar w:fldCharType="end"/>
        </w:r>
        <w:r>
          <w:t xml:space="preserve"> @13.25</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618A"/>
    <w:multiLevelType w:val="hybridMultilevel"/>
    <w:tmpl w:val="044EA742"/>
    <w:lvl w:ilvl="0" w:tplc="BA52664C">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5AF4CDB"/>
    <w:multiLevelType w:val="hybridMultilevel"/>
    <w:tmpl w:val="51DCF108"/>
    <w:lvl w:ilvl="0" w:tplc="A374494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nsid w:val="2CD814D8"/>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1432"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
    <w:nsid w:val="3D151D43"/>
    <w:multiLevelType w:val="hybridMultilevel"/>
    <w:tmpl w:val="F6408346"/>
    <w:lvl w:ilvl="0" w:tplc="B0F2C07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nsid w:val="40A23D75"/>
    <w:multiLevelType w:val="hybridMultilevel"/>
    <w:tmpl w:val="FFDAFDFC"/>
    <w:lvl w:ilvl="0" w:tplc="7ABE38F8">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5">
    <w:nsid w:val="470A7D3C"/>
    <w:multiLevelType w:val="hybridMultilevel"/>
    <w:tmpl w:val="5398605A"/>
    <w:lvl w:ilvl="0" w:tplc="6C2EB7A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4FC33124"/>
    <w:multiLevelType w:val="hybridMultilevel"/>
    <w:tmpl w:val="77DEE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4FCE4A7E"/>
    <w:multiLevelType w:val="hybridMultilevel"/>
    <w:tmpl w:val="E690E096"/>
    <w:lvl w:ilvl="0" w:tplc="F1C6EABC">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8">
    <w:nsid w:val="580C07B3"/>
    <w:multiLevelType w:val="hybridMultilevel"/>
    <w:tmpl w:val="D3C480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59252A35"/>
    <w:multiLevelType w:val="hybridMultilevel"/>
    <w:tmpl w:val="2B4685AA"/>
    <w:lvl w:ilvl="0" w:tplc="1090E71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753F38B8"/>
    <w:multiLevelType w:val="hybridMultilevel"/>
    <w:tmpl w:val="BC4C42C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7F617DED"/>
    <w:multiLevelType w:val="hybridMultilevel"/>
    <w:tmpl w:val="776CC648"/>
    <w:lvl w:ilvl="0" w:tplc="B1B28A7E">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9"/>
  </w:num>
  <w:num w:numId="2">
    <w:abstractNumId w:val="11"/>
  </w:num>
  <w:num w:numId="3">
    <w:abstractNumId w:val="7"/>
  </w:num>
  <w:num w:numId="4">
    <w:abstractNumId w:val="3"/>
  </w:num>
  <w:num w:numId="5">
    <w:abstractNumId w:val="1"/>
  </w:num>
  <w:num w:numId="6">
    <w:abstractNumId w:val="4"/>
  </w:num>
  <w:num w:numId="7">
    <w:abstractNumId w:val="10"/>
  </w:num>
  <w:num w:numId="8">
    <w:abstractNumId w:val="8"/>
  </w:num>
  <w:num w:numId="9">
    <w:abstractNumId w:val="6"/>
  </w:num>
  <w:num w:numId="10">
    <w:abstractNumId w:val="5"/>
  </w:num>
  <w:num w:numId="11">
    <w:abstractNumId w:val="0"/>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trackRevisions/>
  <w:defaultTabStop w:val="1304"/>
  <w:hyphenationZone w:val="425"/>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useFELayout/>
  </w:compat>
  <w:rsids>
    <w:rsidRoot w:val="00E20BEB"/>
    <w:rsid w:val="00035B7D"/>
    <w:rsid w:val="00040122"/>
    <w:rsid w:val="00042DBB"/>
    <w:rsid w:val="0005111C"/>
    <w:rsid w:val="000519D5"/>
    <w:rsid w:val="0006707D"/>
    <w:rsid w:val="000720BB"/>
    <w:rsid w:val="00072462"/>
    <w:rsid w:val="0007288B"/>
    <w:rsid w:val="00076A19"/>
    <w:rsid w:val="00076F77"/>
    <w:rsid w:val="000905A3"/>
    <w:rsid w:val="0009330D"/>
    <w:rsid w:val="000962EB"/>
    <w:rsid w:val="00096E66"/>
    <w:rsid w:val="00096F7C"/>
    <w:rsid w:val="000A0755"/>
    <w:rsid w:val="000A23A5"/>
    <w:rsid w:val="000A7255"/>
    <w:rsid w:val="000B207B"/>
    <w:rsid w:val="000C27CC"/>
    <w:rsid w:val="000C3AED"/>
    <w:rsid w:val="000C7945"/>
    <w:rsid w:val="000E23CD"/>
    <w:rsid w:val="000E6EE4"/>
    <w:rsid w:val="000E7B11"/>
    <w:rsid w:val="000E7FEC"/>
    <w:rsid w:val="00100DFB"/>
    <w:rsid w:val="00101BD5"/>
    <w:rsid w:val="0010475B"/>
    <w:rsid w:val="00105213"/>
    <w:rsid w:val="00112AE8"/>
    <w:rsid w:val="00112F20"/>
    <w:rsid w:val="001138BD"/>
    <w:rsid w:val="00113D11"/>
    <w:rsid w:val="001155AE"/>
    <w:rsid w:val="00122B6A"/>
    <w:rsid w:val="00131C01"/>
    <w:rsid w:val="00132A3B"/>
    <w:rsid w:val="00132F63"/>
    <w:rsid w:val="0013533A"/>
    <w:rsid w:val="00135936"/>
    <w:rsid w:val="0014138B"/>
    <w:rsid w:val="0014228C"/>
    <w:rsid w:val="001526CB"/>
    <w:rsid w:val="00164A52"/>
    <w:rsid w:val="00170722"/>
    <w:rsid w:val="00172CAC"/>
    <w:rsid w:val="001768C7"/>
    <w:rsid w:val="00180C87"/>
    <w:rsid w:val="00183D0A"/>
    <w:rsid w:val="00194AB3"/>
    <w:rsid w:val="00195087"/>
    <w:rsid w:val="00197717"/>
    <w:rsid w:val="00197D57"/>
    <w:rsid w:val="001A7B65"/>
    <w:rsid w:val="001B0E62"/>
    <w:rsid w:val="001B2587"/>
    <w:rsid w:val="001B599D"/>
    <w:rsid w:val="001C1E11"/>
    <w:rsid w:val="001C5B17"/>
    <w:rsid w:val="001C65C2"/>
    <w:rsid w:val="001D37FD"/>
    <w:rsid w:val="001D5824"/>
    <w:rsid w:val="001E7E91"/>
    <w:rsid w:val="001F2209"/>
    <w:rsid w:val="001F2CD5"/>
    <w:rsid w:val="002000D9"/>
    <w:rsid w:val="00203507"/>
    <w:rsid w:val="0020386D"/>
    <w:rsid w:val="002040B7"/>
    <w:rsid w:val="0020484B"/>
    <w:rsid w:val="002106EF"/>
    <w:rsid w:val="002178B8"/>
    <w:rsid w:val="00223434"/>
    <w:rsid w:val="0022680F"/>
    <w:rsid w:val="00231B65"/>
    <w:rsid w:val="00232D60"/>
    <w:rsid w:val="00233F6A"/>
    <w:rsid w:val="002477D7"/>
    <w:rsid w:val="002526FE"/>
    <w:rsid w:val="00252CB5"/>
    <w:rsid w:val="0025794C"/>
    <w:rsid w:val="00257A2C"/>
    <w:rsid w:val="00263007"/>
    <w:rsid w:val="002643A2"/>
    <w:rsid w:val="00270A3F"/>
    <w:rsid w:val="00273A97"/>
    <w:rsid w:val="002740EB"/>
    <w:rsid w:val="00280FF3"/>
    <w:rsid w:val="00296A06"/>
    <w:rsid w:val="00297FE3"/>
    <w:rsid w:val="002A162A"/>
    <w:rsid w:val="002A4186"/>
    <w:rsid w:val="002A6B5D"/>
    <w:rsid w:val="002A6E98"/>
    <w:rsid w:val="002B4840"/>
    <w:rsid w:val="002B654D"/>
    <w:rsid w:val="002B7E1D"/>
    <w:rsid w:val="002C0631"/>
    <w:rsid w:val="002C605A"/>
    <w:rsid w:val="002D30AB"/>
    <w:rsid w:val="002D4989"/>
    <w:rsid w:val="002D67EF"/>
    <w:rsid w:val="002D68B2"/>
    <w:rsid w:val="002D7BB7"/>
    <w:rsid w:val="002E3D80"/>
    <w:rsid w:val="002E715B"/>
    <w:rsid w:val="002E736F"/>
    <w:rsid w:val="002E7C06"/>
    <w:rsid w:val="002F1835"/>
    <w:rsid w:val="002F26FD"/>
    <w:rsid w:val="002F2E8C"/>
    <w:rsid w:val="00300DF4"/>
    <w:rsid w:val="00303390"/>
    <w:rsid w:val="00304385"/>
    <w:rsid w:val="0030440E"/>
    <w:rsid w:val="00307E1F"/>
    <w:rsid w:val="0031179E"/>
    <w:rsid w:val="00314221"/>
    <w:rsid w:val="00323B0D"/>
    <w:rsid w:val="00323B6B"/>
    <w:rsid w:val="003320F0"/>
    <w:rsid w:val="00334F88"/>
    <w:rsid w:val="003372A1"/>
    <w:rsid w:val="00337A46"/>
    <w:rsid w:val="003460E7"/>
    <w:rsid w:val="00350316"/>
    <w:rsid w:val="00350C84"/>
    <w:rsid w:val="00353EA5"/>
    <w:rsid w:val="00364FF1"/>
    <w:rsid w:val="00366190"/>
    <w:rsid w:val="003709D6"/>
    <w:rsid w:val="00373076"/>
    <w:rsid w:val="003735A3"/>
    <w:rsid w:val="003775B7"/>
    <w:rsid w:val="0038019D"/>
    <w:rsid w:val="0038107B"/>
    <w:rsid w:val="00381A7A"/>
    <w:rsid w:val="00393F7A"/>
    <w:rsid w:val="003945CE"/>
    <w:rsid w:val="003961D3"/>
    <w:rsid w:val="0039723C"/>
    <w:rsid w:val="003A54EE"/>
    <w:rsid w:val="003A5EA9"/>
    <w:rsid w:val="003B0933"/>
    <w:rsid w:val="003B4EE1"/>
    <w:rsid w:val="003B660D"/>
    <w:rsid w:val="003C3CF1"/>
    <w:rsid w:val="003C78E9"/>
    <w:rsid w:val="003D412D"/>
    <w:rsid w:val="003D4F0E"/>
    <w:rsid w:val="003D7243"/>
    <w:rsid w:val="003E3A61"/>
    <w:rsid w:val="003E5BED"/>
    <w:rsid w:val="003F05A6"/>
    <w:rsid w:val="003F10A6"/>
    <w:rsid w:val="003F6DA5"/>
    <w:rsid w:val="003F72B1"/>
    <w:rsid w:val="003F7B20"/>
    <w:rsid w:val="00404227"/>
    <w:rsid w:val="00426195"/>
    <w:rsid w:val="00462EC6"/>
    <w:rsid w:val="00473C7B"/>
    <w:rsid w:val="004743C2"/>
    <w:rsid w:val="00475BDC"/>
    <w:rsid w:val="00477DB7"/>
    <w:rsid w:val="0048045C"/>
    <w:rsid w:val="00483122"/>
    <w:rsid w:val="00483A38"/>
    <w:rsid w:val="00487D78"/>
    <w:rsid w:val="004A25D9"/>
    <w:rsid w:val="004A6288"/>
    <w:rsid w:val="004B0118"/>
    <w:rsid w:val="004B2BEC"/>
    <w:rsid w:val="004B3496"/>
    <w:rsid w:val="004B5B92"/>
    <w:rsid w:val="004C186E"/>
    <w:rsid w:val="004C21AA"/>
    <w:rsid w:val="004C2A55"/>
    <w:rsid w:val="004D1DD1"/>
    <w:rsid w:val="004D4777"/>
    <w:rsid w:val="004D79AE"/>
    <w:rsid w:val="004E4E93"/>
    <w:rsid w:val="004F64B0"/>
    <w:rsid w:val="00511969"/>
    <w:rsid w:val="005145FA"/>
    <w:rsid w:val="00514F55"/>
    <w:rsid w:val="005200C0"/>
    <w:rsid w:val="00522A3C"/>
    <w:rsid w:val="005376BA"/>
    <w:rsid w:val="005454A7"/>
    <w:rsid w:val="005456EE"/>
    <w:rsid w:val="00552589"/>
    <w:rsid w:val="005534E5"/>
    <w:rsid w:val="00553D83"/>
    <w:rsid w:val="005541B5"/>
    <w:rsid w:val="005558FE"/>
    <w:rsid w:val="00556DA5"/>
    <w:rsid w:val="005609D4"/>
    <w:rsid w:val="00566BB2"/>
    <w:rsid w:val="00570697"/>
    <w:rsid w:val="0057427B"/>
    <w:rsid w:val="00574D6C"/>
    <w:rsid w:val="00577A46"/>
    <w:rsid w:val="00582449"/>
    <w:rsid w:val="005853FA"/>
    <w:rsid w:val="005858CF"/>
    <w:rsid w:val="00595086"/>
    <w:rsid w:val="005A0F3D"/>
    <w:rsid w:val="005A2AF4"/>
    <w:rsid w:val="005A3D16"/>
    <w:rsid w:val="005B11EB"/>
    <w:rsid w:val="005B3C40"/>
    <w:rsid w:val="005B49B6"/>
    <w:rsid w:val="005B5DE2"/>
    <w:rsid w:val="005C14F6"/>
    <w:rsid w:val="005C1A1E"/>
    <w:rsid w:val="005C2098"/>
    <w:rsid w:val="005D79B6"/>
    <w:rsid w:val="005E2626"/>
    <w:rsid w:val="00600D65"/>
    <w:rsid w:val="00611612"/>
    <w:rsid w:val="00614611"/>
    <w:rsid w:val="00617AD8"/>
    <w:rsid w:val="006222C7"/>
    <w:rsid w:val="00623B06"/>
    <w:rsid w:val="00625AD4"/>
    <w:rsid w:val="006341CF"/>
    <w:rsid w:val="006415C9"/>
    <w:rsid w:val="006478A4"/>
    <w:rsid w:val="00650246"/>
    <w:rsid w:val="006523A0"/>
    <w:rsid w:val="00653D30"/>
    <w:rsid w:val="006541F1"/>
    <w:rsid w:val="006551D5"/>
    <w:rsid w:val="006558CB"/>
    <w:rsid w:val="0065789E"/>
    <w:rsid w:val="006608DC"/>
    <w:rsid w:val="00660F23"/>
    <w:rsid w:val="00664C00"/>
    <w:rsid w:val="00671A45"/>
    <w:rsid w:val="00675D96"/>
    <w:rsid w:val="00680CD3"/>
    <w:rsid w:val="0068161A"/>
    <w:rsid w:val="00684E28"/>
    <w:rsid w:val="00685C0F"/>
    <w:rsid w:val="006866A2"/>
    <w:rsid w:val="00697B2E"/>
    <w:rsid w:val="006A396F"/>
    <w:rsid w:val="006B0243"/>
    <w:rsid w:val="006B2B60"/>
    <w:rsid w:val="006B388D"/>
    <w:rsid w:val="006B38C4"/>
    <w:rsid w:val="006C176E"/>
    <w:rsid w:val="006D3C23"/>
    <w:rsid w:val="006D44D1"/>
    <w:rsid w:val="006D620B"/>
    <w:rsid w:val="006E0EBB"/>
    <w:rsid w:val="006F1314"/>
    <w:rsid w:val="006F4246"/>
    <w:rsid w:val="00700410"/>
    <w:rsid w:val="0070346A"/>
    <w:rsid w:val="00706E95"/>
    <w:rsid w:val="007113BC"/>
    <w:rsid w:val="0071237E"/>
    <w:rsid w:val="00713779"/>
    <w:rsid w:val="00715D1F"/>
    <w:rsid w:val="007166A9"/>
    <w:rsid w:val="00722829"/>
    <w:rsid w:val="00722C54"/>
    <w:rsid w:val="00725F23"/>
    <w:rsid w:val="00726328"/>
    <w:rsid w:val="00737F6A"/>
    <w:rsid w:val="007405C7"/>
    <w:rsid w:val="00740B62"/>
    <w:rsid w:val="0075148A"/>
    <w:rsid w:val="0075163D"/>
    <w:rsid w:val="00757D83"/>
    <w:rsid w:val="00761DD2"/>
    <w:rsid w:val="007655DC"/>
    <w:rsid w:val="00766741"/>
    <w:rsid w:val="007803A6"/>
    <w:rsid w:val="00792403"/>
    <w:rsid w:val="007937F7"/>
    <w:rsid w:val="007946F3"/>
    <w:rsid w:val="0079628D"/>
    <w:rsid w:val="007A2EA7"/>
    <w:rsid w:val="007A3F99"/>
    <w:rsid w:val="007A5839"/>
    <w:rsid w:val="007B1C18"/>
    <w:rsid w:val="007B3786"/>
    <w:rsid w:val="007B669B"/>
    <w:rsid w:val="007C28B3"/>
    <w:rsid w:val="007C495E"/>
    <w:rsid w:val="007D26B1"/>
    <w:rsid w:val="007D6C41"/>
    <w:rsid w:val="007E5344"/>
    <w:rsid w:val="007E736A"/>
    <w:rsid w:val="007F0E87"/>
    <w:rsid w:val="007F4F9B"/>
    <w:rsid w:val="00801C93"/>
    <w:rsid w:val="00803304"/>
    <w:rsid w:val="008033FC"/>
    <w:rsid w:val="00803BD6"/>
    <w:rsid w:val="00807BC2"/>
    <w:rsid w:val="008100DB"/>
    <w:rsid w:val="00811E1E"/>
    <w:rsid w:val="00812032"/>
    <w:rsid w:val="00812593"/>
    <w:rsid w:val="00812744"/>
    <w:rsid w:val="0081303C"/>
    <w:rsid w:val="0081437D"/>
    <w:rsid w:val="00815A21"/>
    <w:rsid w:val="0082141B"/>
    <w:rsid w:val="00822302"/>
    <w:rsid w:val="00824E4C"/>
    <w:rsid w:val="00825774"/>
    <w:rsid w:val="00832B0C"/>
    <w:rsid w:val="00833486"/>
    <w:rsid w:val="008339AD"/>
    <w:rsid w:val="00840495"/>
    <w:rsid w:val="008424A1"/>
    <w:rsid w:val="008427AB"/>
    <w:rsid w:val="008452FA"/>
    <w:rsid w:val="00865F60"/>
    <w:rsid w:val="00867950"/>
    <w:rsid w:val="00886BA5"/>
    <w:rsid w:val="00886BDA"/>
    <w:rsid w:val="0089264D"/>
    <w:rsid w:val="008A2EEE"/>
    <w:rsid w:val="008A41C6"/>
    <w:rsid w:val="008A6BE9"/>
    <w:rsid w:val="008B0BF3"/>
    <w:rsid w:val="008B48CE"/>
    <w:rsid w:val="008B5297"/>
    <w:rsid w:val="008C018D"/>
    <w:rsid w:val="008C2F48"/>
    <w:rsid w:val="008C642B"/>
    <w:rsid w:val="008D1CB6"/>
    <w:rsid w:val="008D5AC4"/>
    <w:rsid w:val="008D68FF"/>
    <w:rsid w:val="008D72A1"/>
    <w:rsid w:val="008E19D1"/>
    <w:rsid w:val="008E210D"/>
    <w:rsid w:val="008E2FB2"/>
    <w:rsid w:val="008E4C51"/>
    <w:rsid w:val="008F0D09"/>
    <w:rsid w:val="008F66F8"/>
    <w:rsid w:val="008F7105"/>
    <w:rsid w:val="00904500"/>
    <w:rsid w:val="00904F01"/>
    <w:rsid w:val="00910A22"/>
    <w:rsid w:val="009122C7"/>
    <w:rsid w:val="00916F1E"/>
    <w:rsid w:val="009205CD"/>
    <w:rsid w:val="00922AAE"/>
    <w:rsid w:val="009303BA"/>
    <w:rsid w:val="00931968"/>
    <w:rsid w:val="009324A2"/>
    <w:rsid w:val="0093604F"/>
    <w:rsid w:val="009607B1"/>
    <w:rsid w:val="00962D17"/>
    <w:rsid w:val="009707C6"/>
    <w:rsid w:val="00972086"/>
    <w:rsid w:val="009737CA"/>
    <w:rsid w:val="00980342"/>
    <w:rsid w:val="00981078"/>
    <w:rsid w:val="009843F1"/>
    <w:rsid w:val="00984CD6"/>
    <w:rsid w:val="009968D2"/>
    <w:rsid w:val="009A5123"/>
    <w:rsid w:val="009A706E"/>
    <w:rsid w:val="009A783D"/>
    <w:rsid w:val="009C7F34"/>
    <w:rsid w:val="009D1A28"/>
    <w:rsid w:val="009D7CF5"/>
    <w:rsid w:val="009E452B"/>
    <w:rsid w:val="009F16E7"/>
    <w:rsid w:val="009F1BC5"/>
    <w:rsid w:val="009F4435"/>
    <w:rsid w:val="00A031FB"/>
    <w:rsid w:val="00A1147E"/>
    <w:rsid w:val="00A13D0E"/>
    <w:rsid w:val="00A21720"/>
    <w:rsid w:val="00A23311"/>
    <w:rsid w:val="00A26A30"/>
    <w:rsid w:val="00A2757F"/>
    <w:rsid w:val="00A306AD"/>
    <w:rsid w:val="00A4041A"/>
    <w:rsid w:val="00A420DC"/>
    <w:rsid w:val="00A43C50"/>
    <w:rsid w:val="00A43CF4"/>
    <w:rsid w:val="00A47FD9"/>
    <w:rsid w:val="00A56F7A"/>
    <w:rsid w:val="00A63E70"/>
    <w:rsid w:val="00A75109"/>
    <w:rsid w:val="00A76332"/>
    <w:rsid w:val="00A76C8B"/>
    <w:rsid w:val="00A8637C"/>
    <w:rsid w:val="00A87595"/>
    <w:rsid w:val="00A9131C"/>
    <w:rsid w:val="00A96EFF"/>
    <w:rsid w:val="00A975AE"/>
    <w:rsid w:val="00AA123A"/>
    <w:rsid w:val="00AA2496"/>
    <w:rsid w:val="00AA35F0"/>
    <w:rsid w:val="00AB0616"/>
    <w:rsid w:val="00AB2C0A"/>
    <w:rsid w:val="00AB357E"/>
    <w:rsid w:val="00AB4EC1"/>
    <w:rsid w:val="00AB5317"/>
    <w:rsid w:val="00AC2921"/>
    <w:rsid w:val="00AC3552"/>
    <w:rsid w:val="00AC397E"/>
    <w:rsid w:val="00AC3EDB"/>
    <w:rsid w:val="00AD5396"/>
    <w:rsid w:val="00AE028E"/>
    <w:rsid w:val="00AE152D"/>
    <w:rsid w:val="00AE588F"/>
    <w:rsid w:val="00AE70F2"/>
    <w:rsid w:val="00AF4B03"/>
    <w:rsid w:val="00AF6395"/>
    <w:rsid w:val="00B06677"/>
    <w:rsid w:val="00B115C9"/>
    <w:rsid w:val="00B16096"/>
    <w:rsid w:val="00B30175"/>
    <w:rsid w:val="00B307C8"/>
    <w:rsid w:val="00B34EC4"/>
    <w:rsid w:val="00B35397"/>
    <w:rsid w:val="00B37393"/>
    <w:rsid w:val="00B37B67"/>
    <w:rsid w:val="00B40E8C"/>
    <w:rsid w:val="00B42FD8"/>
    <w:rsid w:val="00B45F79"/>
    <w:rsid w:val="00B471CC"/>
    <w:rsid w:val="00B5463E"/>
    <w:rsid w:val="00B56E54"/>
    <w:rsid w:val="00B57014"/>
    <w:rsid w:val="00B81A1E"/>
    <w:rsid w:val="00B830DC"/>
    <w:rsid w:val="00B92250"/>
    <w:rsid w:val="00B94349"/>
    <w:rsid w:val="00B96346"/>
    <w:rsid w:val="00BA5415"/>
    <w:rsid w:val="00BA6254"/>
    <w:rsid w:val="00BB18AD"/>
    <w:rsid w:val="00BB4266"/>
    <w:rsid w:val="00BB5B5C"/>
    <w:rsid w:val="00BB6E48"/>
    <w:rsid w:val="00BB709F"/>
    <w:rsid w:val="00BC0B73"/>
    <w:rsid w:val="00BC2942"/>
    <w:rsid w:val="00BC29BF"/>
    <w:rsid w:val="00BC463E"/>
    <w:rsid w:val="00BC5317"/>
    <w:rsid w:val="00BD0E15"/>
    <w:rsid w:val="00BD48E0"/>
    <w:rsid w:val="00BD4CE3"/>
    <w:rsid w:val="00BD765D"/>
    <w:rsid w:val="00BD79D8"/>
    <w:rsid w:val="00BE1BED"/>
    <w:rsid w:val="00BE453F"/>
    <w:rsid w:val="00BF00FB"/>
    <w:rsid w:val="00BF3F20"/>
    <w:rsid w:val="00BF746A"/>
    <w:rsid w:val="00C05CCC"/>
    <w:rsid w:val="00C07D61"/>
    <w:rsid w:val="00C10478"/>
    <w:rsid w:val="00C1419F"/>
    <w:rsid w:val="00C15A62"/>
    <w:rsid w:val="00C17CB4"/>
    <w:rsid w:val="00C21484"/>
    <w:rsid w:val="00C2307C"/>
    <w:rsid w:val="00C25B55"/>
    <w:rsid w:val="00C25F8E"/>
    <w:rsid w:val="00C263B0"/>
    <w:rsid w:val="00C26624"/>
    <w:rsid w:val="00C30EE6"/>
    <w:rsid w:val="00C30F07"/>
    <w:rsid w:val="00C31642"/>
    <w:rsid w:val="00C34705"/>
    <w:rsid w:val="00C3591A"/>
    <w:rsid w:val="00C369B6"/>
    <w:rsid w:val="00C46B5B"/>
    <w:rsid w:val="00C47D82"/>
    <w:rsid w:val="00C50BD7"/>
    <w:rsid w:val="00C5405C"/>
    <w:rsid w:val="00C555F6"/>
    <w:rsid w:val="00C709E3"/>
    <w:rsid w:val="00C7643B"/>
    <w:rsid w:val="00C772EC"/>
    <w:rsid w:val="00C77F9A"/>
    <w:rsid w:val="00C8263C"/>
    <w:rsid w:val="00C82689"/>
    <w:rsid w:val="00C84BF5"/>
    <w:rsid w:val="00C85FAA"/>
    <w:rsid w:val="00C94D4C"/>
    <w:rsid w:val="00C97A8A"/>
    <w:rsid w:val="00CA31FD"/>
    <w:rsid w:val="00CA3331"/>
    <w:rsid w:val="00CA4AF2"/>
    <w:rsid w:val="00CA518B"/>
    <w:rsid w:val="00CA7BE2"/>
    <w:rsid w:val="00CB06B3"/>
    <w:rsid w:val="00CB0E6B"/>
    <w:rsid w:val="00CB3938"/>
    <w:rsid w:val="00CB534C"/>
    <w:rsid w:val="00CB6C52"/>
    <w:rsid w:val="00CC1900"/>
    <w:rsid w:val="00CC1B68"/>
    <w:rsid w:val="00CC2534"/>
    <w:rsid w:val="00CC3F67"/>
    <w:rsid w:val="00CC43AF"/>
    <w:rsid w:val="00CD0742"/>
    <w:rsid w:val="00CD6A49"/>
    <w:rsid w:val="00CE2647"/>
    <w:rsid w:val="00CE4FAF"/>
    <w:rsid w:val="00CE5F2B"/>
    <w:rsid w:val="00CE61F8"/>
    <w:rsid w:val="00CE686E"/>
    <w:rsid w:val="00CF1CF8"/>
    <w:rsid w:val="00D012D1"/>
    <w:rsid w:val="00D063C0"/>
    <w:rsid w:val="00D0793A"/>
    <w:rsid w:val="00D104AE"/>
    <w:rsid w:val="00D1176D"/>
    <w:rsid w:val="00D120E6"/>
    <w:rsid w:val="00D1465C"/>
    <w:rsid w:val="00D21BEA"/>
    <w:rsid w:val="00D2246B"/>
    <w:rsid w:val="00D24E49"/>
    <w:rsid w:val="00D25017"/>
    <w:rsid w:val="00D34BEB"/>
    <w:rsid w:val="00D36484"/>
    <w:rsid w:val="00D41ADB"/>
    <w:rsid w:val="00D420CE"/>
    <w:rsid w:val="00D42FE3"/>
    <w:rsid w:val="00D633E3"/>
    <w:rsid w:val="00D676C0"/>
    <w:rsid w:val="00D73ED6"/>
    <w:rsid w:val="00D74B1C"/>
    <w:rsid w:val="00D77EED"/>
    <w:rsid w:val="00D83A28"/>
    <w:rsid w:val="00D87E8A"/>
    <w:rsid w:val="00D919B4"/>
    <w:rsid w:val="00D95CBB"/>
    <w:rsid w:val="00DA27A7"/>
    <w:rsid w:val="00DA3999"/>
    <w:rsid w:val="00DB0034"/>
    <w:rsid w:val="00DB5F4A"/>
    <w:rsid w:val="00DC1D41"/>
    <w:rsid w:val="00DC741F"/>
    <w:rsid w:val="00DD0AC5"/>
    <w:rsid w:val="00DD7F3D"/>
    <w:rsid w:val="00DE1E28"/>
    <w:rsid w:val="00DE2103"/>
    <w:rsid w:val="00DE3CD4"/>
    <w:rsid w:val="00DF0AF0"/>
    <w:rsid w:val="00DF0C1F"/>
    <w:rsid w:val="00DF11E3"/>
    <w:rsid w:val="00DF2079"/>
    <w:rsid w:val="00DF22BF"/>
    <w:rsid w:val="00DF2682"/>
    <w:rsid w:val="00DF6E22"/>
    <w:rsid w:val="00E0155B"/>
    <w:rsid w:val="00E041E8"/>
    <w:rsid w:val="00E115E9"/>
    <w:rsid w:val="00E12432"/>
    <w:rsid w:val="00E204A8"/>
    <w:rsid w:val="00E20B57"/>
    <w:rsid w:val="00E20BEB"/>
    <w:rsid w:val="00E2172F"/>
    <w:rsid w:val="00E2193E"/>
    <w:rsid w:val="00E3326C"/>
    <w:rsid w:val="00E34DB4"/>
    <w:rsid w:val="00E34FE8"/>
    <w:rsid w:val="00E4355F"/>
    <w:rsid w:val="00E438F7"/>
    <w:rsid w:val="00E504E3"/>
    <w:rsid w:val="00E50991"/>
    <w:rsid w:val="00E56906"/>
    <w:rsid w:val="00E74FF0"/>
    <w:rsid w:val="00E8132D"/>
    <w:rsid w:val="00E92A0D"/>
    <w:rsid w:val="00E93E79"/>
    <w:rsid w:val="00E97660"/>
    <w:rsid w:val="00EA354B"/>
    <w:rsid w:val="00EA3E74"/>
    <w:rsid w:val="00EA5D12"/>
    <w:rsid w:val="00EB0D6E"/>
    <w:rsid w:val="00EB74BE"/>
    <w:rsid w:val="00EC1108"/>
    <w:rsid w:val="00EC2D5E"/>
    <w:rsid w:val="00EC469E"/>
    <w:rsid w:val="00EC4CB3"/>
    <w:rsid w:val="00EC6F1F"/>
    <w:rsid w:val="00EC75FF"/>
    <w:rsid w:val="00EC7EA7"/>
    <w:rsid w:val="00ED23D9"/>
    <w:rsid w:val="00ED3297"/>
    <w:rsid w:val="00ED5E7B"/>
    <w:rsid w:val="00ED6C02"/>
    <w:rsid w:val="00EE3A3C"/>
    <w:rsid w:val="00EE3BBC"/>
    <w:rsid w:val="00EF243D"/>
    <w:rsid w:val="00EF2558"/>
    <w:rsid w:val="00EF5BBB"/>
    <w:rsid w:val="00EF74E6"/>
    <w:rsid w:val="00F00DC5"/>
    <w:rsid w:val="00F05385"/>
    <w:rsid w:val="00F05B50"/>
    <w:rsid w:val="00F11904"/>
    <w:rsid w:val="00F143EA"/>
    <w:rsid w:val="00F15E06"/>
    <w:rsid w:val="00F176D3"/>
    <w:rsid w:val="00F17913"/>
    <w:rsid w:val="00F249A6"/>
    <w:rsid w:val="00F263EC"/>
    <w:rsid w:val="00F270DB"/>
    <w:rsid w:val="00F35CAE"/>
    <w:rsid w:val="00F46E3D"/>
    <w:rsid w:val="00F52F59"/>
    <w:rsid w:val="00F57584"/>
    <w:rsid w:val="00F6110A"/>
    <w:rsid w:val="00F6474F"/>
    <w:rsid w:val="00F653CF"/>
    <w:rsid w:val="00F722EC"/>
    <w:rsid w:val="00F7455B"/>
    <w:rsid w:val="00F746F9"/>
    <w:rsid w:val="00F86F87"/>
    <w:rsid w:val="00F90A88"/>
    <w:rsid w:val="00F9488D"/>
    <w:rsid w:val="00FA1632"/>
    <w:rsid w:val="00FB0157"/>
    <w:rsid w:val="00FB5E22"/>
    <w:rsid w:val="00FC3277"/>
    <w:rsid w:val="00FC655D"/>
    <w:rsid w:val="00FC6EE1"/>
    <w:rsid w:val="00FE1FA5"/>
    <w:rsid w:val="00FF011F"/>
    <w:rsid w:val="00FF1B14"/>
    <w:rsid w:val="00FF4059"/>
    <w:rsid w:val="00FF420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3FA"/>
  </w:style>
  <w:style w:type="paragraph" w:styleId="Overskrift1">
    <w:name w:val="heading 1"/>
    <w:basedOn w:val="Normal"/>
    <w:next w:val="Normal"/>
    <w:link w:val="Overskrift1Tegn"/>
    <w:uiPriority w:val="9"/>
    <w:qFormat/>
    <w:rsid w:val="00511969"/>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4B5B92"/>
    <w:pPr>
      <w:keepNext/>
      <w:keepLines/>
      <w:numPr>
        <w:ilvl w:val="1"/>
        <w:numId w:val="12"/>
      </w:numPr>
      <w:spacing w:before="200" w:after="0"/>
      <w:ind w:left="794" w:hanging="794"/>
      <w:outlineLvl w:val="1"/>
      <w:pPrChange w:id="0" w:author="Claus" w:date="2018-12-19T20:59:00Z">
        <w:pPr>
          <w:keepNext/>
          <w:keepLines/>
          <w:numPr>
            <w:ilvl w:val="1"/>
            <w:numId w:val="12"/>
          </w:numPr>
          <w:spacing w:before="200" w:line="276" w:lineRule="auto"/>
          <w:ind w:left="576" w:hanging="576"/>
          <w:outlineLvl w:val="1"/>
        </w:pPr>
      </w:pPrChange>
    </w:pPr>
    <w:rPr>
      <w:rFonts w:asciiTheme="majorHAnsi" w:eastAsiaTheme="majorEastAsia" w:hAnsiTheme="majorHAnsi" w:cstheme="majorBidi"/>
      <w:b/>
      <w:bCs/>
      <w:color w:val="4F81BD" w:themeColor="accent1"/>
      <w:sz w:val="26"/>
      <w:szCs w:val="26"/>
      <w:rPrChange w:id="0" w:author="Claus" w:date="2018-12-19T20:59:00Z">
        <w:rPr>
          <w:rFonts w:asciiTheme="majorHAnsi" w:eastAsiaTheme="majorEastAsia" w:hAnsiTheme="majorHAnsi" w:cstheme="majorBidi"/>
          <w:b/>
          <w:bCs/>
          <w:color w:val="4F81BD" w:themeColor="accent1"/>
          <w:sz w:val="26"/>
          <w:szCs w:val="26"/>
          <w:lang w:val="da-DK" w:eastAsia="en-US" w:bidi="ar-SA"/>
        </w:rPr>
      </w:rPrChange>
    </w:rPr>
  </w:style>
  <w:style w:type="paragraph" w:styleId="Overskrift3">
    <w:name w:val="heading 3"/>
    <w:basedOn w:val="Normal"/>
    <w:next w:val="Normal"/>
    <w:link w:val="Overskrift3Tegn"/>
    <w:uiPriority w:val="9"/>
    <w:unhideWhenUsed/>
    <w:qFormat/>
    <w:rsid w:val="00C5405C"/>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85FAA"/>
    <w:pPr>
      <w:keepNext/>
      <w:keepLines/>
      <w:numPr>
        <w:ilvl w:val="3"/>
        <w:numId w:val="12"/>
      </w:numPr>
      <w:spacing w:before="200" w:after="0"/>
      <w:ind w:left="864"/>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semiHidden/>
    <w:unhideWhenUsed/>
    <w:qFormat/>
    <w:rsid w:val="002740EB"/>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semiHidden/>
    <w:unhideWhenUsed/>
    <w:qFormat/>
    <w:rsid w:val="002740EB"/>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semiHidden/>
    <w:unhideWhenUsed/>
    <w:qFormat/>
    <w:rsid w:val="002740EB"/>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2740EB"/>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2740EB"/>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11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511969"/>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511969"/>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9707C6"/>
    <w:pPr>
      <w:ind w:left="720"/>
      <w:contextualSpacing/>
    </w:pPr>
  </w:style>
  <w:style w:type="table" w:styleId="Tabel-Gitter">
    <w:name w:val="Table Grid"/>
    <w:basedOn w:val="Tabel-Normal"/>
    <w:uiPriority w:val="39"/>
    <w:rsid w:val="00922A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itter3-fremhvningsfarve1">
    <w:name w:val="Medium Grid 3 Accent 1"/>
    <w:basedOn w:val="Tabel-Normal"/>
    <w:uiPriority w:val="69"/>
    <w:rsid w:val="002A6E9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trk">
    <w:name w:val="Strong"/>
    <w:basedOn w:val="Standardskrifttypeiafsnit"/>
    <w:uiPriority w:val="22"/>
    <w:qFormat/>
    <w:rsid w:val="0014228C"/>
    <w:rPr>
      <w:b/>
      <w:bCs/>
    </w:rPr>
  </w:style>
  <w:style w:type="table" w:styleId="Mediumgitter3-fremhvningsfarve3">
    <w:name w:val="Medium Grid 3 Accent 3"/>
    <w:basedOn w:val="Tabel-Normal"/>
    <w:uiPriority w:val="69"/>
    <w:rsid w:val="001353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6">
    <w:name w:val="Medium Grid 3 Accent 6"/>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itter3-fremhvningsfarve5">
    <w:name w:val="Medium Grid 3 Accent 5"/>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2">
    <w:name w:val="Medium Grid 3 Accent 2"/>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Markeringsbobletekst">
    <w:name w:val="Balloon Text"/>
    <w:basedOn w:val="Normal"/>
    <w:link w:val="MarkeringsbobletekstTegn"/>
    <w:uiPriority w:val="99"/>
    <w:semiHidden/>
    <w:unhideWhenUsed/>
    <w:rsid w:val="00664C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64C00"/>
    <w:rPr>
      <w:rFonts w:ascii="Tahoma" w:hAnsi="Tahoma" w:cs="Tahoma"/>
      <w:sz w:val="16"/>
      <w:szCs w:val="16"/>
    </w:rPr>
  </w:style>
  <w:style w:type="table" w:customStyle="1" w:styleId="Lysliste-markeringsfarve11">
    <w:name w:val="Lys liste - markeringsfarve11"/>
    <w:basedOn w:val="Tabel-Normal"/>
    <w:uiPriority w:val="61"/>
    <w:rsid w:val="006551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5C1A1E"/>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Mediumskygge2-fremhvningsfarve5">
    <w:name w:val="Medium Shading 2 Accent 5"/>
    <w:basedOn w:val="Tabel-Normal"/>
    <w:uiPriority w:val="64"/>
    <w:rsid w:val="001B0E6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Overskrift2Tegn">
    <w:name w:val="Overskrift 2 Tegn"/>
    <w:basedOn w:val="Standardskrifttypeiafsnit"/>
    <w:link w:val="Overskrift2"/>
    <w:uiPriority w:val="9"/>
    <w:rsid w:val="004B5B92"/>
    <w:rPr>
      <w:rFonts w:asciiTheme="majorHAnsi" w:eastAsiaTheme="majorEastAsia" w:hAnsiTheme="majorHAnsi" w:cstheme="majorBidi"/>
      <w:b/>
      <w:bCs/>
      <w:color w:val="4F81BD" w:themeColor="accent1"/>
      <w:sz w:val="26"/>
      <w:szCs w:val="26"/>
    </w:rPr>
  </w:style>
  <w:style w:type="character" w:customStyle="1" w:styleId="detail-number">
    <w:name w:val="detail-number"/>
    <w:basedOn w:val="Standardskrifttypeiafsnit"/>
    <w:rsid w:val="00A47FD9"/>
  </w:style>
  <w:style w:type="character" w:customStyle="1" w:styleId="detail-subject">
    <w:name w:val="detail-subject"/>
    <w:basedOn w:val="Standardskrifttypeiafsnit"/>
    <w:rsid w:val="00A47FD9"/>
  </w:style>
  <w:style w:type="table" w:styleId="Lysliste-fremhvningsfarve3">
    <w:name w:val="Light List Accent 3"/>
    <w:basedOn w:val="Tabel-Normal"/>
    <w:uiPriority w:val="61"/>
    <w:rsid w:val="00AD53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Kommentarhenvisning">
    <w:name w:val="annotation reference"/>
    <w:basedOn w:val="Standardskrifttypeiafsnit"/>
    <w:uiPriority w:val="99"/>
    <w:semiHidden/>
    <w:unhideWhenUsed/>
    <w:rsid w:val="006F4246"/>
    <w:rPr>
      <w:sz w:val="16"/>
      <w:szCs w:val="16"/>
    </w:rPr>
  </w:style>
  <w:style w:type="paragraph" w:styleId="Kommentartekst">
    <w:name w:val="annotation text"/>
    <w:basedOn w:val="Normal"/>
    <w:link w:val="KommentartekstTegn"/>
    <w:uiPriority w:val="99"/>
    <w:semiHidden/>
    <w:unhideWhenUsed/>
    <w:rsid w:val="006F4246"/>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6F4246"/>
    <w:rPr>
      <w:sz w:val="20"/>
      <w:szCs w:val="20"/>
    </w:rPr>
  </w:style>
  <w:style w:type="paragraph" w:styleId="Kommentaremne">
    <w:name w:val="annotation subject"/>
    <w:basedOn w:val="Kommentartekst"/>
    <w:next w:val="Kommentartekst"/>
    <w:link w:val="KommentaremneTegn"/>
    <w:uiPriority w:val="99"/>
    <w:semiHidden/>
    <w:unhideWhenUsed/>
    <w:rsid w:val="006F4246"/>
    <w:rPr>
      <w:b/>
      <w:bCs/>
    </w:rPr>
  </w:style>
  <w:style w:type="character" w:customStyle="1" w:styleId="KommentaremneTegn">
    <w:name w:val="Kommentaremne Tegn"/>
    <w:basedOn w:val="KommentartekstTegn"/>
    <w:link w:val="Kommentaremne"/>
    <w:uiPriority w:val="99"/>
    <w:semiHidden/>
    <w:rsid w:val="006F4246"/>
    <w:rPr>
      <w:b/>
      <w:bCs/>
    </w:rPr>
  </w:style>
  <w:style w:type="paragraph" w:styleId="Korrektur">
    <w:name w:val="Revision"/>
    <w:hidden/>
    <w:uiPriority w:val="99"/>
    <w:semiHidden/>
    <w:rsid w:val="0022680F"/>
    <w:pPr>
      <w:spacing w:after="0" w:line="240" w:lineRule="auto"/>
    </w:pPr>
  </w:style>
  <w:style w:type="character" w:customStyle="1" w:styleId="Overskrift3Tegn">
    <w:name w:val="Overskrift 3 Tegn"/>
    <w:basedOn w:val="Standardskrifttypeiafsnit"/>
    <w:link w:val="Overskrift3"/>
    <w:uiPriority w:val="9"/>
    <w:rsid w:val="00C5405C"/>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BB5B5C"/>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85FAA"/>
    <w:rPr>
      <w:rFonts w:asciiTheme="majorHAnsi" w:eastAsiaTheme="majorEastAsia" w:hAnsiTheme="majorHAnsi" w:cstheme="majorBidi"/>
      <w:b/>
      <w:bCs/>
      <w:i/>
      <w:iCs/>
      <w:color w:val="4F81BD" w:themeColor="accent1"/>
    </w:rPr>
  </w:style>
  <w:style w:type="character" w:styleId="Hyperlink">
    <w:name w:val="Hyperlink"/>
    <w:basedOn w:val="Standardskrifttypeiafsnit"/>
    <w:uiPriority w:val="99"/>
    <w:unhideWhenUsed/>
    <w:rsid w:val="001A7B65"/>
    <w:rPr>
      <w:color w:val="0000FF" w:themeColor="hyperlink"/>
      <w:u w:val="single"/>
    </w:rPr>
  </w:style>
  <w:style w:type="character" w:customStyle="1" w:styleId="header-points">
    <w:name w:val="header-points"/>
    <w:basedOn w:val="Standardskrifttypeiafsnit"/>
    <w:rsid w:val="00B16096"/>
  </w:style>
  <w:style w:type="character" w:customStyle="1" w:styleId="us-status-bind">
    <w:name w:val="us-status-bind"/>
    <w:basedOn w:val="Standardskrifttypeiafsnit"/>
    <w:rsid w:val="00B16096"/>
  </w:style>
  <w:style w:type="character" w:customStyle="1" w:styleId="points-value">
    <w:name w:val="points-value"/>
    <w:basedOn w:val="Standardskrifttypeiafsnit"/>
    <w:rsid w:val="00B16096"/>
  </w:style>
  <w:style w:type="paragraph" w:styleId="Ingenafstand">
    <w:name w:val="No Spacing"/>
    <w:link w:val="IngenafstandTegn"/>
    <w:uiPriority w:val="1"/>
    <w:qFormat/>
    <w:rsid w:val="00700410"/>
    <w:pPr>
      <w:spacing w:after="0" w:line="240" w:lineRule="auto"/>
    </w:pPr>
  </w:style>
  <w:style w:type="paragraph" w:styleId="Fodnotetekst">
    <w:name w:val="footnote text"/>
    <w:basedOn w:val="Normal"/>
    <w:link w:val="FodnotetekstTegn"/>
    <w:uiPriority w:val="99"/>
    <w:semiHidden/>
    <w:unhideWhenUsed/>
    <w:rsid w:val="00D420C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420CE"/>
    <w:rPr>
      <w:sz w:val="20"/>
      <w:szCs w:val="20"/>
    </w:rPr>
  </w:style>
  <w:style w:type="character" w:styleId="Fodnotehenvisning">
    <w:name w:val="footnote reference"/>
    <w:basedOn w:val="Standardskrifttypeiafsnit"/>
    <w:uiPriority w:val="99"/>
    <w:semiHidden/>
    <w:unhideWhenUsed/>
    <w:rsid w:val="00D420CE"/>
    <w:rPr>
      <w:vertAlign w:val="superscript"/>
    </w:rPr>
  </w:style>
  <w:style w:type="character" w:customStyle="1" w:styleId="Overskrift5Tegn">
    <w:name w:val="Overskrift 5 Tegn"/>
    <w:basedOn w:val="Standardskrifttypeiafsnit"/>
    <w:link w:val="Overskrift5"/>
    <w:uiPriority w:val="9"/>
    <w:semiHidden/>
    <w:rsid w:val="002740EB"/>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typeiafsnit"/>
    <w:link w:val="Overskrift6"/>
    <w:uiPriority w:val="9"/>
    <w:semiHidden/>
    <w:rsid w:val="002740EB"/>
    <w:rPr>
      <w:rFonts w:asciiTheme="majorHAnsi" w:eastAsiaTheme="majorEastAsia" w:hAnsiTheme="majorHAnsi" w:cstheme="majorBidi"/>
      <w:i/>
      <w:iCs/>
      <w:color w:val="243F60" w:themeColor="accent1" w:themeShade="7F"/>
    </w:rPr>
  </w:style>
  <w:style w:type="character" w:customStyle="1" w:styleId="Overskrift7Tegn">
    <w:name w:val="Overskrift 7 Tegn"/>
    <w:basedOn w:val="Standardskrifttypeiafsnit"/>
    <w:link w:val="Overskrift7"/>
    <w:uiPriority w:val="9"/>
    <w:semiHidden/>
    <w:rsid w:val="002740E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2740E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2740EB"/>
    <w:rPr>
      <w:rFonts w:asciiTheme="majorHAnsi" w:eastAsiaTheme="majorEastAsia" w:hAnsiTheme="majorHAnsi" w:cstheme="majorBidi"/>
      <w:i/>
      <w:iCs/>
      <w:color w:val="404040" w:themeColor="text1" w:themeTint="BF"/>
      <w:sz w:val="20"/>
      <w:szCs w:val="20"/>
    </w:rPr>
  </w:style>
  <w:style w:type="character" w:customStyle="1" w:styleId="IngenafstandTegn">
    <w:name w:val="Ingen afstand Tegn"/>
    <w:basedOn w:val="Standardskrifttypeiafsnit"/>
    <w:link w:val="Ingenafstand"/>
    <w:uiPriority w:val="1"/>
    <w:rsid w:val="00C709E3"/>
  </w:style>
  <w:style w:type="paragraph" w:styleId="Sidehoved">
    <w:name w:val="header"/>
    <w:basedOn w:val="Normal"/>
    <w:link w:val="SidehovedTegn"/>
    <w:uiPriority w:val="99"/>
    <w:semiHidden/>
    <w:unhideWhenUsed/>
    <w:rsid w:val="00CD074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CD0742"/>
  </w:style>
  <w:style w:type="paragraph" w:styleId="Sidefod">
    <w:name w:val="footer"/>
    <w:basedOn w:val="Normal"/>
    <w:link w:val="SidefodTegn"/>
    <w:uiPriority w:val="99"/>
    <w:unhideWhenUsed/>
    <w:rsid w:val="00CD074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D0742"/>
  </w:style>
  <w:style w:type="paragraph" w:styleId="Overskrift">
    <w:name w:val="TOC Heading"/>
    <w:basedOn w:val="Overskrift1"/>
    <w:next w:val="Normal"/>
    <w:uiPriority w:val="39"/>
    <w:semiHidden/>
    <w:unhideWhenUsed/>
    <w:qFormat/>
    <w:rsid w:val="00CD0742"/>
    <w:pPr>
      <w:numPr>
        <w:numId w:val="0"/>
      </w:numPr>
      <w:outlineLvl w:val="9"/>
    </w:pPr>
  </w:style>
  <w:style w:type="paragraph" w:styleId="Indholdsfortegnelse1">
    <w:name w:val="toc 1"/>
    <w:basedOn w:val="Normal"/>
    <w:next w:val="Normal"/>
    <w:autoRedefine/>
    <w:uiPriority w:val="39"/>
    <w:unhideWhenUsed/>
    <w:rsid w:val="00CD0742"/>
    <w:pPr>
      <w:spacing w:after="100"/>
    </w:pPr>
  </w:style>
  <w:style w:type="paragraph" w:styleId="Indholdsfortegnelse2">
    <w:name w:val="toc 2"/>
    <w:basedOn w:val="Normal"/>
    <w:next w:val="Normal"/>
    <w:autoRedefine/>
    <w:uiPriority w:val="39"/>
    <w:unhideWhenUsed/>
    <w:rsid w:val="00CD0742"/>
    <w:pPr>
      <w:spacing w:after="100"/>
      <w:ind w:left="220"/>
    </w:pPr>
  </w:style>
  <w:style w:type="paragraph" w:styleId="Indholdsfortegnelse3">
    <w:name w:val="toc 3"/>
    <w:basedOn w:val="Normal"/>
    <w:next w:val="Normal"/>
    <w:autoRedefine/>
    <w:uiPriority w:val="39"/>
    <w:unhideWhenUsed/>
    <w:rsid w:val="00CD0742"/>
    <w:pPr>
      <w:spacing w:after="100"/>
      <w:ind w:left="440"/>
    </w:pPr>
  </w:style>
</w:styles>
</file>

<file path=word/webSettings.xml><?xml version="1.0" encoding="utf-8"?>
<w:webSettings xmlns:r="http://schemas.openxmlformats.org/officeDocument/2006/relationships" xmlns:w="http://schemas.openxmlformats.org/wordprocessingml/2006/main">
  <w:divs>
    <w:div w:id="318194069">
      <w:bodyDiv w:val="1"/>
      <w:marLeft w:val="0"/>
      <w:marRight w:val="0"/>
      <w:marTop w:val="0"/>
      <w:marBottom w:val="0"/>
      <w:divBdr>
        <w:top w:val="none" w:sz="0" w:space="0" w:color="auto"/>
        <w:left w:val="none" w:sz="0" w:space="0" w:color="auto"/>
        <w:bottom w:val="none" w:sz="0" w:space="0" w:color="auto"/>
        <w:right w:val="none" w:sz="0" w:space="0" w:color="auto"/>
      </w:divBdr>
    </w:div>
    <w:div w:id="350760173">
      <w:bodyDiv w:val="1"/>
      <w:marLeft w:val="0"/>
      <w:marRight w:val="0"/>
      <w:marTop w:val="0"/>
      <w:marBottom w:val="0"/>
      <w:divBdr>
        <w:top w:val="none" w:sz="0" w:space="0" w:color="auto"/>
        <w:left w:val="none" w:sz="0" w:space="0" w:color="auto"/>
        <w:bottom w:val="none" w:sz="0" w:space="0" w:color="auto"/>
        <w:right w:val="none" w:sz="0" w:space="0" w:color="auto"/>
      </w:divBdr>
      <w:divsChild>
        <w:div w:id="1693341235">
          <w:marLeft w:val="0"/>
          <w:marRight w:val="0"/>
          <w:marTop w:val="0"/>
          <w:marBottom w:val="0"/>
          <w:divBdr>
            <w:top w:val="none" w:sz="0" w:space="0" w:color="auto"/>
            <w:left w:val="none" w:sz="0" w:space="0" w:color="auto"/>
            <w:bottom w:val="none" w:sz="0" w:space="0" w:color="auto"/>
            <w:right w:val="none" w:sz="0" w:space="0" w:color="auto"/>
          </w:divBdr>
        </w:div>
      </w:divsChild>
    </w:div>
    <w:div w:id="434374598">
      <w:bodyDiv w:val="1"/>
      <w:marLeft w:val="0"/>
      <w:marRight w:val="0"/>
      <w:marTop w:val="0"/>
      <w:marBottom w:val="0"/>
      <w:divBdr>
        <w:top w:val="none" w:sz="0" w:space="0" w:color="auto"/>
        <w:left w:val="none" w:sz="0" w:space="0" w:color="auto"/>
        <w:bottom w:val="none" w:sz="0" w:space="0" w:color="auto"/>
        <w:right w:val="none" w:sz="0" w:space="0" w:color="auto"/>
      </w:divBdr>
    </w:div>
    <w:div w:id="470947455">
      <w:bodyDiv w:val="1"/>
      <w:marLeft w:val="0"/>
      <w:marRight w:val="0"/>
      <w:marTop w:val="0"/>
      <w:marBottom w:val="0"/>
      <w:divBdr>
        <w:top w:val="none" w:sz="0" w:space="0" w:color="auto"/>
        <w:left w:val="none" w:sz="0" w:space="0" w:color="auto"/>
        <w:bottom w:val="none" w:sz="0" w:space="0" w:color="auto"/>
        <w:right w:val="none" w:sz="0" w:space="0" w:color="auto"/>
      </w:divBdr>
    </w:div>
    <w:div w:id="484249127">
      <w:bodyDiv w:val="1"/>
      <w:marLeft w:val="0"/>
      <w:marRight w:val="0"/>
      <w:marTop w:val="0"/>
      <w:marBottom w:val="0"/>
      <w:divBdr>
        <w:top w:val="none" w:sz="0" w:space="0" w:color="auto"/>
        <w:left w:val="none" w:sz="0" w:space="0" w:color="auto"/>
        <w:bottom w:val="none" w:sz="0" w:space="0" w:color="auto"/>
        <w:right w:val="none" w:sz="0" w:space="0" w:color="auto"/>
      </w:divBdr>
      <w:divsChild>
        <w:div w:id="471287457">
          <w:marLeft w:val="0"/>
          <w:marRight w:val="0"/>
          <w:marTop w:val="0"/>
          <w:marBottom w:val="0"/>
          <w:divBdr>
            <w:top w:val="none" w:sz="0" w:space="0" w:color="auto"/>
            <w:left w:val="none" w:sz="0" w:space="0" w:color="auto"/>
            <w:bottom w:val="none" w:sz="0" w:space="0" w:color="auto"/>
            <w:right w:val="none" w:sz="0" w:space="0" w:color="auto"/>
          </w:divBdr>
        </w:div>
      </w:divsChild>
    </w:div>
    <w:div w:id="519901719">
      <w:bodyDiv w:val="1"/>
      <w:marLeft w:val="0"/>
      <w:marRight w:val="0"/>
      <w:marTop w:val="0"/>
      <w:marBottom w:val="0"/>
      <w:divBdr>
        <w:top w:val="none" w:sz="0" w:space="0" w:color="auto"/>
        <w:left w:val="none" w:sz="0" w:space="0" w:color="auto"/>
        <w:bottom w:val="none" w:sz="0" w:space="0" w:color="auto"/>
        <w:right w:val="none" w:sz="0" w:space="0" w:color="auto"/>
      </w:divBdr>
    </w:div>
    <w:div w:id="642782140">
      <w:bodyDiv w:val="1"/>
      <w:marLeft w:val="0"/>
      <w:marRight w:val="0"/>
      <w:marTop w:val="0"/>
      <w:marBottom w:val="0"/>
      <w:divBdr>
        <w:top w:val="none" w:sz="0" w:space="0" w:color="auto"/>
        <w:left w:val="none" w:sz="0" w:space="0" w:color="auto"/>
        <w:bottom w:val="none" w:sz="0" w:space="0" w:color="auto"/>
        <w:right w:val="none" w:sz="0" w:space="0" w:color="auto"/>
      </w:divBdr>
    </w:div>
    <w:div w:id="956520889">
      <w:bodyDiv w:val="1"/>
      <w:marLeft w:val="0"/>
      <w:marRight w:val="0"/>
      <w:marTop w:val="0"/>
      <w:marBottom w:val="0"/>
      <w:divBdr>
        <w:top w:val="none" w:sz="0" w:space="0" w:color="auto"/>
        <w:left w:val="none" w:sz="0" w:space="0" w:color="auto"/>
        <w:bottom w:val="none" w:sz="0" w:space="0" w:color="auto"/>
        <w:right w:val="none" w:sz="0" w:space="0" w:color="auto"/>
      </w:divBdr>
      <w:divsChild>
        <w:div w:id="72700248">
          <w:marLeft w:val="0"/>
          <w:marRight w:val="0"/>
          <w:marTop w:val="0"/>
          <w:marBottom w:val="0"/>
          <w:divBdr>
            <w:top w:val="none" w:sz="0" w:space="0" w:color="auto"/>
            <w:left w:val="none" w:sz="0" w:space="0" w:color="auto"/>
            <w:bottom w:val="none" w:sz="0" w:space="0" w:color="auto"/>
            <w:right w:val="none" w:sz="0" w:space="0" w:color="auto"/>
          </w:divBdr>
        </w:div>
      </w:divsChild>
    </w:div>
    <w:div w:id="1016617360">
      <w:bodyDiv w:val="1"/>
      <w:marLeft w:val="0"/>
      <w:marRight w:val="0"/>
      <w:marTop w:val="0"/>
      <w:marBottom w:val="0"/>
      <w:divBdr>
        <w:top w:val="none" w:sz="0" w:space="0" w:color="auto"/>
        <w:left w:val="none" w:sz="0" w:space="0" w:color="auto"/>
        <w:bottom w:val="none" w:sz="0" w:space="0" w:color="auto"/>
        <w:right w:val="none" w:sz="0" w:space="0" w:color="auto"/>
      </w:divBdr>
      <w:divsChild>
        <w:div w:id="394622685">
          <w:marLeft w:val="0"/>
          <w:marRight w:val="0"/>
          <w:marTop w:val="0"/>
          <w:marBottom w:val="0"/>
          <w:divBdr>
            <w:top w:val="none" w:sz="0" w:space="0" w:color="auto"/>
            <w:left w:val="none" w:sz="0" w:space="0" w:color="auto"/>
            <w:bottom w:val="none" w:sz="0" w:space="0" w:color="auto"/>
            <w:right w:val="none" w:sz="0" w:space="0" w:color="auto"/>
          </w:divBdr>
          <w:divsChild>
            <w:div w:id="2011718190">
              <w:marLeft w:val="0"/>
              <w:marRight w:val="0"/>
              <w:marTop w:val="0"/>
              <w:marBottom w:val="0"/>
              <w:divBdr>
                <w:top w:val="none" w:sz="0" w:space="0" w:color="auto"/>
                <w:left w:val="none" w:sz="0" w:space="0" w:color="auto"/>
                <w:bottom w:val="none" w:sz="0" w:space="0" w:color="auto"/>
                <w:right w:val="none" w:sz="0" w:space="0" w:color="auto"/>
              </w:divBdr>
              <w:divsChild>
                <w:div w:id="79913241">
                  <w:marLeft w:val="0"/>
                  <w:marRight w:val="0"/>
                  <w:marTop w:val="0"/>
                  <w:marBottom w:val="0"/>
                  <w:divBdr>
                    <w:top w:val="none" w:sz="0" w:space="0" w:color="auto"/>
                    <w:left w:val="none" w:sz="0" w:space="0" w:color="auto"/>
                    <w:bottom w:val="none" w:sz="0" w:space="0" w:color="auto"/>
                    <w:right w:val="none" w:sz="0" w:space="0" w:color="auto"/>
                  </w:divBdr>
                </w:div>
                <w:div w:id="679429975">
                  <w:marLeft w:val="0"/>
                  <w:marRight w:val="0"/>
                  <w:marTop w:val="0"/>
                  <w:marBottom w:val="0"/>
                  <w:divBdr>
                    <w:top w:val="none" w:sz="0" w:space="0" w:color="auto"/>
                    <w:left w:val="none" w:sz="0" w:space="0" w:color="auto"/>
                    <w:bottom w:val="none" w:sz="0" w:space="0" w:color="auto"/>
                    <w:right w:val="none" w:sz="0" w:space="0" w:color="auto"/>
                  </w:divBdr>
                </w:div>
                <w:div w:id="16621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388">
          <w:marLeft w:val="0"/>
          <w:marRight w:val="0"/>
          <w:marTop w:val="0"/>
          <w:marBottom w:val="0"/>
          <w:divBdr>
            <w:top w:val="none" w:sz="0" w:space="0" w:color="auto"/>
            <w:left w:val="none" w:sz="0" w:space="0" w:color="auto"/>
            <w:bottom w:val="none" w:sz="0" w:space="0" w:color="auto"/>
            <w:right w:val="none" w:sz="0" w:space="0" w:color="auto"/>
          </w:divBdr>
          <w:divsChild>
            <w:div w:id="158229689">
              <w:marLeft w:val="0"/>
              <w:marRight w:val="0"/>
              <w:marTop w:val="0"/>
              <w:marBottom w:val="0"/>
              <w:divBdr>
                <w:top w:val="none" w:sz="0" w:space="0" w:color="auto"/>
                <w:left w:val="none" w:sz="0" w:space="0" w:color="auto"/>
                <w:bottom w:val="none" w:sz="0" w:space="0" w:color="auto"/>
                <w:right w:val="none" w:sz="0" w:space="0" w:color="auto"/>
              </w:divBdr>
              <w:divsChild>
                <w:div w:id="394553020">
                  <w:marLeft w:val="0"/>
                  <w:marRight w:val="0"/>
                  <w:marTop w:val="0"/>
                  <w:marBottom w:val="0"/>
                  <w:divBdr>
                    <w:top w:val="none" w:sz="0" w:space="0" w:color="auto"/>
                    <w:left w:val="none" w:sz="0" w:space="0" w:color="auto"/>
                    <w:bottom w:val="none" w:sz="0" w:space="0" w:color="auto"/>
                    <w:right w:val="none" w:sz="0" w:space="0" w:color="auto"/>
                  </w:divBdr>
                </w:div>
                <w:div w:id="888686446">
                  <w:marLeft w:val="0"/>
                  <w:marRight w:val="0"/>
                  <w:marTop w:val="0"/>
                  <w:marBottom w:val="0"/>
                  <w:divBdr>
                    <w:top w:val="none" w:sz="0" w:space="0" w:color="auto"/>
                    <w:left w:val="none" w:sz="0" w:space="0" w:color="auto"/>
                    <w:bottom w:val="none" w:sz="0" w:space="0" w:color="auto"/>
                    <w:right w:val="none" w:sz="0" w:space="0" w:color="auto"/>
                  </w:divBdr>
                  <w:divsChild>
                    <w:div w:id="897203352">
                      <w:marLeft w:val="0"/>
                      <w:marRight w:val="0"/>
                      <w:marTop w:val="0"/>
                      <w:marBottom w:val="0"/>
                      <w:divBdr>
                        <w:top w:val="none" w:sz="0" w:space="0" w:color="auto"/>
                        <w:left w:val="none" w:sz="0" w:space="0" w:color="auto"/>
                        <w:bottom w:val="none" w:sz="0" w:space="0" w:color="auto"/>
                        <w:right w:val="none" w:sz="0" w:space="0" w:color="auto"/>
                      </w:divBdr>
                    </w:div>
                  </w:divsChild>
                </w:div>
                <w:div w:id="1332023668">
                  <w:marLeft w:val="0"/>
                  <w:marRight w:val="0"/>
                  <w:marTop w:val="0"/>
                  <w:marBottom w:val="0"/>
                  <w:divBdr>
                    <w:top w:val="none" w:sz="0" w:space="0" w:color="auto"/>
                    <w:left w:val="none" w:sz="0" w:space="0" w:color="auto"/>
                    <w:bottom w:val="none" w:sz="0" w:space="0" w:color="auto"/>
                    <w:right w:val="none" w:sz="0" w:space="0" w:color="auto"/>
                  </w:divBdr>
                </w:div>
                <w:div w:id="1430924436">
                  <w:marLeft w:val="0"/>
                  <w:marRight w:val="0"/>
                  <w:marTop w:val="0"/>
                  <w:marBottom w:val="0"/>
                  <w:divBdr>
                    <w:top w:val="none" w:sz="0" w:space="0" w:color="auto"/>
                    <w:left w:val="none" w:sz="0" w:space="0" w:color="auto"/>
                    <w:bottom w:val="none" w:sz="0" w:space="0" w:color="auto"/>
                    <w:right w:val="none" w:sz="0" w:space="0" w:color="auto"/>
                  </w:divBdr>
                </w:div>
                <w:div w:id="1559899027">
                  <w:marLeft w:val="0"/>
                  <w:marRight w:val="0"/>
                  <w:marTop w:val="0"/>
                  <w:marBottom w:val="0"/>
                  <w:divBdr>
                    <w:top w:val="none" w:sz="0" w:space="0" w:color="auto"/>
                    <w:left w:val="none" w:sz="0" w:space="0" w:color="auto"/>
                    <w:bottom w:val="none" w:sz="0" w:space="0" w:color="auto"/>
                    <w:right w:val="none" w:sz="0" w:space="0" w:color="auto"/>
                  </w:divBdr>
                </w:div>
              </w:divsChild>
            </w:div>
            <w:div w:id="357315705">
              <w:marLeft w:val="0"/>
              <w:marRight w:val="0"/>
              <w:marTop w:val="0"/>
              <w:marBottom w:val="0"/>
              <w:divBdr>
                <w:top w:val="none" w:sz="0" w:space="0" w:color="auto"/>
                <w:left w:val="none" w:sz="0" w:space="0" w:color="auto"/>
                <w:bottom w:val="none" w:sz="0" w:space="0" w:color="auto"/>
                <w:right w:val="none" w:sz="0" w:space="0" w:color="auto"/>
              </w:divBdr>
              <w:divsChild>
                <w:div w:id="413089068">
                  <w:marLeft w:val="0"/>
                  <w:marRight w:val="0"/>
                  <w:marTop w:val="0"/>
                  <w:marBottom w:val="0"/>
                  <w:divBdr>
                    <w:top w:val="none" w:sz="0" w:space="0" w:color="auto"/>
                    <w:left w:val="none" w:sz="0" w:space="0" w:color="auto"/>
                    <w:bottom w:val="none" w:sz="0" w:space="0" w:color="auto"/>
                    <w:right w:val="none" w:sz="0" w:space="0" w:color="auto"/>
                  </w:divBdr>
                </w:div>
                <w:div w:id="728186161">
                  <w:marLeft w:val="0"/>
                  <w:marRight w:val="0"/>
                  <w:marTop w:val="0"/>
                  <w:marBottom w:val="0"/>
                  <w:divBdr>
                    <w:top w:val="none" w:sz="0" w:space="0" w:color="auto"/>
                    <w:left w:val="none" w:sz="0" w:space="0" w:color="auto"/>
                    <w:bottom w:val="none" w:sz="0" w:space="0" w:color="auto"/>
                    <w:right w:val="none" w:sz="0" w:space="0" w:color="auto"/>
                  </w:divBdr>
                </w:div>
                <w:div w:id="880289503">
                  <w:marLeft w:val="0"/>
                  <w:marRight w:val="0"/>
                  <w:marTop w:val="0"/>
                  <w:marBottom w:val="0"/>
                  <w:divBdr>
                    <w:top w:val="none" w:sz="0" w:space="0" w:color="auto"/>
                    <w:left w:val="none" w:sz="0" w:space="0" w:color="auto"/>
                    <w:bottom w:val="none" w:sz="0" w:space="0" w:color="auto"/>
                    <w:right w:val="none" w:sz="0" w:space="0" w:color="auto"/>
                  </w:divBdr>
                  <w:divsChild>
                    <w:div w:id="1225527956">
                      <w:marLeft w:val="0"/>
                      <w:marRight w:val="0"/>
                      <w:marTop w:val="0"/>
                      <w:marBottom w:val="0"/>
                      <w:divBdr>
                        <w:top w:val="none" w:sz="0" w:space="0" w:color="auto"/>
                        <w:left w:val="none" w:sz="0" w:space="0" w:color="auto"/>
                        <w:bottom w:val="none" w:sz="0" w:space="0" w:color="auto"/>
                        <w:right w:val="none" w:sz="0" w:space="0" w:color="auto"/>
                      </w:divBdr>
                    </w:div>
                  </w:divsChild>
                </w:div>
                <w:div w:id="1333559014">
                  <w:marLeft w:val="0"/>
                  <w:marRight w:val="0"/>
                  <w:marTop w:val="0"/>
                  <w:marBottom w:val="0"/>
                  <w:divBdr>
                    <w:top w:val="none" w:sz="0" w:space="0" w:color="auto"/>
                    <w:left w:val="none" w:sz="0" w:space="0" w:color="auto"/>
                    <w:bottom w:val="none" w:sz="0" w:space="0" w:color="auto"/>
                    <w:right w:val="none" w:sz="0" w:space="0" w:color="auto"/>
                  </w:divBdr>
                </w:div>
                <w:div w:id="2116244763">
                  <w:marLeft w:val="0"/>
                  <w:marRight w:val="0"/>
                  <w:marTop w:val="0"/>
                  <w:marBottom w:val="0"/>
                  <w:divBdr>
                    <w:top w:val="none" w:sz="0" w:space="0" w:color="auto"/>
                    <w:left w:val="none" w:sz="0" w:space="0" w:color="auto"/>
                    <w:bottom w:val="none" w:sz="0" w:space="0" w:color="auto"/>
                    <w:right w:val="none" w:sz="0" w:space="0" w:color="auto"/>
                  </w:divBdr>
                </w:div>
              </w:divsChild>
            </w:div>
            <w:div w:id="516503267">
              <w:marLeft w:val="0"/>
              <w:marRight w:val="0"/>
              <w:marTop w:val="0"/>
              <w:marBottom w:val="0"/>
              <w:divBdr>
                <w:top w:val="none" w:sz="0" w:space="0" w:color="auto"/>
                <w:left w:val="none" w:sz="0" w:space="0" w:color="auto"/>
                <w:bottom w:val="none" w:sz="0" w:space="0" w:color="auto"/>
                <w:right w:val="none" w:sz="0" w:space="0" w:color="auto"/>
              </w:divBdr>
              <w:divsChild>
                <w:div w:id="392781358">
                  <w:marLeft w:val="0"/>
                  <w:marRight w:val="0"/>
                  <w:marTop w:val="0"/>
                  <w:marBottom w:val="0"/>
                  <w:divBdr>
                    <w:top w:val="none" w:sz="0" w:space="0" w:color="auto"/>
                    <w:left w:val="none" w:sz="0" w:space="0" w:color="auto"/>
                    <w:bottom w:val="none" w:sz="0" w:space="0" w:color="auto"/>
                    <w:right w:val="none" w:sz="0" w:space="0" w:color="auto"/>
                  </w:divBdr>
                </w:div>
                <w:div w:id="469055429">
                  <w:marLeft w:val="0"/>
                  <w:marRight w:val="0"/>
                  <w:marTop w:val="0"/>
                  <w:marBottom w:val="0"/>
                  <w:divBdr>
                    <w:top w:val="none" w:sz="0" w:space="0" w:color="auto"/>
                    <w:left w:val="none" w:sz="0" w:space="0" w:color="auto"/>
                    <w:bottom w:val="none" w:sz="0" w:space="0" w:color="auto"/>
                    <w:right w:val="none" w:sz="0" w:space="0" w:color="auto"/>
                  </w:divBdr>
                  <w:divsChild>
                    <w:div w:id="1817990354">
                      <w:marLeft w:val="0"/>
                      <w:marRight w:val="0"/>
                      <w:marTop w:val="0"/>
                      <w:marBottom w:val="0"/>
                      <w:divBdr>
                        <w:top w:val="none" w:sz="0" w:space="0" w:color="auto"/>
                        <w:left w:val="none" w:sz="0" w:space="0" w:color="auto"/>
                        <w:bottom w:val="none" w:sz="0" w:space="0" w:color="auto"/>
                        <w:right w:val="none" w:sz="0" w:space="0" w:color="auto"/>
                      </w:divBdr>
                    </w:div>
                  </w:divsChild>
                </w:div>
                <w:div w:id="601304779">
                  <w:marLeft w:val="0"/>
                  <w:marRight w:val="0"/>
                  <w:marTop w:val="0"/>
                  <w:marBottom w:val="0"/>
                  <w:divBdr>
                    <w:top w:val="none" w:sz="0" w:space="0" w:color="auto"/>
                    <w:left w:val="none" w:sz="0" w:space="0" w:color="auto"/>
                    <w:bottom w:val="none" w:sz="0" w:space="0" w:color="auto"/>
                    <w:right w:val="none" w:sz="0" w:space="0" w:color="auto"/>
                  </w:divBdr>
                </w:div>
                <w:div w:id="691684426">
                  <w:marLeft w:val="0"/>
                  <w:marRight w:val="0"/>
                  <w:marTop w:val="0"/>
                  <w:marBottom w:val="0"/>
                  <w:divBdr>
                    <w:top w:val="none" w:sz="0" w:space="0" w:color="auto"/>
                    <w:left w:val="none" w:sz="0" w:space="0" w:color="auto"/>
                    <w:bottom w:val="none" w:sz="0" w:space="0" w:color="auto"/>
                    <w:right w:val="none" w:sz="0" w:space="0" w:color="auto"/>
                  </w:divBdr>
                </w:div>
                <w:div w:id="1177233648">
                  <w:marLeft w:val="0"/>
                  <w:marRight w:val="0"/>
                  <w:marTop w:val="0"/>
                  <w:marBottom w:val="0"/>
                  <w:divBdr>
                    <w:top w:val="none" w:sz="0" w:space="0" w:color="auto"/>
                    <w:left w:val="none" w:sz="0" w:space="0" w:color="auto"/>
                    <w:bottom w:val="none" w:sz="0" w:space="0" w:color="auto"/>
                    <w:right w:val="none" w:sz="0" w:space="0" w:color="auto"/>
                  </w:divBdr>
                </w:div>
              </w:divsChild>
            </w:div>
            <w:div w:id="592006612">
              <w:marLeft w:val="0"/>
              <w:marRight w:val="0"/>
              <w:marTop w:val="0"/>
              <w:marBottom w:val="0"/>
              <w:divBdr>
                <w:top w:val="none" w:sz="0" w:space="0" w:color="auto"/>
                <w:left w:val="none" w:sz="0" w:space="0" w:color="auto"/>
                <w:bottom w:val="none" w:sz="0" w:space="0" w:color="auto"/>
                <w:right w:val="none" w:sz="0" w:space="0" w:color="auto"/>
              </w:divBdr>
              <w:divsChild>
                <w:div w:id="235363967">
                  <w:marLeft w:val="0"/>
                  <w:marRight w:val="0"/>
                  <w:marTop w:val="0"/>
                  <w:marBottom w:val="0"/>
                  <w:divBdr>
                    <w:top w:val="none" w:sz="0" w:space="0" w:color="auto"/>
                    <w:left w:val="none" w:sz="0" w:space="0" w:color="auto"/>
                    <w:bottom w:val="none" w:sz="0" w:space="0" w:color="auto"/>
                    <w:right w:val="none" w:sz="0" w:space="0" w:color="auto"/>
                  </w:divBdr>
                  <w:divsChild>
                    <w:div w:id="994991057">
                      <w:marLeft w:val="0"/>
                      <w:marRight w:val="0"/>
                      <w:marTop w:val="0"/>
                      <w:marBottom w:val="0"/>
                      <w:divBdr>
                        <w:top w:val="none" w:sz="0" w:space="0" w:color="auto"/>
                        <w:left w:val="none" w:sz="0" w:space="0" w:color="auto"/>
                        <w:bottom w:val="none" w:sz="0" w:space="0" w:color="auto"/>
                        <w:right w:val="none" w:sz="0" w:space="0" w:color="auto"/>
                      </w:divBdr>
                    </w:div>
                  </w:divsChild>
                </w:div>
                <w:div w:id="1587036291">
                  <w:marLeft w:val="0"/>
                  <w:marRight w:val="0"/>
                  <w:marTop w:val="0"/>
                  <w:marBottom w:val="0"/>
                  <w:divBdr>
                    <w:top w:val="none" w:sz="0" w:space="0" w:color="auto"/>
                    <w:left w:val="none" w:sz="0" w:space="0" w:color="auto"/>
                    <w:bottom w:val="none" w:sz="0" w:space="0" w:color="auto"/>
                    <w:right w:val="none" w:sz="0" w:space="0" w:color="auto"/>
                  </w:divBdr>
                </w:div>
                <w:div w:id="1643345588">
                  <w:marLeft w:val="0"/>
                  <w:marRight w:val="0"/>
                  <w:marTop w:val="0"/>
                  <w:marBottom w:val="0"/>
                  <w:divBdr>
                    <w:top w:val="none" w:sz="0" w:space="0" w:color="auto"/>
                    <w:left w:val="none" w:sz="0" w:space="0" w:color="auto"/>
                    <w:bottom w:val="none" w:sz="0" w:space="0" w:color="auto"/>
                    <w:right w:val="none" w:sz="0" w:space="0" w:color="auto"/>
                  </w:divBdr>
                </w:div>
                <w:div w:id="1851791936">
                  <w:marLeft w:val="0"/>
                  <w:marRight w:val="0"/>
                  <w:marTop w:val="0"/>
                  <w:marBottom w:val="0"/>
                  <w:divBdr>
                    <w:top w:val="none" w:sz="0" w:space="0" w:color="auto"/>
                    <w:left w:val="none" w:sz="0" w:space="0" w:color="auto"/>
                    <w:bottom w:val="none" w:sz="0" w:space="0" w:color="auto"/>
                    <w:right w:val="none" w:sz="0" w:space="0" w:color="auto"/>
                  </w:divBdr>
                </w:div>
                <w:div w:id="1955750680">
                  <w:marLeft w:val="0"/>
                  <w:marRight w:val="0"/>
                  <w:marTop w:val="0"/>
                  <w:marBottom w:val="0"/>
                  <w:divBdr>
                    <w:top w:val="none" w:sz="0" w:space="0" w:color="auto"/>
                    <w:left w:val="none" w:sz="0" w:space="0" w:color="auto"/>
                    <w:bottom w:val="none" w:sz="0" w:space="0" w:color="auto"/>
                    <w:right w:val="none" w:sz="0" w:space="0" w:color="auto"/>
                  </w:divBdr>
                </w:div>
              </w:divsChild>
            </w:div>
            <w:div w:id="681510905">
              <w:marLeft w:val="0"/>
              <w:marRight w:val="0"/>
              <w:marTop w:val="0"/>
              <w:marBottom w:val="0"/>
              <w:divBdr>
                <w:top w:val="none" w:sz="0" w:space="0" w:color="auto"/>
                <w:left w:val="none" w:sz="0" w:space="0" w:color="auto"/>
                <w:bottom w:val="none" w:sz="0" w:space="0" w:color="auto"/>
                <w:right w:val="none" w:sz="0" w:space="0" w:color="auto"/>
              </w:divBdr>
              <w:divsChild>
                <w:div w:id="234360454">
                  <w:marLeft w:val="0"/>
                  <w:marRight w:val="0"/>
                  <w:marTop w:val="0"/>
                  <w:marBottom w:val="0"/>
                  <w:divBdr>
                    <w:top w:val="none" w:sz="0" w:space="0" w:color="auto"/>
                    <w:left w:val="none" w:sz="0" w:space="0" w:color="auto"/>
                    <w:bottom w:val="none" w:sz="0" w:space="0" w:color="auto"/>
                    <w:right w:val="none" w:sz="0" w:space="0" w:color="auto"/>
                  </w:divBdr>
                </w:div>
                <w:div w:id="689599590">
                  <w:marLeft w:val="0"/>
                  <w:marRight w:val="0"/>
                  <w:marTop w:val="0"/>
                  <w:marBottom w:val="0"/>
                  <w:divBdr>
                    <w:top w:val="none" w:sz="0" w:space="0" w:color="auto"/>
                    <w:left w:val="none" w:sz="0" w:space="0" w:color="auto"/>
                    <w:bottom w:val="none" w:sz="0" w:space="0" w:color="auto"/>
                    <w:right w:val="none" w:sz="0" w:space="0" w:color="auto"/>
                  </w:divBdr>
                </w:div>
                <w:div w:id="1289777729">
                  <w:marLeft w:val="0"/>
                  <w:marRight w:val="0"/>
                  <w:marTop w:val="0"/>
                  <w:marBottom w:val="0"/>
                  <w:divBdr>
                    <w:top w:val="none" w:sz="0" w:space="0" w:color="auto"/>
                    <w:left w:val="none" w:sz="0" w:space="0" w:color="auto"/>
                    <w:bottom w:val="none" w:sz="0" w:space="0" w:color="auto"/>
                    <w:right w:val="none" w:sz="0" w:space="0" w:color="auto"/>
                  </w:divBdr>
                </w:div>
                <w:div w:id="1608850643">
                  <w:marLeft w:val="0"/>
                  <w:marRight w:val="0"/>
                  <w:marTop w:val="0"/>
                  <w:marBottom w:val="0"/>
                  <w:divBdr>
                    <w:top w:val="none" w:sz="0" w:space="0" w:color="auto"/>
                    <w:left w:val="none" w:sz="0" w:space="0" w:color="auto"/>
                    <w:bottom w:val="none" w:sz="0" w:space="0" w:color="auto"/>
                    <w:right w:val="none" w:sz="0" w:space="0" w:color="auto"/>
                  </w:divBdr>
                  <w:divsChild>
                    <w:div w:id="868684770">
                      <w:marLeft w:val="0"/>
                      <w:marRight w:val="0"/>
                      <w:marTop w:val="0"/>
                      <w:marBottom w:val="0"/>
                      <w:divBdr>
                        <w:top w:val="none" w:sz="0" w:space="0" w:color="auto"/>
                        <w:left w:val="none" w:sz="0" w:space="0" w:color="auto"/>
                        <w:bottom w:val="none" w:sz="0" w:space="0" w:color="auto"/>
                        <w:right w:val="none" w:sz="0" w:space="0" w:color="auto"/>
                      </w:divBdr>
                    </w:div>
                  </w:divsChild>
                </w:div>
                <w:div w:id="1621761354">
                  <w:marLeft w:val="0"/>
                  <w:marRight w:val="0"/>
                  <w:marTop w:val="0"/>
                  <w:marBottom w:val="0"/>
                  <w:divBdr>
                    <w:top w:val="none" w:sz="0" w:space="0" w:color="auto"/>
                    <w:left w:val="none" w:sz="0" w:space="0" w:color="auto"/>
                    <w:bottom w:val="none" w:sz="0" w:space="0" w:color="auto"/>
                    <w:right w:val="none" w:sz="0" w:space="0" w:color="auto"/>
                  </w:divBdr>
                </w:div>
              </w:divsChild>
            </w:div>
            <w:div w:id="918906398">
              <w:marLeft w:val="0"/>
              <w:marRight w:val="0"/>
              <w:marTop w:val="0"/>
              <w:marBottom w:val="0"/>
              <w:divBdr>
                <w:top w:val="none" w:sz="0" w:space="0" w:color="auto"/>
                <w:left w:val="none" w:sz="0" w:space="0" w:color="auto"/>
                <w:bottom w:val="none" w:sz="0" w:space="0" w:color="auto"/>
                <w:right w:val="none" w:sz="0" w:space="0" w:color="auto"/>
              </w:divBdr>
              <w:divsChild>
                <w:div w:id="614990509">
                  <w:marLeft w:val="0"/>
                  <w:marRight w:val="0"/>
                  <w:marTop w:val="0"/>
                  <w:marBottom w:val="0"/>
                  <w:divBdr>
                    <w:top w:val="none" w:sz="0" w:space="0" w:color="auto"/>
                    <w:left w:val="none" w:sz="0" w:space="0" w:color="auto"/>
                    <w:bottom w:val="none" w:sz="0" w:space="0" w:color="auto"/>
                    <w:right w:val="none" w:sz="0" w:space="0" w:color="auto"/>
                  </w:divBdr>
                  <w:divsChild>
                    <w:div w:id="1552113071">
                      <w:marLeft w:val="0"/>
                      <w:marRight w:val="0"/>
                      <w:marTop w:val="0"/>
                      <w:marBottom w:val="0"/>
                      <w:divBdr>
                        <w:top w:val="none" w:sz="0" w:space="0" w:color="auto"/>
                        <w:left w:val="none" w:sz="0" w:space="0" w:color="auto"/>
                        <w:bottom w:val="none" w:sz="0" w:space="0" w:color="auto"/>
                        <w:right w:val="none" w:sz="0" w:space="0" w:color="auto"/>
                      </w:divBdr>
                    </w:div>
                  </w:divsChild>
                </w:div>
                <w:div w:id="1143499552">
                  <w:marLeft w:val="0"/>
                  <w:marRight w:val="0"/>
                  <w:marTop w:val="0"/>
                  <w:marBottom w:val="0"/>
                  <w:divBdr>
                    <w:top w:val="none" w:sz="0" w:space="0" w:color="auto"/>
                    <w:left w:val="none" w:sz="0" w:space="0" w:color="auto"/>
                    <w:bottom w:val="none" w:sz="0" w:space="0" w:color="auto"/>
                    <w:right w:val="none" w:sz="0" w:space="0" w:color="auto"/>
                  </w:divBdr>
                </w:div>
                <w:div w:id="1622572152">
                  <w:marLeft w:val="0"/>
                  <w:marRight w:val="0"/>
                  <w:marTop w:val="0"/>
                  <w:marBottom w:val="0"/>
                  <w:divBdr>
                    <w:top w:val="none" w:sz="0" w:space="0" w:color="auto"/>
                    <w:left w:val="none" w:sz="0" w:space="0" w:color="auto"/>
                    <w:bottom w:val="none" w:sz="0" w:space="0" w:color="auto"/>
                    <w:right w:val="none" w:sz="0" w:space="0" w:color="auto"/>
                  </w:divBdr>
                </w:div>
              </w:divsChild>
            </w:div>
            <w:div w:id="1027099006">
              <w:marLeft w:val="0"/>
              <w:marRight w:val="0"/>
              <w:marTop w:val="0"/>
              <w:marBottom w:val="0"/>
              <w:divBdr>
                <w:top w:val="none" w:sz="0" w:space="0" w:color="auto"/>
                <w:left w:val="none" w:sz="0" w:space="0" w:color="auto"/>
                <w:bottom w:val="none" w:sz="0" w:space="0" w:color="auto"/>
                <w:right w:val="none" w:sz="0" w:space="0" w:color="auto"/>
              </w:divBdr>
              <w:divsChild>
                <w:div w:id="436147096">
                  <w:marLeft w:val="0"/>
                  <w:marRight w:val="0"/>
                  <w:marTop w:val="0"/>
                  <w:marBottom w:val="0"/>
                  <w:divBdr>
                    <w:top w:val="none" w:sz="0" w:space="0" w:color="auto"/>
                    <w:left w:val="none" w:sz="0" w:space="0" w:color="auto"/>
                    <w:bottom w:val="none" w:sz="0" w:space="0" w:color="auto"/>
                    <w:right w:val="none" w:sz="0" w:space="0" w:color="auto"/>
                  </w:divBdr>
                </w:div>
                <w:div w:id="773983320">
                  <w:marLeft w:val="0"/>
                  <w:marRight w:val="0"/>
                  <w:marTop w:val="0"/>
                  <w:marBottom w:val="0"/>
                  <w:divBdr>
                    <w:top w:val="none" w:sz="0" w:space="0" w:color="auto"/>
                    <w:left w:val="none" w:sz="0" w:space="0" w:color="auto"/>
                    <w:bottom w:val="none" w:sz="0" w:space="0" w:color="auto"/>
                    <w:right w:val="none" w:sz="0" w:space="0" w:color="auto"/>
                  </w:divBdr>
                </w:div>
                <w:div w:id="952908048">
                  <w:marLeft w:val="0"/>
                  <w:marRight w:val="0"/>
                  <w:marTop w:val="0"/>
                  <w:marBottom w:val="0"/>
                  <w:divBdr>
                    <w:top w:val="none" w:sz="0" w:space="0" w:color="auto"/>
                    <w:left w:val="none" w:sz="0" w:space="0" w:color="auto"/>
                    <w:bottom w:val="none" w:sz="0" w:space="0" w:color="auto"/>
                    <w:right w:val="none" w:sz="0" w:space="0" w:color="auto"/>
                  </w:divBdr>
                  <w:divsChild>
                    <w:div w:id="902718406">
                      <w:marLeft w:val="0"/>
                      <w:marRight w:val="0"/>
                      <w:marTop w:val="0"/>
                      <w:marBottom w:val="0"/>
                      <w:divBdr>
                        <w:top w:val="none" w:sz="0" w:space="0" w:color="auto"/>
                        <w:left w:val="none" w:sz="0" w:space="0" w:color="auto"/>
                        <w:bottom w:val="none" w:sz="0" w:space="0" w:color="auto"/>
                        <w:right w:val="none" w:sz="0" w:space="0" w:color="auto"/>
                      </w:divBdr>
                    </w:div>
                  </w:divsChild>
                </w:div>
                <w:div w:id="1142380385">
                  <w:marLeft w:val="0"/>
                  <w:marRight w:val="0"/>
                  <w:marTop w:val="0"/>
                  <w:marBottom w:val="0"/>
                  <w:divBdr>
                    <w:top w:val="none" w:sz="0" w:space="0" w:color="auto"/>
                    <w:left w:val="none" w:sz="0" w:space="0" w:color="auto"/>
                    <w:bottom w:val="none" w:sz="0" w:space="0" w:color="auto"/>
                    <w:right w:val="none" w:sz="0" w:space="0" w:color="auto"/>
                  </w:divBdr>
                </w:div>
                <w:div w:id="1494680424">
                  <w:marLeft w:val="0"/>
                  <w:marRight w:val="0"/>
                  <w:marTop w:val="0"/>
                  <w:marBottom w:val="0"/>
                  <w:divBdr>
                    <w:top w:val="none" w:sz="0" w:space="0" w:color="auto"/>
                    <w:left w:val="none" w:sz="0" w:space="0" w:color="auto"/>
                    <w:bottom w:val="none" w:sz="0" w:space="0" w:color="auto"/>
                    <w:right w:val="none" w:sz="0" w:space="0" w:color="auto"/>
                  </w:divBdr>
                </w:div>
              </w:divsChild>
            </w:div>
            <w:div w:id="1078987523">
              <w:marLeft w:val="0"/>
              <w:marRight w:val="0"/>
              <w:marTop w:val="0"/>
              <w:marBottom w:val="0"/>
              <w:divBdr>
                <w:top w:val="none" w:sz="0" w:space="0" w:color="auto"/>
                <w:left w:val="none" w:sz="0" w:space="0" w:color="auto"/>
                <w:bottom w:val="none" w:sz="0" w:space="0" w:color="auto"/>
                <w:right w:val="none" w:sz="0" w:space="0" w:color="auto"/>
              </w:divBdr>
              <w:divsChild>
                <w:div w:id="374353485">
                  <w:marLeft w:val="0"/>
                  <w:marRight w:val="0"/>
                  <w:marTop w:val="0"/>
                  <w:marBottom w:val="0"/>
                  <w:divBdr>
                    <w:top w:val="none" w:sz="0" w:space="0" w:color="auto"/>
                    <w:left w:val="none" w:sz="0" w:space="0" w:color="auto"/>
                    <w:bottom w:val="none" w:sz="0" w:space="0" w:color="auto"/>
                    <w:right w:val="none" w:sz="0" w:space="0" w:color="auto"/>
                  </w:divBdr>
                </w:div>
                <w:div w:id="1256204763">
                  <w:marLeft w:val="0"/>
                  <w:marRight w:val="0"/>
                  <w:marTop w:val="0"/>
                  <w:marBottom w:val="0"/>
                  <w:divBdr>
                    <w:top w:val="none" w:sz="0" w:space="0" w:color="auto"/>
                    <w:left w:val="none" w:sz="0" w:space="0" w:color="auto"/>
                    <w:bottom w:val="none" w:sz="0" w:space="0" w:color="auto"/>
                    <w:right w:val="none" w:sz="0" w:space="0" w:color="auto"/>
                  </w:divBdr>
                </w:div>
                <w:div w:id="1597594953">
                  <w:marLeft w:val="0"/>
                  <w:marRight w:val="0"/>
                  <w:marTop w:val="0"/>
                  <w:marBottom w:val="0"/>
                  <w:divBdr>
                    <w:top w:val="none" w:sz="0" w:space="0" w:color="auto"/>
                    <w:left w:val="none" w:sz="0" w:space="0" w:color="auto"/>
                    <w:bottom w:val="none" w:sz="0" w:space="0" w:color="auto"/>
                    <w:right w:val="none" w:sz="0" w:space="0" w:color="auto"/>
                  </w:divBdr>
                </w:div>
                <w:div w:id="1729189598">
                  <w:marLeft w:val="0"/>
                  <w:marRight w:val="0"/>
                  <w:marTop w:val="0"/>
                  <w:marBottom w:val="0"/>
                  <w:divBdr>
                    <w:top w:val="none" w:sz="0" w:space="0" w:color="auto"/>
                    <w:left w:val="none" w:sz="0" w:space="0" w:color="auto"/>
                    <w:bottom w:val="none" w:sz="0" w:space="0" w:color="auto"/>
                    <w:right w:val="none" w:sz="0" w:space="0" w:color="auto"/>
                  </w:divBdr>
                </w:div>
                <w:div w:id="1916088703">
                  <w:marLeft w:val="0"/>
                  <w:marRight w:val="0"/>
                  <w:marTop w:val="0"/>
                  <w:marBottom w:val="0"/>
                  <w:divBdr>
                    <w:top w:val="none" w:sz="0" w:space="0" w:color="auto"/>
                    <w:left w:val="none" w:sz="0" w:space="0" w:color="auto"/>
                    <w:bottom w:val="none" w:sz="0" w:space="0" w:color="auto"/>
                    <w:right w:val="none" w:sz="0" w:space="0" w:color="auto"/>
                  </w:divBdr>
                  <w:divsChild>
                    <w:div w:id="11292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2200">
              <w:marLeft w:val="0"/>
              <w:marRight w:val="0"/>
              <w:marTop w:val="0"/>
              <w:marBottom w:val="0"/>
              <w:divBdr>
                <w:top w:val="none" w:sz="0" w:space="0" w:color="auto"/>
                <w:left w:val="none" w:sz="0" w:space="0" w:color="auto"/>
                <w:bottom w:val="none" w:sz="0" w:space="0" w:color="auto"/>
                <w:right w:val="none" w:sz="0" w:space="0" w:color="auto"/>
              </w:divBdr>
              <w:divsChild>
                <w:div w:id="222954244">
                  <w:marLeft w:val="0"/>
                  <w:marRight w:val="0"/>
                  <w:marTop w:val="0"/>
                  <w:marBottom w:val="0"/>
                  <w:divBdr>
                    <w:top w:val="none" w:sz="0" w:space="0" w:color="auto"/>
                    <w:left w:val="none" w:sz="0" w:space="0" w:color="auto"/>
                    <w:bottom w:val="none" w:sz="0" w:space="0" w:color="auto"/>
                    <w:right w:val="none" w:sz="0" w:space="0" w:color="auto"/>
                  </w:divBdr>
                </w:div>
                <w:div w:id="764960319">
                  <w:marLeft w:val="0"/>
                  <w:marRight w:val="0"/>
                  <w:marTop w:val="0"/>
                  <w:marBottom w:val="0"/>
                  <w:divBdr>
                    <w:top w:val="none" w:sz="0" w:space="0" w:color="auto"/>
                    <w:left w:val="none" w:sz="0" w:space="0" w:color="auto"/>
                    <w:bottom w:val="none" w:sz="0" w:space="0" w:color="auto"/>
                    <w:right w:val="none" w:sz="0" w:space="0" w:color="auto"/>
                  </w:divBdr>
                </w:div>
                <w:div w:id="960645864">
                  <w:marLeft w:val="0"/>
                  <w:marRight w:val="0"/>
                  <w:marTop w:val="0"/>
                  <w:marBottom w:val="0"/>
                  <w:divBdr>
                    <w:top w:val="none" w:sz="0" w:space="0" w:color="auto"/>
                    <w:left w:val="none" w:sz="0" w:space="0" w:color="auto"/>
                    <w:bottom w:val="none" w:sz="0" w:space="0" w:color="auto"/>
                    <w:right w:val="none" w:sz="0" w:space="0" w:color="auto"/>
                  </w:divBdr>
                </w:div>
                <w:div w:id="1561213933">
                  <w:marLeft w:val="0"/>
                  <w:marRight w:val="0"/>
                  <w:marTop w:val="0"/>
                  <w:marBottom w:val="0"/>
                  <w:divBdr>
                    <w:top w:val="none" w:sz="0" w:space="0" w:color="auto"/>
                    <w:left w:val="none" w:sz="0" w:space="0" w:color="auto"/>
                    <w:bottom w:val="none" w:sz="0" w:space="0" w:color="auto"/>
                    <w:right w:val="none" w:sz="0" w:space="0" w:color="auto"/>
                  </w:divBdr>
                </w:div>
                <w:div w:id="1922059495">
                  <w:marLeft w:val="0"/>
                  <w:marRight w:val="0"/>
                  <w:marTop w:val="0"/>
                  <w:marBottom w:val="0"/>
                  <w:divBdr>
                    <w:top w:val="none" w:sz="0" w:space="0" w:color="auto"/>
                    <w:left w:val="none" w:sz="0" w:space="0" w:color="auto"/>
                    <w:bottom w:val="none" w:sz="0" w:space="0" w:color="auto"/>
                    <w:right w:val="none" w:sz="0" w:space="0" w:color="auto"/>
                  </w:divBdr>
                  <w:divsChild>
                    <w:div w:id="11399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6823">
              <w:marLeft w:val="0"/>
              <w:marRight w:val="0"/>
              <w:marTop w:val="0"/>
              <w:marBottom w:val="0"/>
              <w:divBdr>
                <w:top w:val="none" w:sz="0" w:space="0" w:color="auto"/>
                <w:left w:val="none" w:sz="0" w:space="0" w:color="auto"/>
                <w:bottom w:val="none" w:sz="0" w:space="0" w:color="auto"/>
                <w:right w:val="none" w:sz="0" w:space="0" w:color="auto"/>
              </w:divBdr>
              <w:divsChild>
                <w:div w:id="536818350">
                  <w:marLeft w:val="0"/>
                  <w:marRight w:val="0"/>
                  <w:marTop w:val="0"/>
                  <w:marBottom w:val="0"/>
                  <w:divBdr>
                    <w:top w:val="none" w:sz="0" w:space="0" w:color="auto"/>
                    <w:left w:val="none" w:sz="0" w:space="0" w:color="auto"/>
                    <w:bottom w:val="none" w:sz="0" w:space="0" w:color="auto"/>
                    <w:right w:val="none" w:sz="0" w:space="0" w:color="auto"/>
                  </w:divBdr>
                </w:div>
                <w:div w:id="665666967">
                  <w:marLeft w:val="0"/>
                  <w:marRight w:val="0"/>
                  <w:marTop w:val="0"/>
                  <w:marBottom w:val="0"/>
                  <w:divBdr>
                    <w:top w:val="none" w:sz="0" w:space="0" w:color="auto"/>
                    <w:left w:val="none" w:sz="0" w:space="0" w:color="auto"/>
                    <w:bottom w:val="none" w:sz="0" w:space="0" w:color="auto"/>
                    <w:right w:val="none" w:sz="0" w:space="0" w:color="auto"/>
                  </w:divBdr>
                </w:div>
                <w:div w:id="1278682099">
                  <w:marLeft w:val="0"/>
                  <w:marRight w:val="0"/>
                  <w:marTop w:val="0"/>
                  <w:marBottom w:val="0"/>
                  <w:divBdr>
                    <w:top w:val="none" w:sz="0" w:space="0" w:color="auto"/>
                    <w:left w:val="none" w:sz="0" w:space="0" w:color="auto"/>
                    <w:bottom w:val="none" w:sz="0" w:space="0" w:color="auto"/>
                    <w:right w:val="none" w:sz="0" w:space="0" w:color="auto"/>
                  </w:divBdr>
                </w:div>
                <w:div w:id="2124808740">
                  <w:marLeft w:val="0"/>
                  <w:marRight w:val="0"/>
                  <w:marTop w:val="0"/>
                  <w:marBottom w:val="0"/>
                  <w:divBdr>
                    <w:top w:val="none" w:sz="0" w:space="0" w:color="auto"/>
                    <w:left w:val="none" w:sz="0" w:space="0" w:color="auto"/>
                    <w:bottom w:val="none" w:sz="0" w:space="0" w:color="auto"/>
                    <w:right w:val="none" w:sz="0" w:space="0" w:color="auto"/>
                  </w:divBdr>
                </w:div>
                <w:div w:id="2133867300">
                  <w:marLeft w:val="0"/>
                  <w:marRight w:val="0"/>
                  <w:marTop w:val="0"/>
                  <w:marBottom w:val="0"/>
                  <w:divBdr>
                    <w:top w:val="none" w:sz="0" w:space="0" w:color="auto"/>
                    <w:left w:val="none" w:sz="0" w:space="0" w:color="auto"/>
                    <w:bottom w:val="none" w:sz="0" w:space="0" w:color="auto"/>
                    <w:right w:val="none" w:sz="0" w:space="0" w:color="auto"/>
                  </w:divBdr>
                  <w:divsChild>
                    <w:div w:id="13604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3356">
              <w:marLeft w:val="0"/>
              <w:marRight w:val="0"/>
              <w:marTop w:val="0"/>
              <w:marBottom w:val="0"/>
              <w:divBdr>
                <w:top w:val="none" w:sz="0" w:space="0" w:color="auto"/>
                <w:left w:val="none" w:sz="0" w:space="0" w:color="auto"/>
                <w:bottom w:val="none" w:sz="0" w:space="0" w:color="auto"/>
                <w:right w:val="none" w:sz="0" w:space="0" w:color="auto"/>
              </w:divBdr>
              <w:divsChild>
                <w:div w:id="300307835">
                  <w:marLeft w:val="0"/>
                  <w:marRight w:val="0"/>
                  <w:marTop w:val="0"/>
                  <w:marBottom w:val="0"/>
                  <w:divBdr>
                    <w:top w:val="none" w:sz="0" w:space="0" w:color="auto"/>
                    <w:left w:val="none" w:sz="0" w:space="0" w:color="auto"/>
                    <w:bottom w:val="none" w:sz="0" w:space="0" w:color="auto"/>
                    <w:right w:val="none" w:sz="0" w:space="0" w:color="auto"/>
                  </w:divBdr>
                  <w:divsChild>
                    <w:div w:id="1238133698">
                      <w:marLeft w:val="0"/>
                      <w:marRight w:val="0"/>
                      <w:marTop w:val="0"/>
                      <w:marBottom w:val="0"/>
                      <w:divBdr>
                        <w:top w:val="none" w:sz="0" w:space="0" w:color="auto"/>
                        <w:left w:val="none" w:sz="0" w:space="0" w:color="auto"/>
                        <w:bottom w:val="none" w:sz="0" w:space="0" w:color="auto"/>
                        <w:right w:val="none" w:sz="0" w:space="0" w:color="auto"/>
                      </w:divBdr>
                    </w:div>
                  </w:divsChild>
                </w:div>
                <w:div w:id="1589147398">
                  <w:marLeft w:val="0"/>
                  <w:marRight w:val="0"/>
                  <w:marTop w:val="0"/>
                  <w:marBottom w:val="0"/>
                  <w:divBdr>
                    <w:top w:val="none" w:sz="0" w:space="0" w:color="auto"/>
                    <w:left w:val="none" w:sz="0" w:space="0" w:color="auto"/>
                    <w:bottom w:val="none" w:sz="0" w:space="0" w:color="auto"/>
                    <w:right w:val="none" w:sz="0" w:space="0" w:color="auto"/>
                  </w:divBdr>
                </w:div>
                <w:div w:id="1732535712">
                  <w:marLeft w:val="0"/>
                  <w:marRight w:val="0"/>
                  <w:marTop w:val="0"/>
                  <w:marBottom w:val="0"/>
                  <w:divBdr>
                    <w:top w:val="none" w:sz="0" w:space="0" w:color="auto"/>
                    <w:left w:val="none" w:sz="0" w:space="0" w:color="auto"/>
                    <w:bottom w:val="none" w:sz="0" w:space="0" w:color="auto"/>
                    <w:right w:val="none" w:sz="0" w:space="0" w:color="auto"/>
                  </w:divBdr>
                </w:div>
                <w:div w:id="1797527927">
                  <w:marLeft w:val="0"/>
                  <w:marRight w:val="0"/>
                  <w:marTop w:val="0"/>
                  <w:marBottom w:val="0"/>
                  <w:divBdr>
                    <w:top w:val="none" w:sz="0" w:space="0" w:color="auto"/>
                    <w:left w:val="none" w:sz="0" w:space="0" w:color="auto"/>
                    <w:bottom w:val="none" w:sz="0" w:space="0" w:color="auto"/>
                    <w:right w:val="none" w:sz="0" w:space="0" w:color="auto"/>
                  </w:divBdr>
                </w:div>
                <w:div w:id="1984891433">
                  <w:marLeft w:val="0"/>
                  <w:marRight w:val="0"/>
                  <w:marTop w:val="0"/>
                  <w:marBottom w:val="0"/>
                  <w:divBdr>
                    <w:top w:val="none" w:sz="0" w:space="0" w:color="auto"/>
                    <w:left w:val="none" w:sz="0" w:space="0" w:color="auto"/>
                    <w:bottom w:val="none" w:sz="0" w:space="0" w:color="auto"/>
                    <w:right w:val="none" w:sz="0" w:space="0" w:color="auto"/>
                  </w:divBdr>
                </w:div>
              </w:divsChild>
            </w:div>
            <w:div w:id="1477140432">
              <w:marLeft w:val="0"/>
              <w:marRight w:val="0"/>
              <w:marTop w:val="0"/>
              <w:marBottom w:val="0"/>
              <w:divBdr>
                <w:top w:val="none" w:sz="0" w:space="0" w:color="auto"/>
                <w:left w:val="none" w:sz="0" w:space="0" w:color="auto"/>
                <w:bottom w:val="none" w:sz="0" w:space="0" w:color="auto"/>
                <w:right w:val="none" w:sz="0" w:space="0" w:color="auto"/>
              </w:divBdr>
              <w:divsChild>
                <w:div w:id="606935937">
                  <w:marLeft w:val="0"/>
                  <w:marRight w:val="0"/>
                  <w:marTop w:val="0"/>
                  <w:marBottom w:val="0"/>
                  <w:divBdr>
                    <w:top w:val="none" w:sz="0" w:space="0" w:color="auto"/>
                    <w:left w:val="none" w:sz="0" w:space="0" w:color="auto"/>
                    <w:bottom w:val="none" w:sz="0" w:space="0" w:color="auto"/>
                    <w:right w:val="none" w:sz="0" w:space="0" w:color="auto"/>
                  </w:divBdr>
                </w:div>
                <w:div w:id="716247023">
                  <w:marLeft w:val="0"/>
                  <w:marRight w:val="0"/>
                  <w:marTop w:val="0"/>
                  <w:marBottom w:val="0"/>
                  <w:divBdr>
                    <w:top w:val="none" w:sz="0" w:space="0" w:color="auto"/>
                    <w:left w:val="none" w:sz="0" w:space="0" w:color="auto"/>
                    <w:bottom w:val="none" w:sz="0" w:space="0" w:color="auto"/>
                    <w:right w:val="none" w:sz="0" w:space="0" w:color="auto"/>
                  </w:divBdr>
                </w:div>
                <w:div w:id="864758128">
                  <w:marLeft w:val="0"/>
                  <w:marRight w:val="0"/>
                  <w:marTop w:val="0"/>
                  <w:marBottom w:val="0"/>
                  <w:divBdr>
                    <w:top w:val="none" w:sz="0" w:space="0" w:color="auto"/>
                    <w:left w:val="none" w:sz="0" w:space="0" w:color="auto"/>
                    <w:bottom w:val="none" w:sz="0" w:space="0" w:color="auto"/>
                    <w:right w:val="none" w:sz="0" w:space="0" w:color="auto"/>
                  </w:divBdr>
                </w:div>
                <w:div w:id="1108158094">
                  <w:marLeft w:val="0"/>
                  <w:marRight w:val="0"/>
                  <w:marTop w:val="0"/>
                  <w:marBottom w:val="0"/>
                  <w:divBdr>
                    <w:top w:val="none" w:sz="0" w:space="0" w:color="auto"/>
                    <w:left w:val="none" w:sz="0" w:space="0" w:color="auto"/>
                    <w:bottom w:val="none" w:sz="0" w:space="0" w:color="auto"/>
                    <w:right w:val="none" w:sz="0" w:space="0" w:color="auto"/>
                  </w:divBdr>
                </w:div>
                <w:div w:id="1279288812">
                  <w:marLeft w:val="0"/>
                  <w:marRight w:val="0"/>
                  <w:marTop w:val="0"/>
                  <w:marBottom w:val="0"/>
                  <w:divBdr>
                    <w:top w:val="none" w:sz="0" w:space="0" w:color="auto"/>
                    <w:left w:val="none" w:sz="0" w:space="0" w:color="auto"/>
                    <w:bottom w:val="none" w:sz="0" w:space="0" w:color="auto"/>
                    <w:right w:val="none" w:sz="0" w:space="0" w:color="auto"/>
                  </w:divBdr>
                  <w:divsChild>
                    <w:div w:id="11852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3797">
              <w:marLeft w:val="0"/>
              <w:marRight w:val="0"/>
              <w:marTop w:val="0"/>
              <w:marBottom w:val="0"/>
              <w:divBdr>
                <w:top w:val="none" w:sz="0" w:space="0" w:color="auto"/>
                <w:left w:val="none" w:sz="0" w:space="0" w:color="auto"/>
                <w:bottom w:val="none" w:sz="0" w:space="0" w:color="auto"/>
                <w:right w:val="none" w:sz="0" w:space="0" w:color="auto"/>
              </w:divBdr>
              <w:divsChild>
                <w:div w:id="239871634">
                  <w:marLeft w:val="0"/>
                  <w:marRight w:val="0"/>
                  <w:marTop w:val="0"/>
                  <w:marBottom w:val="0"/>
                  <w:divBdr>
                    <w:top w:val="none" w:sz="0" w:space="0" w:color="auto"/>
                    <w:left w:val="none" w:sz="0" w:space="0" w:color="auto"/>
                    <w:bottom w:val="none" w:sz="0" w:space="0" w:color="auto"/>
                    <w:right w:val="none" w:sz="0" w:space="0" w:color="auto"/>
                  </w:divBdr>
                </w:div>
                <w:div w:id="615451793">
                  <w:marLeft w:val="0"/>
                  <w:marRight w:val="0"/>
                  <w:marTop w:val="0"/>
                  <w:marBottom w:val="0"/>
                  <w:divBdr>
                    <w:top w:val="none" w:sz="0" w:space="0" w:color="auto"/>
                    <w:left w:val="none" w:sz="0" w:space="0" w:color="auto"/>
                    <w:bottom w:val="none" w:sz="0" w:space="0" w:color="auto"/>
                    <w:right w:val="none" w:sz="0" w:space="0" w:color="auto"/>
                  </w:divBdr>
                  <w:divsChild>
                    <w:div w:id="1044063489">
                      <w:marLeft w:val="0"/>
                      <w:marRight w:val="0"/>
                      <w:marTop w:val="0"/>
                      <w:marBottom w:val="0"/>
                      <w:divBdr>
                        <w:top w:val="none" w:sz="0" w:space="0" w:color="auto"/>
                        <w:left w:val="none" w:sz="0" w:space="0" w:color="auto"/>
                        <w:bottom w:val="none" w:sz="0" w:space="0" w:color="auto"/>
                        <w:right w:val="none" w:sz="0" w:space="0" w:color="auto"/>
                      </w:divBdr>
                    </w:div>
                  </w:divsChild>
                </w:div>
                <w:div w:id="750197196">
                  <w:marLeft w:val="0"/>
                  <w:marRight w:val="0"/>
                  <w:marTop w:val="0"/>
                  <w:marBottom w:val="0"/>
                  <w:divBdr>
                    <w:top w:val="none" w:sz="0" w:space="0" w:color="auto"/>
                    <w:left w:val="none" w:sz="0" w:space="0" w:color="auto"/>
                    <w:bottom w:val="none" w:sz="0" w:space="0" w:color="auto"/>
                    <w:right w:val="none" w:sz="0" w:space="0" w:color="auto"/>
                  </w:divBdr>
                </w:div>
                <w:div w:id="989676181">
                  <w:marLeft w:val="0"/>
                  <w:marRight w:val="0"/>
                  <w:marTop w:val="0"/>
                  <w:marBottom w:val="0"/>
                  <w:divBdr>
                    <w:top w:val="none" w:sz="0" w:space="0" w:color="auto"/>
                    <w:left w:val="none" w:sz="0" w:space="0" w:color="auto"/>
                    <w:bottom w:val="none" w:sz="0" w:space="0" w:color="auto"/>
                    <w:right w:val="none" w:sz="0" w:space="0" w:color="auto"/>
                  </w:divBdr>
                </w:div>
                <w:div w:id="1025788661">
                  <w:marLeft w:val="0"/>
                  <w:marRight w:val="0"/>
                  <w:marTop w:val="0"/>
                  <w:marBottom w:val="0"/>
                  <w:divBdr>
                    <w:top w:val="none" w:sz="0" w:space="0" w:color="auto"/>
                    <w:left w:val="none" w:sz="0" w:space="0" w:color="auto"/>
                    <w:bottom w:val="none" w:sz="0" w:space="0" w:color="auto"/>
                    <w:right w:val="none" w:sz="0" w:space="0" w:color="auto"/>
                  </w:divBdr>
                </w:div>
              </w:divsChild>
            </w:div>
            <w:div w:id="2117214959">
              <w:marLeft w:val="0"/>
              <w:marRight w:val="0"/>
              <w:marTop w:val="0"/>
              <w:marBottom w:val="0"/>
              <w:divBdr>
                <w:top w:val="none" w:sz="0" w:space="0" w:color="auto"/>
                <w:left w:val="none" w:sz="0" w:space="0" w:color="auto"/>
                <w:bottom w:val="none" w:sz="0" w:space="0" w:color="auto"/>
                <w:right w:val="none" w:sz="0" w:space="0" w:color="auto"/>
              </w:divBdr>
              <w:divsChild>
                <w:div w:id="155653101">
                  <w:marLeft w:val="0"/>
                  <w:marRight w:val="0"/>
                  <w:marTop w:val="0"/>
                  <w:marBottom w:val="0"/>
                  <w:divBdr>
                    <w:top w:val="none" w:sz="0" w:space="0" w:color="auto"/>
                    <w:left w:val="none" w:sz="0" w:space="0" w:color="auto"/>
                    <w:bottom w:val="none" w:sz="0" w:space="0" w:color="auto"/>
                    <w:right w:val="none" w:sz="0" w:space="0" w:color="auto"/>
                  </w:divBdr>
                </w:div>
                <w:div w:id="475998481">
                  <w:marLeft w:val="0"/>
                  <w:marRight w:val="0"/>
                  <w:marTop w:val="0"/>
                  <w:marBottom w:val="0"/>
                  <w:divBdr>
                    <w:top w:val="none" w:sz="0" w:space="0" w:color="auto"/>
                    <w:left w:val="none" w:sz="0" w:space="0" w:color="auto"/>
                    <w:bottom w:val="none" w:sz="0" w:space="0" w:color="auto"/>
                    <w:right w:val="none" w:sz="0" w:space="0" w:color="auto"/>
                  </w:divBdr>
                  <w:divsChild>
                    <w:div w:id="101072661">
                      <w:marLeft w:val="0"/>
                      <w:marRight w:val="0"/>
                      <w:marTop w:val="0"/>
                      <w:marBottom w:val="0"/>
                      <w:divBdr>
                        <w:top w:val="none" w:sz="0" w:space="0" w:color="auto"/>
                        <w:left w:val="none" w:sz="0" w:space="0" w:color="auto"/>
                        <w:bottom w:val="none" w:sz="0" w:space="0" w:color="auto"/>
                        <w:right w:val="none" w:sz="0" w:space="0" w:color="auto"/>
                      </w:divBdr>
                    </w:div>
                  </w:divsChild>
                </w:div>
                <w:div w:id="1112897648">
                  <w:marLeft w:val="0"/>
                  <w:marRight w:val="0"/>
                  <w:marTop w:val="0"/>
                  <w:marBottom w:val="0"/>
                  <w:divBdr>
                    <w:top w:val="none" w:sz="0" w:space="0" w:color="auto"/>
                    <w:left w:val="none" w:sz="0" w:space="0" w:color="auto"/>
                    <w:bottom w:val="none" w:sz="0" w:space="0" w:color="auto"/>
                    <w:right w:val="none" w:sz="0" w:space="0" w:color="auto"/>
                  </w:divBdr>
                </w:div>
                <w:div w:id="2039037955">
                  <w:marLeft w:val="0"/>
                  <w:marRight w:val="0"/>
                  <w:marTop w:val="0"/>
                  <w:marBottom w:val="0"/>
                  <w:divBdr>
                    <w:top w:val="none" w:sz="0" w:space="0" w:color="auto"/>
                    <w:left w:val="none" w:sz="0" w:space="0" w:color="auto"/>
                    <w:bottom w:val="none" w:sz="0" w:space="0" w:color="auto"/>
                    <w:right w:val="none" w:sz="0" w:space="0" w:color="auto"/>
                  </w:divBdr>
                </w:div>
                <w:div w:id="21317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86778">
      <w:bodyDiv w:val="1"/>
      <w:marLeft w:val="0"/>
      <w:marRight w:val="0"/>
      <w:marTop w:val="0"/>
      <w:marBottom w:val="0"/>
      <w:divBdr>
        <w:top w:val="none" w:sz="0" w:space="0" w:color="auto"/>
        <w:left w:val="none" w:sz="0" w:space="0" w:color="auto"/>
        <w:bottom w:val="none" w:sz="0" w:space="0" w:color="auto"/>
        <w:right w:val="none" w:sz="0" w:space="0" w:color="auto"/>
      </w:divBdr>
      <w:divsChild>
        <w:div w:id="1524246366">
          <w:marLeft w:val="0"/>
          <w:marRight w:val="0"/>
          <w:marTop w:val="0"/>
          <w:marBottom w:val="0"/>
          <w:divBdr>
            <w:top w:val="none" w:sz="0" w:space="0" w:color="auto"/>
            <w:left w:val="none" w:sz="0" w:space="0" w:color="auto"/>
            <w:bottom w:val="none" w:sz="0" w:space="0" w:color="auto"/>
            <w:right w:val="none" w:sz="0" w:space="0" w:color="auto"/>
          </w:divBdr>
        </w:div>
      </w:divsChild>
    </w:div>
    <w:div w:id="1579440446">
      <w:bodyDiv w:val="1"/>
      <w:marLeft w:val="0"/>
      <w:marRight w:val="0"/>
      <w:marTop w:val="0"/>
      <w:marBottom w:val="0"/>
      <w:divBdr>
        <w:top w:val="none" w:sz="0" w:space="0" w:color="auto"/>
        <w:left w:val="none" w:sz="0" w:space="0" w:color="auto"/>
        <w:bottom w:val="none" w:sz="0" w:space="0" w:color="auto"/>
        <w:right w:val="none" w:sz="0" w:space="0" w:color="auto"/>
      </w:divBdr>
    </w:div>
    <w:div w:id="1676608471">
      <w:bodyDiv w:val="1"/>
      <w:marLeft w:val="0"/>
      <w:marRight w:val="0"/>
      <w:marTop w:val="0"/>
      <w:marBottom w:val="0"/>
      <w:divBdr>
        <w:top w:val="none" w:sz="0" w:space="0" w:color="auto"/>
        <w:left w:val="none" w:sz="0" w:space="0" w:color="auto"/>
        <w:bottom w:val="none" w:sz="0" w:space="0" w:color="auto"/>
        <w:right w:val="none" w:sz="0" w:space="0" w:color="auto"/>
      </w:divBdr>
      <w:divsChild>
        <w:div w:id="689457253">
          <w:marLeft w:val="0"/>
          <w:marRight w:val="0"/>
          <w:marTop w:val="0"/>
          <w:marBottom w:val="0"/>
          <w:divBdr>
            <w:top w:val="none" w:sz="0" w:space="0" w:color="auto"/>
            <w:left w:val="none" w:sz="0" w:space="0" w:color="auto"/>
            <w:bottom w:val="none" w:sz="0" w:space="0" w:color="auto"/>
            <w:right w:val="none" w:sz="0" w:space="0" w:color="auto"/>
          </w:divBdr>
        </w:div>
      </w:divsChild>
    </w:div>
    <w:div w:id="1875188420">
      <w:bodyDiv w:val="1"/>
      <w:marLeft w:val="0"/>
      <w:marRight w:val="0"/>
      <w:marTop w:val="0"/>
      <w:marBottom w:val="0"/>
      <w:divBdr>
        <w:top w:val="none" w:sz="0" w:space="0" w:color="auto"/>
        <w:left w:val="none" w:sz="0" w:space="0" w:color="auto"/>
        <w:bottom w:val="none" w:sz="0" w:space="0" w:color="auto"/>
        <w:right w:val="none" w:sz="0" w:space="0" w:color="auto"/>
      </w:divBdr>
    </w:div>
    <w:div w:id="212811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665E53-917A-4CCA-A298-418A64FA2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7295</TotalTime>
  <Pages>52</Pages>
  <Words>14514</Words>
  <Characters>88542</Characters>
  <Application>Microsoft Office Word</Application>
  <DocSecurity>0</DocSecurity>
  <Lines>737</Lines>
  <Paragraphs>205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dc:creator>
  <cp:keywords/>
  <dc:description/>
  <cp:lastModifiedBy>Claus</cp:lastModifiedBy>
  <cp:revision>3</cp:revision>
  <dcterms:created xsi:type="dcterms:W3CDTF">2018-11-01T10:54:00Z</dcterms:created>
  <dcterms:modified xsi:type="dcterms:W3CDTF">2018-12-19T20:32:00Z</dcterms:modified>
</cp:coreProperties>
</file>