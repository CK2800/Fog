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E7B" w:rsidRDefault="00511969" w:rsidP="00511969">
      <w:pPr>
        <w:pStyle w:val="Titel"/>
      </w:pPr>
      <w:r>
        <w:t>Fog trælast (carport afd.)</w:t>
      </w:r>
    </w:p>
    <w:p w:rsidR="00611612" w:rsidRDefault="00611612" w:rsidP="002740EB">
      <w:pPr>
        <w:pStyle w:val="Overskrift1"/>
      </w:pPr>
      <w:r>
        <w:t>In</w:t>
      </w:r>
      <w:r w:rsidR="001E7E91">
        <w:t>d</w:t>
      </w:r>
      <w:r>
        <w:t>ledning</w:t>
      </w:r>
    </w:p>
    <w:p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rsidR="00611612" w:rsidRDefault="00611612" w:rsidP="00611612">
      <w:r>
        <w:t>Trælasten har siden midt-90erne brugt software til at beregne priser såvel som styklister til carporte i forskellige mål</w:t>
      </w:r>
      <w:ins w:id="0" w:author="Claus" w:date="2018-12-19T14:08:00Z">
        <w:r w:rsidR="00D420CE">
          <w:rPr>
            <w:rStyle w:val="Fodnotehenvisning"/>
          </w:rPr>
          <w:footnoteReference w:id="2"/>
        </w:r>
      </w:ins>
      <w:r>
        <w:t xml:space="preserve">. Softwaren er i sin tid udviklet af en medarbejder i virksomheden og fungerer i rimelig udstrækning stadig i dag. </w:t>
      </w:r>
    </w:p>
    <w:p w:rsidR="00611612" w:rsidRPr="00611612" w:rsidRDefault="00611612" w:rsidP="00611612">
      <w:r>
        <w:t>Dog er der væsentlige mangler</w:t>
      </w:r>
      <w:ins w:id="2" w:author="Claus" w:date="2018-12-19T15:31:00Z">
        <w:r w:rsidR="008D1CB6">
          <w:t>,</w:t>
        </w:r>
      </w:ins>
      <w:r>
        <w:t xml:space="preserve"> som gør softwaren og brugen heraf sårbar, disse skal derfor afhjælpes med ny software</w:t>
      </w:r>
      <w:ins w:id="3" w:author="Claus" w:date="2018-12-19T15:32:00Z">
        <w:r w:rsidR="008D1CB6">
          <w:t>,</w:t>
        </w:r>
      </w:ins>
      <w:r>
        <w:t xml:space="preserve"> som dokumenteres i denne rapport.</w:t>
      </w:r>
    </w:p>
    <w:p w:rsidR="00611612" w:rsidRDefault="00611612" w:rsidP="007B1C18">
      <w:pPr>
        <w:pStyle w:val="Overskrift2"/>
      </w:pPr>
      <w:r>
        <w:t>Baggrund</w:t>
      </w:r>
    </w:p>
    <w:p w:rsidR="00C26624" w:rsidRDefault="00C26624" w:rsidP="00611612">
      <w:r>
        <w:t>Fog Trælast og byggecenter i Værebro er en del af Johannes Fog A/S. I trælasten kan man bl.a. købe standard byg-selv-carporte. Disse carporte er designet efter nogle faste mål</w:t>
      </w:r>
      <w:r w:rsidR="00886BA5">
        <w:t xml:space="preserve"> og kan eksempelvis bestilles direkte fra Fog</w:t>
      </w:r>
      <w:del w:id="4" w:author="Claus" w:date="2018-12-13T21:08:00Z">
        <w:r w:rsidR="00886BA5" w:rsidDel="004D1DD1">
          <w:delText>’</w:delText>
        </w:r>
      </w:del>
      <w:r w:rsidR="00886BA5">
        <w:t>s hjemmeside. M</w:t>
      </w:r>
      <w:r>
        <w:t xml:space="preserve">aterialer og byggevejledning kan leveres direkte til kundens adresse. </w:t>
      </w:r>
    </w:p>
    <w:p w:rsidR="00C26624" w:rsidRDefault="00C26624" w:rsidP="00611612">
      <w:r>
        <w:t xml:space="preserve">Man kan også vælge at designe </w:t>
      </w:r>
      <w:del w:id="5" w:author="Claus" w:date="2018-12-19T15:33:00Z">
        <w:r w:rsidDel="008D1CB6">
          <w:delText xml:space="preserve">sin </w:delText>
        </w:r>
      </w:del>
      <w:ins w:id="6" w:author="Claus" w:date="2018-12-19T15:33:00Z">
        <w:r w:rsidR="008D1CB6">
          <w:t xml:space="preserve">en </w:t>
        </w:r>
      </w:ins>
      <w:r>
        <w:t>carport med egne mål og øvr</w:t>
      </w:r>
      <w:r w:rsidR="00552589">
        <w:t>ige krav. Disse</w:t>
      </w:r>
      <w:r w:rsidR="00886BA5">
        <w:t xml:space="preserve"> kan ligeledes angives på Fog</w:t>
      </w:r>
      <w:del w:id="7" w:author="Claus" w:date="2018-12-13T21:08:00Z">
        <w:r w:rsidR="00886BA5" w:rsidDel="004D1DD1">
          <w:delText>’</w:delText>
        </w:r>
      </w:del>
      <w:r w:rsidR="00886BA5">
        <w:t>s hjemmeside</w:t>
      </w:r>
      <w:del w:id="8" w:author="Claus" w:date="2018-12-13T14:07:00Z">
        <w:r w:rsidR="00886BA5" w:rsidDel="003B0933">
          <w:delText xml:space="preserve"> i Fog’s eget system</w:delText>
        </w:r>
        <w:r w:rsidR="00552589" w:rsidDel="003B0933">
          <w:delText xml:space="preserve">; </w:delText>
        </w:r>
        <w:r w:rsidR="00886BA5" w:rsidDel="003B0933">
          <w:delText>Quick-byg</w:delText>
        </w:r>
      </w:del>
      <w:r w:rsidR="00886BA5">
        <w:t xml:space="preserve">. </w:t>
      </w:r>
      <w:del w:id="9" w:author="Claus" w:date="2018-12-13T14:07:00Z">
        <w:r w:rsidDel="003B0933">
          <w:delText xml:space="preserve">Disse </w:delText>
        </w:r>
      </w:del>
      <w:ins w:id="10" w:author="Claus" w:date="2018-12-13T14:07:00Z">
        <w:r w:rsidR="003B0933">
          <w:t xml:space="preserve">De </w:t>
        </w:r>
      </w:ins>
      <w:r w:rsidR="00A75109">
        <w:t xml:space="preserve">specialdesignede </w:t>
      </w:r>
      <w:r>
        <w:t xml:space="preserve">carporte leveres på samme måde som standard carportene. </w:t>
      </w:r>
    </w:p>
    <w:p w:rsidR="003460E7" w:rsidRDefault="003460E7" w:rsidP="00611612">
      <w:r>
        <w:t>Hvis man designer sin egen carport, sendes dette design til Fog som en forespørgsel</w:t>
      </w:r>
      <w:r w:rsidR="00F52F59">
        <w:t xml:space="preserve"> pr. e</w:t>
      </w:r>
      <w:ins w:id="11" w:author="Claus" w:date="2018-12-13T21:08:00Z">
        <w:r w:rsidR="004D1DD1">
          <w:t>-</w:t>
        </w:r>
      </w:ins>
      <w:r w:rsidR="00F52F59">
        <w:t>mail</w:t>
      </w:r>
      <w:r>
        <w:t>. Hos Fog behandles den og man har oftest en telefonisk dialog med kunden, inden endelig bestilling.</w:t>
      </w:r>
    </w:p>
    <w:p w:rsidR="00C26624" w:rsidRDefault="00C26624" w:rsidP="00611612">
      <w:r>
        <w:t>Fælles for begge typer carporte er, at materialerne</w:t>
      </w:r>
      <w:ins w:id="12" w:author="Claus" w:date="2018-12-13T21:09:00Z">
        <w:r w:rsidR="004D1DD1">
          <w:t>,</w:t>
        </w:r>
      </w:ins>
      <w:r>
        <w:t xml:space="preserve"> der indgår</w:t>
      </w:r>
      <w:ins w:id="13" w:author="Claus" w:date="2018-12-13T21:09:00Z">
        <w:r w:rsidR="004D1DD1">
          <w:t>,</w:t>
        </w:r>
      </w:ins>
      <w:r>
        <w:t xml:space="preserve"> samt den endelige pris</w:t>
      </w:r>
      <w:del w:id="14" w:author="Claus" w:date="2018-12-13T21:09:00Z">
        <w:r w:rsidDel="004D1DD1">
          <w:delText>,</w:delText>
        </w:r>
      </w:del>
      <w:r>
        <w:t xml:space="preserve"> beregnes af software. Softwaren benyttes primært af medarbejdere i trælasten</w:t>
      </w:r>
      <w:ins w:id="15" w:author="Claus" w:date="2018-12-13T21:09:00Z">
        <w:r w:rsidR="004D1DD1">
          <w:t>,</w:t>
        </w:r>
      </w:ins>
      <w:r>
        <w:t xml:space="preserve"> og den er blevet demonstreret for os af Martin</w:t>
      </w:r>
      <w:ins w:id="16" w:author="Claus" w:date="2018-12-13T20:54:00Z">
        <w:r w:rsidR="001F2209">
          <w:t xml:space="preserve"> Kristensen</w:t>
        </w:r>
      </w:ins>
      <w:r>
        <w:t>, som er chef i trælasten.</w:t>
      </w:r>
    </w:p>
    <w:p w:rsidR="001F2209" w:rsidRDefault="00C26624" w:rsidP="001F2209">
      <w:pPr>
        <w:rPr>
          <w:ins w:id="17" w:author="Claus" w:date="2018-12-13T20:56:00Z"/>
        </w:rPr>
      </w:pPr>
      <w:r>
        <w:t xml:space="preserve">Under demonstrationen fremkom en række </w:t>
      </w:r>
      <w:r w:rsidR="00CA3331">
        <w:t xml:space="preserve">umiddelbare </w:t>
      </w:r>
      <w:r>
        <w:t>mangler og krav</w:t>
      </w:r>
      <w:ins w:id="18" w:author="Claus" w:date="2018-12-14T09:04:00Z">
        <w:r w:rsidR="00574D6C">
          <w:t>, om end implicitte,</w:t>
        </w:r>
      </w:ins>
      <w:r>
        <w:t xml:space="preserve"> til de</w:t>
      </w:r>
      <w:ins w:id="19" w:author="Claus" w:date="2018-12-13T21:10:00Z">
        <w:r w:rsidR="004D1DD1">
          <w:t>n</w:t>
        </w:r>
      </w:ins>
      <w:del w:id="20" w:author="Claus" w:date="2018-12-13T21:10:00Z">
        <w:r w:rsidDel="004D1DD1">
          <w:delText>t</w:delText>
        </w:r>
      </w:del>
      <w:r>
        <w:t xml:space="preserve"> nye software</w:t>
      </w:r>
      <w:r w:rsidR="00BD79D8">
        <w:t xml:space="preserve">. </w:t>
      </w:r>
      <w:r w:rsidR="00A75109">
        <w:t xml:space="preserve">F.eks. skal datagrundlaget kunne aktualiseres, så varenumre kan opdateres og brugerkonti nulstilles. Forretningsgangen ifm.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ins w:id="21" w:author="Claus" w:date="2018-12-13T20:56:00Z">
        <w:r w:rsidR="001F2209">
          <w:t>Softwaren skal også give kunden mulighed for valg af tagbelægning og beklædning</w:t>
        </w:r>
      </w:ins>
      <w:ins w:id="22" w:author="Claus" w:date="2018-12-14T09:05:00Z">
        <w:r w:rsidR="00574D6C">
          <w:t>, dette krav var eksplicit</w:t>
        </w:r>
      </w:ins>
      <w:ins w:id="23" w:author="Claus" w:date="2018-12-13T20:56:00Z">
        <w:r w:rsidR="001F2209">
          <w:t>.</w:t>
        </w:r>
      </w:ins>
    </w:p>
    <w:p w:rsidR="00A75109" w:rsidDel="00D420CE" w:rsidRDefault="00A75109" w:rsidP="00611612">
      <w:pPr>
        <w:rPr>
          <w:del w:id="24" w:author="Claus" w:date="2018-12-19T14:11:00Z"/>
        </w:rPr>
      </w:pPr>
    </w:p>
    <w:p w:rsidR="00886BA5" w:rsidDel="00D420CE" w:rsidRDefault="00886BA5" w:rsidP="00611612">
      <w:pPr>
        <w:rPr>
          <w:del w:id="25" w:author="Claus" w:date="2018-12-19T14:11:00Z"/>
        </w:rPr>
      </w:pPr>
      <w:del w:id="26" w:author="Claus" w:date="2018-12-19T14:11:00Z">
        <w:r w:rsidDel="00D420CE">
          <w:delText>…</w:delText>
        </w:r>
      </w:del>
    </w:p>
    <w:p w:rsidR="00D36484" w:rsidRDefault="00D36484" w:rsidP="00611612">
      <w:commentRangeStart w:id="27"/>
      <w:r>
        <w:t>Softwaren er</w:t>
      </w:r>
      <w:ins w:id="28" w:author="Claus" w:date="2018-12-19T14:11:00Z">
        <w:r w:rsidR="00D420CE">
          <w:t xml:space="preserve"> formentlig</w:t>
        </w:r>
      </w:ins>
      <w:r>
        <w:t xml:space="preserve"> udviklet til styresystemet Microsoft Windows</w:t>
      </w:r>
      <w:ins w:id="29" w:author="Claus" w:date="2018-12-19T14:11:00Z">
        <w:r w:rsidR="00D420CE">
          <w:t xml:space="preserve"> 98 /</w:t>
        </w:r>
      </w:ins>
      <w:r>
        <w:t xml:space="preserve"> XP</w:t>
      </w:r>
      <w:ins w:id="30" w:author="Claus" w:date="2018-12-13T21:11:00Z">
        <w:r w:rsidR="004D1DD1">
          <w:t>,</w:t>
        </w:r>
      </w:ins>
      <w:r>
        <w:t xml:space="preserve"> som ikke længere supporteres af Microsoft. Softwaren skønnes derfor sårbar</w:t>
      </w:r>
      <w:ins w:id="31" w:author="Claus" w:date="2018-12-13T21:11:00Z">
        <w:r w:rsidR="004D1DD1">
          <w:t>,</w:t>
        </w:r>
      </w:ins>
      <w:r>
        <w:t xml:space="preserve"> da de</w:t>
      </w:r>
      <w:r w:rsidR="007B1C18">
        <w:t>n</w:t>
      </w:r>
      <w:r>
        <w:t xml:space="preserve"> </w:t>
      </w:r>
      <w:ins w:id="32" w:author="Claus" w:date="2018-12-19T14:13:00Z">
        <w:r w:rsidR="00D420CE">
          <w:t>nok afvikles i kompatibilitetsmodus, hvilket måske vil fejle på et tidspunkt.</w:t>
        </w:r>
      </w:ins>
      <w:del w:id="33" w:author="Claus" w:date="2018-12-19T14:14:00Z">
        <w:r w:rsidDel="00D420CE">
          <w:delText xml:space="preserve">kræver et </w:delText>
        </w:r>
      </w:del>
      <w:del w:id="34" w:author="Claus" w:date="2018-12-19T14:12:00Z">
        <w:r w:rsidDel="00D420CE">
          <w:delText>Windows XP</w:delText>
        </w:r>
      </w:del>
      <w:del w:id="35" w:author="Claus" w:date="2018-12-19T14:14:00Z">
        <w:r w:rsidDel="00D420CE">
          <w:delText xml:space="preserve"> miljø til at kunne afvikles, og det kan med tiden blive </w:delText>
        </w:r>
        <w:r w:rsidR="007B1C18" w:rsidDel="00D420CE">
          <w:delText xml:space="preserve">stadig </w:delText>
        </w:r>
        <w:r w:rsidDel="00D420CE">
          <w:delText>vanskeligere at finde.</w:delText>
        </w:r>
      </w:del>
      <w:commentRangeEnd w:id="27"/>
      <w:r w:rsidR="006F4246">
        <w:rPr>
          <w:rStyle w:val="Kommentarhenvisning"/>
        </w:rPr>
        <w:commentReference w:id="27"/>
      </w:r>
    </w:p>
    <w:p w:rsidR="00231B65" w:rsidRDefault="00231B65" w:rsidP="00231B65">
      <w:pPr>
        <w:pStyle w:val="Overskrift1"/>
        <w:rPr>
          <w:ins w:id="36" w:author="Claus" w:date="2018-12-18T12:08:00Z"/>
        </w:rPr>
      </w:pPr>
      <w:ins w:id="37" w:author="Claus" w:date="2018-12-18T12:08:00Z">
        <w:r>
          <w:t>Interessentanalyse</w:t>
        </w:r>
      </w:ins>
    </w:p>
    <w:p w:rsidR="00231B65" w:rsidRPr="0014228C" w:rsidRDefault="00231B65" w:rsidP="00231B65">
      <w:pPr>
        <w:pStyle w:val="Listeafsnit"/>
        <w:numPr>
          <w:ilvl w:val="0"/>
          <w:numId w:val="1"/>
        </w:numPr>
        <w:rPr>
          <w:ins w:id="38" w:author="Claus" w:date="2018-12-18T12:08:00Z"/>
          <w:rStyle w:val="Strk"/>
        </w:rPr>
      </w:pPr>
      <w:ins w:id="39" w:author="Claus" w:date="2018-12-18T12:08:00Z">
        <w:r w:rsidRPr="0014228C">
          <w:rPr>
            <w:rStyle w:val="Strk"/>
          </w:rPr>
          <w:t xml:space="preserve">Martin (eller anden nøglemedarbejder i trælasten): </w:t>
        </w:r>
      </w:ins>
    </w:p>
    <w:p w:rsidR="00231B65" w:rsidRDefault="00231B65" w:rsidP="00231B65">
      <w:pPr>
        <w:pStyle w:val="Listeafsnit"/>
        <w:numPr>
          <w:ilvl w:val="0"/>
          <w:numId w:val="2"/>
        </w:numPr>
        <w:rPr>
          <w:ins w:id="40" w:author="Claus" w:date="2018-12-18T12:08:00Z"/>
        </w:rPr>
      </w:pPr>
      <w:ins w:id="41" w:author="Claus" w:date="2018-12-18T12:08:00Z">
        <w:r>
          <w:t xml:space="preserve">Har en stor viden om nuværende situation og ønsker om den fremtidige. </w:t>
        </w:r>
      </w:ins>
    </w:p>
    <w:p w:rsidR="00231B65" w:rsidRDefault="00231B65" w:rsidP="00231B65">
      <w:pPr>
        <w:pStyle w:val="Listeafsnit"/>
        <w:numPr>
          <w:ilvl w:val="0"/>
          <w:numId w:val="2"/>
        </w:numPr>
        <w:rPr>
          <w:ins w:id="42" w:author="Claus" w:date="2018-12-18T12:08:00Z"/>
        </w:rPr>
      </w:pPr>
      <w:ins w:id="43" w:author="Claus" w:date="2018-12-18T12:08:00Z">
        <w:r>
          <w:t xml:space="preserve">Er – så vidt vides – den eneste, der har adgang til systemets administrative del. </w:t>
        </w:r>
      </w:ins>
    </w:p>
    <w:p w:rsidR="00231B65" w:rsidRDefault="00231B65" w:rsidP="00231B65">
      <w:pPr>
        <w:pStyle w:val="Listeafsnit"/>
        <w:numPr>
          <w:ilvl w:val="0"/>
          <w:numId w:val="2"/>
        </w:numPr>
        <w:rPr>
          <w:ins w:id="44" w:author="Claus" w:date="2018-12-18T12:08:00Z"/>
        </w:rPr>
      </w:pPr>
      <w:ins w:id="45" w:author="Claus" w:date="2018-12-18T12:08:00Z">
        <w:r>
          <w:lastRenderedPageBreak/>
          <w:t>Har indgående kendskab til sædvanlige problemstillinger ifm. bestillinger af carporte, f.eks. skæve dimensioner, for store skure, for høj rejsning mv.</w:t>
        </w:r>
      </w:ins>
    </w:p>
    <w:p w:rsidR="00231B65" w:rsidRDefault="00231B65" w:rsidP="00231B65">
      <w:pPr>
        <w:pStyle w:val="Listeafsnit"/>
        <w:numPr>
          <w:ilvl w:val="0"/>
          <w:numId w:val="2"/>
        </w:numPr>
        <w:rPr>
          <w:ins w:id="46" w:author="Claus" w:date="2018-12-18T12:08:00Z"/>
        </w:rPr>
      </w:pPr>
      <w:ins w:id="47" w:author="Claus" w:date="2018-12-18T12:08:00Z">
        <w:r>
          <w:t>Står for nuværende prisjustering og ”mapning” mellem gl. varenumre og nye.</w:t>
        </w:r>
      </w:ins>
    </w:p>
    <w:p w:rsidR="00231B65" w:rsidRPr="0014228C" w:rsidRDefault="00231B65" w:rsidP="00231B65">
      <w:pPr>
        <w:pStyle w:val="Listeafsnit"/>
        <w:numPr>
          <w:ilvl w:val="0"/>
          <w:numId w:val="1"/>
        </w:numPr>
        <w:rPr>
          <w:ins w:id="48" w:author="Claus" w:date="2018-12-18T12:08:00Z"/>
          <w:rStyle w:val="Strk"/>
        </w:rPr>
      </w:pPr>
      <w:ins w:id="49" w:author="Claus" w:date="2018-12-18T12:08:00Z">
        <w:r w:rsidRPr="0014228C">
          <w:rPr>
            <w:rStyle w:val="Strk"/>
          </w:rPr>
          <w:t>Alm. medarbejdere i trælasten:</w:t>
        </w:r>
      </w:ins>
    </w:p>
    <w:p w:rsidR="00231B65" w:rsidRDefault="00231B65" w:rsidP="00231B65">
      <w:pPr>
        <w:pStyle w:val="Listeafsnit"/>
        <w:numPr>
          <w:ilvl w:val="0"/>
          <w:numId w:val="3"/>
        </w:numPr>
        <w:rPr>
          <w:ins w:id="50" w:author="Claus" w:date="2018-12-18T12:08:00Z"/>
        </w:rPr>
      </w:pPr>
      <w:ins w:id="51" w:author="Claus" w:date="2018-12-18T12:08:00Z">
        <w:r>
          <w:t>Skal evt. kunne betjene systemet, så salg af carporte/træk af styklister, ændring af priser og pakning også kan ske, når Martin eller anden nøglemedarbejder ikke er på arbejde.</w:t>
        </w:r>
      </w:ins>
    </w:p>
    <w:p w:rsidR="00231B65" w:rsidRPr="0014228C" w:rsidRDefault="00231B65" w:rsidP="00231B65">
      <w:pPr>
        <w:pStyle w:val="Listeafsnit"/>
        <w:numPr>
          <w:ilvl w:val="0"/>
          <w:numId w:val="1"/>
        </w:numPr>
        <w:rPr>
          <w:ins w:id="52" w:author="Claus" w:date="2018-12-18T12:08:00Z"/>
          <w:rStyle w:val="Strk"/>
        </w:rPr>
      </w:pPr>
      <w:ins w:id="53" w:author="Claus" w:date="2018-12-18T12:08:00Z">
        <w:r w:rsidRPr="0014228C">
          <w:rPr>
            <w:rStyle w:val="Strk"/>
          </w:rPr>
          <w:t>Kunder:</w:t>
        </w:r>
      </w:ins>
    </w:p>
    <w:p w:rsidR="00231B65" w:rsidRDefault="00231B65" w:rsidP="00231B65">
      <w:pPr>
        <w:pStyle w:val="Listeafsnit"/>
        <w:numPr>
          <w:ilvl w:val="0"/>
          <w:numId w:val="4"/>
        </w:numPr>
        <w:rPr>
          <w:ins w:id="54" w:author="Claus" w:date="2018-12-18T12:08:00Z"/>
        </w:rPr>
      </w:pPr>
      <w:ins w:id="55" w:author="Claus" w:date="2018-12-18T12:08:00Z">
        <w:r>
          <w:t xml:space="preserve">Jf. interview vil kunder få mulighed for valg af beklædningsmaterialer, tagbelægning mv. </w:t>
        </w:r>
      </w:ins>
    </w:p>
    <w:p w:rsidR="00231B65" w:rsidRPr="0014228C" w:rsidRDefault="00231B65" w:rsidP="00231B65">
      <w:pPr>
        <w:pStyle w:val="Listeafsnit"/>
        <w:numPr>
          <w:ilvl w:val="0"/>
          <w:numId w:val="1"/>
        </w:numPr>
        <w:rPr>
          <w:ins w:id="56" w:author="Claus" w:date="2018-12-18T12:08:00Z"/>
          <w:rStyle w:val="Strk"/>
        </w:rPr>
      </w:pPr>
      <w:ins w:id="57" w:author="Claus" w:date="2018-12-18T12:08:00Z">
        <w:r w:rsidRPr="0014228C">
          <w:rPr>
            <w:rStyle w:val="Strk"/>
          </w:rPr>
          <w:t>Administration:</w:t>
        </w:r>
      </w:ins>
    </w:p>
    <w:p w:rsidR="00231B65" w:rsidRDefault="00231B65" w:rsidP="00231B65">
      <w:pPr>
        <w:pStyle w:val="Listeafsnit"/>
        <w:numPr>
          <w:ilvl w:val="0"/>
          <w:numId w:val="5"/>
        </w:numPr>
        <w:rPr>
          <w:ins w:id="58" w:author="Claus" w:date="2018-12-18T12:08:00Z"/>
        </w:rPr>
      </w:pPr>
      <w:ins w:id="59" w:author="Claus" w:date="2018-12-18T12:08:00Z">
        <w:r>
          <w:t>Evt. færre reklamationssager afledt af f.eks. misforstået telefonisk dialog.</w:t>
        </w:r>
      </w:ins>
    </w:p>
    <w:p w:rsidR="00231B65" w:rsidRDefault="00231B65" w:rsidP="00231B65">
      <w:pPr>
        <w:pStyle w:val="Listeafsnit"/>
        <w:numPr>
          <w:ilvl w:val="0"/>
          <w:numId w:val="5"/>
        </w:numPr>
        <w:rPr>
          <w:ins w:id="60" w:author="Claus" w:date="2018-12-18T12:08:00Z"/>
        </w:rPr>
      </w:pPr>
      <w:ins w:id="61" w:author="Claus" w:date="2018-12-18T12:08:00Z">
        <w:r>
          <w:t>Bedre/korrekt overskudsgrad som flg. af korrekt beregning af f.eks. belægning/beklædning.</w:t>
        </w:r>
      </w:ins>
    </w:p>
    <w:p w:rsidR="00231B65" w:rsidRDefault="00231B65" w:rsidP="00231B65">
      <w:pPr>
        <w:pStyle w:val="Listeafsnit"/>
        <w:numPr>
          <w:ilvl w:val="0"/>
          <w:numId w:val="5"/>
        </w:numPr>
        <w:rPr>
          <w:ins w:id="62" w:author="Claus" w:date="2018-12-18T12:08:00Z"/>
        </w:rPr>
      </w:pPr>
      <w:ins w:id="63" w:author="Claus" w:date="2018-12-18T12:08:00Z">
        <w:r>
          <w:t>Flere ordrer fordi systemet giver kunder mulighed for at gennemføre forespørgsler til ende før telefonisk kontakt, f.eks. valg af beklædning, belægning, dimensioner mv.</w:t>
        </w:r>
      </w:ins>
    </w:p>
    <w:p w:rsidR="00231B65" w:rsidRDefault="00231B65" w:rsidP="00231B65">
      <w:pPr>
        <w:pStyle w:val="Listeafsnit"/>
        <w:numPr>
          <w:ilvl w:val="0"/>
          <w:numId w:val="5"/>
        </w:numPr>
        <w:rPr>
          <w:ins w:id="64" w:author="Claus" w:date="2018-12-18T12:08:00Z"/>
        </w:rPr>
      </w:pPr>
      <w:ins w:id="65" w:author="Claus" w:date="2018-12-18T12:08:00Z">
        <w:r>
          <w:t>Færre risici forbundet med opdatering / vedligehold af systemet (f.eks. v. sygdom/bortgang af ngl. medarbejder).</w:t>
        </w:r>
      </w:ins>
    </w:p>
    <w:p w:rsidR="00231B65" w:rsidRPr="0014228C" w:rsidRDefault="00231B65" w:rsidP="00231B65">
      <w:pPr>
        <w:pStyle w:val="Listeafsnit"/>
        <w:numPr>
          <w:ilvl w:val="0"/>
          <w:numId w:val="1"/>
        </w:numPr>
        <w:rPr>
          <w:ins w:id="66" w:author="Claus" w:date="2018-12-18T12:08:00Z"/>
          <w:rStyle w:val="Strk"/>
        </w:rPr>
      </w:pPr>
      <w:ins w:id="67" w:author="Claus" w:date="2018-12-18T12:08:00Z">
        <w:r w:rsidRPr="0014228C">
          <w:rPr>
            <w:rStyle w:val="Strk"/>
          </w:rPr>
          <w:t>Direktion:</w:t>
        </w:r>
      </w:ins>
    </w:p>
    <w:p w:rsidR="00231B65" w:rsidRDefault="00231B65" w:rsidP="00231B65">
      <w:pPr>
        <w:pStyle w:val="Listeafsnit"/>
        <w:numPr>
          <w:ilvl w:val="0"/>
          <w:numId w:val="6"/>
        </w:numPr>
        <w:rPr>
          <w:ins w:id="68" w:author="Claus" w:date="2018-12-18T12:08:00Z"/>
        </w:rPr>
      </w:pPr>
      <w:ins w:id="69" w:author="Claus" w:date="2018-12-18T12:08:00Z">
        <w:r>
          <w:t>Skal beslutte om systemet har et fornuftigt ROI og dermed om det skal implementeres.</w:t>
        </w:r>
      </w:ins>
    </w:p>
    <w:p w:rsidR="00231B65" w:rsidRDefault="00231B65" w:rsidP="00231B65">
      <w:pPr>
        <w:pStyle w:val="Listeafsnit"/>
        <w:numPr>
          <w:ilvl w:val="0"/>
          <w:numId w:val="6"/>
        </w:numPr>
        <w:rPr>
          <w:ins w:id="70" w:author="Claus" w:date="2018-12-18T12:08:00Z"/>
        </w:rPr>
      </w:pPr>
      <w:ins w:id="71" w:author="Claus" w:date="2018-12-18T12:08:00Z">
        <w:r>
          <w:t>Bedre bundlinje ved større salg/optimering af overskudsgrad.</w:t>
        </w:r>
      </w:ins>
    </w:p>
    <w:p w:rsidR="00231B65" w:rsidRDefault="00231B65" w:rsidP="00231B65">
      <w:pPr>
        <w:rPr>
          <w:ins w:id="72" w:author="Claus" w:date="2018-12-18T12:08:00Z"/>
        </w:rPr>
      </w:pPr>
    </w:p>
    <w:p w:rsidR="00231B65" w:rsidRDefault="00231B65" w:rsidP="00231B65">
      <w:pPr>
        <w:rPr>
          <w:ins w:id="73" w:author="Claus" w:date="2018-12-18T12:08:00Z"/>
        </w:rPr>
      </w:pPr>
    </w:p>
    <w:tbl>
      <w:tblPr>
        <w:tblStyle w:val="Mediumgitter3-fremhvningsfarve1"/>
        <w:tblW w:w="0" w:type="auto"/>
        <w:tblLook w:val="04A0"/>
      </w:tblPr>
      <w:tblGrid>
        <w:gridCol w:w="1629"/>
        <w:gridCol w:w="1630"/>
        <w:gridCol w:w="3259"/>
        <w:gridCol w:w="3260"/>
      </w:tblGrid>
      <w:tr w:rsidR="00231B65" w:rsidTr="00625AD4">
        <w:trPr>
          <w:cnfStyle w:val="100000000000"/>
          <w:ins w:id="74" w:author="Claus" w:date="2018-12-18T12:08:00Z"/>
        </w:trPr>
        <w:tc>
          <w:tcPr>
            <w:cnfStyle w:val="001000000000"/>
            <w:tcW w:w="1629" w:type="dxa"/>
          </w:tcPr>
          <w:p w:rsidR="00231B65" w:rsidRDefault="00231B65" w:rsidP="00625AD4">
            <w:pPr>
              <w:rPr>
                <w:ins w:id="75" w:author="Claus" w:date="2018-12-18T12:08:00Z"/>
                <w:rFonts w:ascii="Arial" w:eastAsiaTheme="minorHAnsi" w:hAnsi="Arial" w:cs="Arial"/>
                <w:lang w:eastAsia="ja-JP"/>
              </w:rPr>
            </w:pPr>
          </w:p>
          <w:p w:rsidR="00231B65" w:rsidRDefault="00231B65" w:rsidP="00625AD4">
            <w:pPr>
              <w:rPr>
                <w:ins w:id="76" w:author="Claus" w:date="2018-12-18T12:08:00Z"/>
                <w:rFonts w:ascii="Arial" w:hAnsi="Arial" w:cs="Arial"/>
                <w:b w:val="0"/>
                <w:bCs w:val="0"/>
              </w:rPr>
            </w:pPr>
            <w:ins w:id="77" w:author="Claus" w:date="2018-12-18T12:08:00Z">
              <w:r>
                <w:rPr>
                  <w:rFonts w:ascii="Arial" w:eastAsiaTheme="minorHAnsi" w:hAnsi="Arial" w:cs="Arial"/>
                  <w:lang w:eastAsia="ja-JP"/>
                </w:rPr>
                <w:t>▼</w:t>
              </w:r>
              <w:r>
                <w:t>Indflydelse</w:t>
              </w:r>
            </w:ins>
          </w:p>
        </w:tc>
        <w:tc>
          <w:tcPr>
            <w:tcW w:w="1630" w:type="dxa"/>
          </w:tcPr>
          <w:p w:rsidR="00231B65" w:rsidRPr="00922AAE" w:rsidRDefault="00231B65" w:rsidP="00625AD4">
            <w:pPr>
              <w:cnfStyle w:val="100000000000"/>
              <w:rPr>
                <w:ins w:id="78" w:author="Claus" w:date="2018-12-18T12:08:00Z"/>
                <w:rFonts w:ascii="Arial" w:hAnsi="Arial" w:cs="Arial"/>
              </w:rPr>
            </w:pPr>
            <w:ins w:id="79" w:author="Claus" w:date="2018-12-18T12:08:00Z">
              <w:r>
                <w:t xml:space="preserve">Medvirken </w:t>
              </w:r>
              <w:r>
                <w:rPr>
                  <w:rFonts w:ascii="Arial" w:hAnsi="Arial" w:cs="Arial"/>
                </w:rPr>
                <w:t>►</w:t>
              </w:r>
            </w:ins>
          </w:p>
        </w:tc>
        <w:tc>
          <w:tcPr>
            <w:tcW w:w="3259" w:type="dxa"/>
          </w:tcPr>
          <w:p w:rsidR="00231B65" w:rsidRDefault="00231B65" w:rsidP="00625AD4">
            <w:pPr>
              <w:cnfStyle w:val="100000000000"/>
              <w:rPr>
                <w:ins w:id="80" w:author="Claus" w:date="2018-12-18T12:08:00Z"/>
              </w:rPr>
            </w:pPr>
            <w:ins w:id="81" w:author="Claus" w:date="2018-12-18T12:08:00Z">
              <w:r>
                <w:t>HØJ</w:t>
              </w:r>
            </w:ins>
          </w:p>
        </w:tc>
        <w:tc>
          <w:tcPr>
            <w:tcW w:w="3260" w:type="dxa"/>
          </w:tcPr>
          <w:p w:rsidR="00231B65" w:rsidRDefault="00231B65" w:rsidP="00625AD4">
            <w:pPr>
              <w:cnfStyle w:val="100000000000"/>
              <w:rPr>
                <w:ins w:id="82" w:author="Claus" w:date="2018-12-18T12:08:00Z"/>
              </w:rPr>
            </w:pPr>
            <w:ins w:id="83" w:author="Claus" w:date="2018-12-18T12:08:00Z">
              <w:r>
                <w:t>LAV</w:t>
              </w:r>
            </w:ins>
          </w:p>
        </w:tc>
      </w:tr>
      <w:tr w:rsidR="00231B65" w:rsidTr="00625AD4">
        <w:trPr>
          <w:cnfStyle w:val="000000100000"/>
          <w:ins w:id="84" w:author="Claus" w:date="2018-12-18T12:08:00Z"/>
        </w:trPr>
        <w:tc>
          <w:tcPr>
            <w:cnfStyle w:val="001000000000"/>
            <w:tcW w:w="3259" w:type="dxa"/>
            <w:gridSpan w:val="2"/>
          </w:tcPr>
          <w:p w:rsidR="00231B65" w:rsidRDefault="00231B65" w:rsidP="00625AD4">
            <w:pPr>
              <w:rPr>
                <w:ins w:id="85" w:author="Claus" w:date="2018-12-18T12:08:00Z"/>
              </w:rPr>
            </w:pPr>
            <w:ins w:id="86" w:author="Claus" w:date="2018-12-18T12:08:00Z">
              <w:r>
                <w:t>HØJ</w:t>
              </w:r>
            </w:ins>
          </w:p>
        </w:tc>
        <w:tc>
          <w:tcPr>
            <w:tcW w:w="3259" w:type="dxa"/>
          </w:tcPr>
          <w:p w:rsidR="00231B65" w:rsidRDefault="00231B65" w:rsidP="00625AD4">
            <w:pPr>
              <w:pStyle w:val="Listeafsnit"/>
              <w:numPr>
                <w:ilvl w:val="0"/>
                <w:numId w:val="1"/>
              </w:numPr>
              <w:cnfStyle w:val="000000100000"/>
              <w:rPr>
                <w:ins w:id="87" w:author="Claus" w:date="2018-12-18T12:08:00Z"/>
              </w:rPr>
            </w:pPr>
            <w:ins w:id="88" w:author="Claus" w:date="2018-12-18T12:08:00Z">
              <w:r>
                <w:t>Martin og øvrige ngl. medarbejdere i trælasten.</w:t>
              </w:r>
            </w:ins>
          </w:p>
          <w:p w:rsidR="00231B65" w:rsidRDefault="00231B65" w:rsidP="00625AD4">
            <w:pPr>
              <w:cnfStyle w:val="000000100000"/>
              <w:rPr>
                <w:ins w:id="89" w:author="Claus" w:date="2018-12-18T12:08:00Z"/>
              </w:rPr>
            </w:pPr>
          </w:p>
        </w:tc>
        <w:tc>
          <w:tcPr>
            <w:tcW w:w="3260" w:type="dxa"/>
          </w:tcPr>
          <w:p w:rsidR="00231B65" w:rsidRDefault="00231B65" w:rsidP="00625AD4">
            <w:pPr>
              <w:pStyle w:val="Listeafsnit"/>
              <w:numPr>
                <w:ilvl w:val="0"/>
                <w:numId w:val="1"/>
              </w:numPr>
              <w:cnfStyle w:val="000000100000"/>
              <w:rPr>
                <w:ins w:id="90" w:author="Claus" w:date="2018-12-18T12:08:00Z"/>
              </w:rPr>
            </w:pPr>
            <w:ins w:id="91" w:author="Claus" w:date="2018-12-18T12:08:00Z">
              <w:r>
                <w:t>Direktion</w:t>
              </w:r>
            </w:ins>
          </w:p>
          <w:p w:rsidR="00231B65" w:rsidRDefault="00231B65" w:rsidP="00625AD4">
            <w:pPr>
              <w:pStyle w:val="Listeafsnit"/>
              <w:numPr>
                <w:ilvl w:val="0"/>
                <w:numId w:val="1"/>
              </w:numPr>
              <w:cnfStyle w:val="000000100000"/>
              <w:rPr>
                <w:ins w:id="92" w:author="Claus" w:date="2018-12-18T12:08:00Z"/>
              </w:rPr>
            </w:pPr>
            <w:ins w:id="93" w:author="Claus" w:date="2018-12-18T12:08:00Z">
              <w:r>
                <w:t>Kunder*</w:t>
              </w:r>
            </w:ins>
          </w:p>
          <w:p w:rsidR="00231B65" w:rsidRDefault="00231B65" w:rsidP="00625AD4">
            <w:pPr>
              <w:pStyle w:val="Listeafsnit"/>
              <w:cnfStyle w:val="000000100000"/>
              <w:rPr>
                <w:ins w:id="94" w:author="Claus" w:date="2018-12-18T12:08:00Z"/>
              </w:rPr>
            </w:pPr>
          </w:p>
        </w:tc>
      </w:tr>
      <w:tr w:rsidR="00231B65" w:rsidTr="00625AD4">
        <w:trPr>
          <w:ins w:id="95" w:author="Claus" w:date="2018-12-18T12:08:00Z"/>
        </w:trPr>
        <w:tc>
          <w:tcPr>
            <w:cnfStyle w:val="001000000000"/>
            <w:tcW w:w="3259" w:type="dxa"/>
            <w:gridSpan w:val="2"/>
          </w:tcPr>
          <w:p w:rsidR="00231B65" w:rsidRDefault="00231B65" w:rsidP="00625AD4">
            <w:pPr>
              <w:rPr>
                <w:ins w:id="96" w:author="Claus" w:date="2018-12-18T12:08:00Z"/>
              </w:rPr>
            </w:pPr>
            <w:ins w:id="97" w:author="Claus" w:date="2018-12-18T12:08:00Z">
              <w:r>
                <w:t>LAV</w:t>
              </w:r>
            </w:ins>
          </w:p>
        </w:tc>
        <w:tc>
          <w:tcPr>
            <w:tcW w:w="3259" w:type="dxa"/>
          </w:tcPr>
          <w:p w:rsidR="00231B65" w:rsidRDefault="00231B65" w:rsidP="00625AD4">
            <w:pPr>
              <w:pStyle w:val="Listeafsnit"/>
              <w:numPr>
                <w:ilvl w:val="0"/>
                <w:numId w:val="1"/>
              </w:numPr>
              <w:cnfStyle w:val="000000000000"/>
              <w:rPr>
                <w:ins w:id="98" w:author="Claus" w:date="2018-12-18T12:08:00Z"/>
              </w:rPr>
            </w:pPr>
            <w:ins w:id="99" w:author="Claus" w:date="2018-12-18T12:08:00Z">
              <w:r>
                <w:t>Administration</w:t>
              </w:r>
            </w:ins>
          </w:p>
          <w:p w:rsidR="00231B65" w:rsidRDefault="00231B65" w:rsidP="00625AD4">
            <w:pPr>
              <w:pStyle w:val="Listeafsnit"/>
              <w:numPr>
                <w:ilvl w:val="0"/>
                <w:numId w:val="1"/>
              </w:numPr>
              <w:cnfStyle w:val="000000000000"/>
              <w:rPr>
                <w:ins w:id="100" w:author="Claus" w:date="2018-12-18T12:08:00Z"/>
              </w:rPr>
            </w:pPr>
            <w:ins w:id="101" w:author="Claus" w:date="2018-12-18T12:08:00Z">
              <w:r>
                <w:t>Alm. medarbejdere i trælasten</w:t>
              </w:r>
            </w:ins>
          </w:p>
        </w:tc>
        <w:tc>
          <w:tcPr>
            <w:tcW w:w="3260" w:type="dxa"/>
          </w:tcPr>
          <w:p w:rsidR="00231B65" w:rsidRDefault="00231B65" w:rsidP="00625AD4">
            <w:pPr>
              <w:pStyle w:val="Listeafsnit"/>
              <w:numPr>
                <w:ilvl w:val="0"/>
                <w:numId w:val="1"/>
              </w:numPr>
              <w:cnfStyle w:val="000000000000"/>
              <w:rPr>
                <w:ins w:id="102" w:author="Claus" w:date="2018-12-18T12:08:00Z"/>
              </w:rPr>
            </w:pPr>
            <w:ins w:id="103" w:author="Claus" w:date="2018-12-18T12:08:00Z">
              <w:r>
                <w:t>Aktionærer</w:t>
              </w:r>
            </w:ins>
          </w:p>
        </w:tc>
      </w:tr>
    </w:tbl>
    <w:p w:rsidR="00231B65" w:rsidRDefault="00231B65" w:rsidP="00231B65">
      <w:pPr>
        <w:rPr>
          <w:ins w:id="104" w:author="Claus" w:date="2018-12-18T12:08:00Z"/>
          <w:sz w:val="20"/>
        </w:rPr>
      </w:pPr>
      <w:ins w:id="105" w:author="Claus" w:date="2018-12-18T12:08:00Z">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ins>
    </w:p>
    <w:p w:rsidR="00231B65" w:rsidRDefault="00231B65" w:rsidP="00231B65">
      <w:pPr>
        <w:rPr>
          <w:ins w:id="106" w:author="Claus" w:date="2018-12-18T12:08:00Z"/>
        </w:rPr>
      </w:pPr>
    </w:p>
    <w:p w:rsidR="00231B65" w:rsidRPr="0013533A" w:rsidRDefault="00231B65" w:rsidP="00231B65">
      <w:pPr>
        <w:pStyle w:val="Overskrift1"/>
        <w:rPr>
          <w:ins w:id="107" w:author="Claus" w:date="2018-12-18T12:08:00Z"/>
        </w:rPr>
      </w:pPr>
      <w:ins w:id="108" w:author="Claus" w:date="2018-12-18T12:08:00Z">
        <w:r>
          <w:t>SWOT-analyser</w:t>
        </w:r>
      </w:ins>
    </w:p>
    <w:tbl>
      <w:tblPr>
        <w:tblStyle w:val="Mediumgitter3-fremhvningsfarve1"/>
        <w:tblW w:w="0" w:type="auto"/>
        <w:tblLook w:val="04A0"/>
      </w:tblPr>
      <w:tblGrid>
        <w:gridCol w:w="1242"/>
        <w:gridCol w:w="3969"/>
        <w:gridCol w:w="4567"/>
      </w:tblGrid>
      <w:tr w:rsidR="00231B65" w:rsidTr="00625AD4">
        <w:trPr>
          <w:cnfStyle w:val="100000000000"/>
          <w:ins w:id="109" w:author="Claus" w:date="2018-12-18T12:08:00Z"/>
        </w:trPr>
        <w:tc>
          <w:tcPr>
            <w:cnfStyle w:val="001000000000"/>
            <w:tcW w:w="1242" w:type="dxa"/>
          </w:tcPr>
          <w:p w:rsidR="00231B65" w:rsidRPr="0013533A" w:rsidRDefault="00231B65" w:rsidP="00625AD4">
            <w:pPr>
              <w:jc w:val="center"/>
              <w:rPr>
                <w:ins w:id="110" w:author="Claus" w:date="2018-12-18T12:08:00Z"/>
                <w:rFonts w:ascii="Bahnschrift SemiLight" w:hAnsi="Bahnschrift SemiLight"/>
              </w:rPr>
            </w:pPr>
            <w:ins w:id="111" w:author="Claus" w:date="2018-12-18T12:08:00Z">
              <w:r>
                <w:rPr>
                  <w:rFonts w:ascii="Bahnschrift SemiLight" w:hAnsi="Bahnschrift SemiLight"/>
                </w:rPr>
                <w:t>Fog ®</w:t>
              </w:r>
            </w:ins>
          </w:p>
        </w:tc>
        <w:tc>
          <w:tcPr>
            <w:tcW w:w="3969" w:type="dxa"/>
          </w:tcPr>
          <w:p w:rsidR="00231B65" w:rsidRDefault="00231B65" w:rsidP="00625AD4">
            <w:pPr>
              <w:cnfStyle w:val="100000000000"/>
              <w:rPr>
                <w:ins w:id="112" w:author="Claus" w:date="2018-12-18T12:08:00Z"/>
              </w:rPr>
            </w:pPr>
            <w:ins w:id="113" w:author="Claus" w:date="2018-12-18T12:08:00Z">
              <w:r>
                <w:t>Positive</w:t>
              </w:r>
            </w:ins>
          </w:p>
        </w:tc>
        <w:tc>
          <w:tcPr>
            <w:tcW w:w="4567" w:type="dxa"/>
          </w:tcPr>
          <w:p w:rsidR="00231B65" w:rsidRDefault="00231B65" w:rsidP="00625AD4">
            <w:pPr>
              <w:cnfStyle w:val="100000000000"/>
              <w:rPr>
                <w:ins w:id="114" w:author="Claus" w:date="2018-12-18T12:08:00Z"/>
              </w:rPr>
            </w:pPr>
            <w:ins w:id="115" w:author="Claus" w:date="2018-12-18T12:08:00Z">
              <w:r>
                <w:t>Negative</w:t>
              </w:r>
            </w:ins>
          </w:p>
        </w:tc>
      </w:tr>
      <w:tr w:rsidR="00231B65" w:rsidTr="00625AD4">
        <w:trPr>
          <w:cnfStyle w:val="000000100000"/>
          <w:ins w:id="116" w:author="Claus" w:date="2018-12-18T12:08:00Z"/>
        </w:trPr>
        <w:tc>
          <w:tcPr>
            <w:cnfStyle w:val="001000000000"/>
            <w:tcW w:w="1242" w:type="dxa"/>
          </w:tcPr>
          <w:p w:rsidR="00231B65" w:rsidRDefault="00231B65" w:rsidP="00625AD4">
            <w:pPr>
              <w:rPr>
                <w:ins w:id="117" w:author="Claus" w:date="2018-12-18T12:08:00Z"/>
              </w:rPr>
            </w:pPr>
            <w:ins w:id="118" w:author="Claus" w:date="2018-12-18T12:08:00Z">
              <w:r>
                <w:t>Interne</w:t>
              </w:r>
            </w:ins>
          </w:p>
        </w:tc>
        <w:tc>
          <w:tcPr>
            <w:tcW w:w="3969" w:type="dxa"/>
          </w:tcPr>
          <w:p w:rsidR="00231B65" w:rsidRDefault="00231B65" w:rsidP="00625AD4">
            <w:pPr>
              <w:cnfStyle w:val="000000100000"/>
              <w:rPr>
                <w:ins w:id="119" w:author="Claus" w:date="2018-12-18T12:08:00Z"/>
              </w:rPr>
            </w:pPr>
            <w:ins w:id="120" w:author="Claus" w:date="2018-12-18T12:08:00Z">
              <w:r>
                <w:t>Strengths:</w:t>
              </w:r>
            </w:ins>
          </w:p>
          <w:p w:rsidR="00231B65" w:rsidRDefault="00231B65" w:rsidP="00625AD4">
            <w:pPr>
              <w:pStyle w:val="Listeafsnit"/>
              <w:numPr>
                <w:ilvl w:val="0"/>
                <w:numId w:val="1"/>
              </w:numPr>
              <w:cnfStyle w:val="000000100000"/>
              <w:rPr>
                <w:ins w:id="121" w:author="Claus" w:date="2018-12-18T12:08:00Z"/>
              </w:rPr>
            </w:pPr>
            <w:ins w:id="122" w:author="Claus" w:date="2018-12-18T12:08:00Z">
              <w:r>
                <w:t>Klar over at nuværende situation er sårbar.</w:t>
              </w:r>
            </w:ins>
          </w:p>
          <w:p w:rsidR="00231B65" w:rsidRDefault="00231B65" w:rsidP="00625AD4">
            <w:pPr>
              <w:pStyle w:val="Listeafsnit"/>
              <w:numPr>
                <w:ilvl w:val="0"/>
                <w:numId w:val="1"/>
              </w:numPr>
              <w:cnfStyle w:val="000000100000"/>
              <w:rPr>
                <w:ins w:id="123" w:author="Claus" w:date="2018-12-18T12:08:00Z"/>
              </w:rPr>
            </w:pPr>
            <w:ins w:id="124" w:author="Claus" w:date="2018-12-18T12:08:00Z">
              <w:r>
                <w:t>Ngl.medarbejder med indgående kendskab til situationen og problemområdet.</w:t>
              </w:r>
            </w:ins>
          </w:p>
          <w:p w:rsidR="00231B65" w:rsidRDefault="00231B65" w:rsidP="00625AD4">
            <w:pPr>
              <w:pStyle w:val="Listeafsnit"/>
              <w:numPr>
                <w:ilvl w:val="0"/>
                <w:numId w:val="1"/>
              </w:numPr>
              <w:cnfStyle w:val="000000100000"/>
              <w:rPr>
                <w:ins w:id="125" w:author="Claus" w:date="2018-12-18T12:08:00Z"/>
              </w:rPr>
            </w:pPr>
            <w:ins w:id="126" w:author="Claus" w:date="2018-12-18T12:08:00Z">
              <w:r>
                <w:t xml:space="preserve">Carporte i bedre kvalitet end </w:t>
              </w:r>
              <w:r>
                <w:lastRenderedPageBreak/>
                <w:t>Silvan/Bauhaus og evt andre.</w:t>
              </w:r>
            </w:ins>
          </w:p>
          <w:p w:rsidR="00231B65" w:rsidRDefault="00231B65" w:rsidP="00625AD4">
            <w:pPr>
              <w:cnfStyle w:val="000000100000"/>
              <w:rPr>
                <w:ins w:id="127" w:author="Claus" w:date="2018-12-18T12:08:00Z"/>
              </w:rPr>
            </w:pPr>
          </w:p>
          <w:p w:rsidR="00231B65" w:rsidRDefault="00231B65" w:rsidP="00625AD4">
            <w:pPr>
              <w:cnfStyle w:val="000000100000"/>
              <w:rPr>
                <w:ins w:id="128" w:author="Claus" w:date="2018-12-18T12:08:00Z"/>
              </w:rPr>
            </w:pPr>
          </w:p>
        </w:tc>
        <w:tc>
          <w:tcPr>
            <w:tcW w:w="4567" w:type="dxa"/>
          </w:tcPr>
          <w:p w:rsidR="00231B65" w:rsidRDefault="00231B65" w:rsidP="00625AD4">
            <w:pPr>
              <w:cnfStyle w:val="000000100000"/>
              <w:rPr>
                <w:ins w:id="129" w:author="Claus" w:date="2018-12-18T12:08:00Z"/>
              </w:rPr>
            </w:pPr>
            <w:ins w:id="130" w:author="Claus" w:date="2018-12-18T12:08:00Z">
              <w:r>
                <w:lastRenderedPageBreak/>
                <w:t>Weaknesses:</w:t>
              </w:r>
            </w:ins>
          </w:p>
          <w:p w:rsidR="00231B65" w:rsidRDefault="00231B65" w:rsidP="00625AD4">
            <w:pPr>
              <w:pStyle w:val="Listeafsnit"/>
              <w:numPr>
                <w:ilvl w:val="0"/>
                <w:numId w:val="1"/>
              </w:numPr>
              <w:cnfStyle w:val="000000100000"/>
              <w:rPr>
                <w:ins w:id="131" w:author="Claus" w:date="2018-12-18T12:08:00Z"/>
              </w:rPr>
            </w:pPr>
            <w:ins w:id="132" w:author="Claus" w:date="2018-12-18T12:08:00Z">
              <w:r>
                <w:t>En eller få medarbejdere kan betjene systemet.</w:t>
              </w:r>
            </w:ins>
          </w:p>
          <w:p w:rsidR="00231B65" w:rsidRDefault="00231B65" w:rsidP="00625AD4">
            <w:pPr>
              <w:pStyle w:val="Listeafsnit"/>
              <w:numPr>
                <w:ilvl w:val="0"/>
                <w:numId w:val="1"/>
              </w:numPr>
              <w:cnfStyle w:val="000000100000"/>
              <w:rPr>
                <w:ins w:id="133" w:author="Claus" w:date="2018-12-18T12:08:00Z"/>
              </w:rPr>
            </w:pPr>
            <w:ins w:id="134" w:author="Claus" w:date="2018-12-18T12:08:00Z">
              <w:r>
                <w:t>Systemet er uddateret og måske i fare for ikke at kunne fungere inden</w:t>
              </w:r>
            </w:ins>
            <w:ins w:id="135" w:author="Claus" w:date="2018-12-19T15:38:00Z">
              <w:r w:rsidR="008D1CB6">
                <w:t xml:space="preserve"> </w:t>
              </w:r>
            </w:ins>
            <w:ins w:id="136" w:author="Claus" w:date="2018-12-18T12:08:00Z">
              <w:r>
                <w:t>for overskuelig fremtid.</w:t>
              </w:r>
            </w:ins>
          </w:p>
          <w:p w:rsidR="00231B65" w:rsidRDefault="00231B65" w:rsidP="00625AD4">
            <w:pPr>
              <w:pStyle w:val="Listeafsnit"/>
              <w:numPr>
                <w:ilvl w:val="0"/>
                <w:numId w:val="1"/>
              </w:numPr>
              <w:cnfStyle w:val="000000100000"/>
              <w:rPr>
                <w:ins w:id="137" w:author="Claus" w:date="2018-12-18T12:08:00Z"/>
              </w:rPr>
            </w:pPr>
            <w:ins w:id="138" w:author="Claus" w:date="2018-12-18T12:08:00Z">
              <w:r>
                <w:t xml:space="preserve">Systemet er i 3 fragmenter – frontend til </w:t>
              </w:r>
              <w:r>
                <w:lastRenderedPageBreak/>
                <w:t>kunder, backend (Quickbyg) og et eksternt system til oprettelse af styklister.</w:t>
              </w:r>
            </w:ins>
          </w:p>
          <w:p w:rsidR="00231B65" w:rsidRDefault="00231B65" w:rsidP="00625AD4">
            <w:pPr>
              <w:pStyle w:val="Listeafsnit"/>
              <w:numPr>
                <w:ilvl w:val="0"/>
                <w:numId w:val="1"/>
              </w:numPr>
              <w:cnfStyle w:val="000000100000"/>
              <w:rPr>
                <w:ins w:id="139" w:author="Claus" w:date="2018-12-18T12:08:00Z"/>
              </w:rPr>
            </w:pPr>
            <w:ins w:id="140" w:author="Claus" w:date="2018-12-18T12:08:00Z">
              <w:r>
                <w:t>Kunden oplever det evt. besværligt og ufuldstændigt at lave forespørgsler.</w:t>
              </w:r>
            </w:ins>
          </w:p>
          <w:p w:rsidR="00231B65" w:rsidRDefault="00231B65" w:rsidP="00625AD4">
            <w:pPr>
              <w:cnfStyle w:val="000000100000"/>
              <w:rPr>
                <w:ins w:id="141" w:author="Claus" w:date="2018-12-18T12:08:00Z"/>
              </w:rPr>
            </w:pPr>
          </w:p>
        </w:tc>
      </w:tr>
      <w:tr w:rsidR="00231B65" w:rsidTr="00625AD4">
        <w:trPr>
          <w:ins w:id="142" w:author="Claus" w:date="2018-12-18T12:08:00Z"/>
        </w:trPr>
        <w:tc>
          <w:tcPr>
            <w:cnfStyle w:val="001000000000"/>
            <w:tcW w:w="1242" w:type="dxa"/>
          </w:tcPr>
          <w:p w:rsidR="00231B65" w:rsidRDefault="00231B65" w:rsidP="00625AD4">
            <w:pPr>
              <w:rPr>
                <w:ins w:id="143" w:author="Claus" w:date="2018-12-18T12:08:00Z"/>
              </w:rPr>
            </w:pPr>
            <w:ins w:id="144" w:author="Claus" w:date="2018-12-18T12:08:00Z">
              <w:r>
                <w:lastRenderedPageBreak/>
                <w:t>Eksterne</w:t>
              </w:r>
            </w:ins>
          </w:p>
        </w:tc>
        <w:tc>
          <w:tcPr>
            <w:tcW w:w="3969" w:type="dxa"/>
          </w:tcPr>
          <w:p w:rsidR="00231B65" w:rsidRDefault="00231B65" w:rsidP="00625AD4">
            <w:pPr>
              <w:cnfStyle w:val="000000000000"/>
              <w:rPr>
                <w:ins w:id="145" w:author="Claus" w:date="2018-12-18T12:08:00Z"/>
              </w:rPr>
            </w:pPr>
            <w:ins w:id="146" w:author="Claus" w:date="2018-12-18T12:08:00Z">
              <w:r>
                <w:t>Opportunities:</w:t>
              </w:r>
            </w:ins>
          </w:p>
          <w:p w:rsidR="00231B65" w:rsidRDefault="00231B65" w:rsidP="00625AD4">
            <w:pPr>
              <w:pStyle w:val="Listeafsnit"/>
              <w:numPr>
                <w:ilvl w:val="0"/>
                <w:numId w:val="1"/>
              </w:numPr>
              <w:cnfStyle w:val="000000000000"/>
              <w:rPr>
                <w:ins w:id="147" w:author="Claus" w:date="2018-12-18T12:08:00Z"/>
              </w:rPr>
            </w:pPr>
            <w:ins w:id="148" w:author="Claus" w:date="2018-12-18T12:08:00Z">
              <w:r>
                <w:t>Større salg som flg. af større brugervenlighed.</w:t>
              </w:r>
            </w:ins>
          </w:p>
          <w:p w:rsidR="00231B65" w:rsidRDefault="00231B65" w:rsidP="00625AD4">
            <w:pPr>
              <w:pStyle w:val="Listeafsnit"/>
              <w:numPr>
                <w:ilvl w:val="0"/>
                <w:numId w:val="1"/>
              </w:numPr>
              <w:cnfStyle w:val="000000000000"/>
              <w:rPr>
                <w:ins w:id="149" w:author="Claus" w:date="2018-12-18T12:08:00Z"/>
              </w:rPr>
            </w:pPr>
            <w:ins w:id="150" w:author="Claus" w:date="2018-12-18T12:08:00Z">
              <w:r>
                <w:t>Ny/bedre løsning i websitet kan tiltrække flere kunder.</w:t>
              </w:r>
            </w:ins>
          </w:p>
          <w:p w:rsidR="00231B65" w:rsidRDefault="00231B65" w:rsidP="00625AD4">
            <w:pPr>
              <w:pStyle w:val="Listeafsnit"/>
              <w:numPr>
                <w:ilvl w:val="0"/>
                <w:numId w:val="1"/>
              </w:numPr>
              <w:cnfStyle w:val="000000000000"/>
              <w:rPr>
                <w:ins w:id="151" w:author="Claus" w:date="2018-12-18T12:08:00Z"/>
              </w:rPr>
            </w:pPr>
            <w:ins w:id="152" w:author="Claus" w:date="2018-12-18T12:08:00Z">
              <w:r>
                <w:t>Bedre backend mindsker evt. flaskehalse hvis ngl.medarbejder er fraværende.</w:t>
              </w:r>
            </w:ins>
          </w:p>
          <w:p w:rsidR="00231B65" w:rsidRDefault="00231B65" w:rsidP="00625AD4">
            <w:pPr>
              <w:pStyle w:val="Listeafsnit"/>
              <w:numPr>
                <w:ilvl w:val="0"/>
                <w:numId w:val="1"/>
              </w:numPr>
              <w:cnfStyle w:val="000000000000"/>
              <w:rPr>
                <w:ins w:id="153" w:author="Claus" w:date="2018-12-18T12:08:00Z"/>
              </w:rPr>
            </w:pPr>
            <w:ins w:id="154" w:author="Claus" w:date="2018-12-18T12:08:00Z">
              <w:r>
                <w:t>COTS system som kun kræver licens eller engangssum.</w:t>
              </w:r>
            </w:ins>
          </w:p>
          <w:p w:rsidR="00231B65" w:rsidRDefault="00231B65" w:rsidP="00625AD4">
            <w:pPr>
              <w:cnfStyle w:val="000000000000"/>
              <w:rPr>
                <w:ins w:id="155" w:author="Claus" w:date="2018-12-18T12:08:00Z"/>
              </w:rPr>
            </w:pPr>
          </w:p>
        </w:tc>
        <w:tc>
          <w:tcPr>
            <w:tcW w:w="4567" w:type="dxa"/>
          </w:tcPr>
          <w:p w:rsidR="00231B65" w:rsidRDefault="00231B65" w:rsidP="00625AD4">
            <w:pPr>
              <w:cnfStyle w:val="000000000000"/>
              <w:rPr>
                <w:ins w:id="156" w:author="Claus" w:date="2018-12-18T12:08:00Z"/>
              </w:rPr>
            </w:pPr>
            <w:ins w:id="157" w:author="Claus" w:date="2018-12-18T12:08:00Z">
              <w:r>
                <w:t>Threats:</w:t>
              </w:r>
            </w:ins>
          </w:p>
          <w:p w:rsidR="00231B65" w:rsidRDefault="00231B65" w:rsidP="00625AD4">
            <w:pPr>
              <w:pStyle w:val="Listeafsnit"/>
              <w:numPr>
                <w:ilvl w:val="0"/>
                <w:numId w:val="1"/>
              </w:numPr>
              <w:cnfStyle w:val="000000000000"/>
              <w:rPr>
                <w:ins w:id="158" w:author="Claus" w:date="2018-12-18T12:08:00Z"/>
              </w:rPr>
            </w:pPr>
            <w:ins w:id="159" w:author="Claus" w:date="2018-12-18T12:08:00Z">
              <w:r>
                <w:t>Konkurrenter udvikler tilsvarende eller bedre løsning hurtigere.</w:t>
              </w:r>
            </w:ins>
          </w:p>
          <w:p w:rsidR="00231B65" w:rsidRDefault="00231B65" w:rsidP="00625AD4">
            <w:pPr>
              <w:pStyle w:val="Listeafsnit"/>
              <w:numPr>
                <w:ilvl w:val="0"/>
                <w:numId w:val="1"/>
              </w:numPr>
              <w:cnfStyle w:val="000000000000"/>
              <w:rPr>
                <w:ins w:id="160" w:author="Claus" w:date="2018-12-18T12:08:00Z"/>
              </w:rPr>
            </w:pPr>
            <w:ins w:id="161" w:author="Claus" w:date="2018-12-18T12:08:00Z">
              <w:r>
                <w:t>Kunder vender sig mod billige standardcarporte.</w:t>
              </w:r>
            </w:ins>
          </w:p>
          <w:p w:rsidR="00231B65" w:rsidRDefault="00231B65" w:rsidP="00625AD4">
            <w:pPr>
              <w:pStyle w:val="Listeafsnit"/>
              <w:numPr>
                <w:ilvl w:val="0"/>
                <w:numId w:val="1"/>
              </w:numPr>
              <w:cnfStyle w:val="000000000000"/>
              <w:rPr>
                <w:ins w:id="162" w:author="Claus" w:date="2018-12-18T12:08:00Z"/>
              </w:rPr>
            </w:pPr>
            <w:ins w:id="163" w:author="Claus" w:date="2018-12-18T12:08:00Z">
              <w:r>
                <w:t>Budget byggemarkeder har flere butikker =&gt; mere tilgængelige.</w:t>
              </w:r>
            </w:ins>
          </w:p>
          <w:p w:rsidR="00231B65" w:rsidRDefault="00231B65" w:rsidP="00625AD4">
            <w:pPr>
              <w:pStyle w:val="Listeafsnit"/>
              <w:numPr>
                <w:ilvl w:val="0"/>
                <w:numId w:val="1"/>
              </w:numPr>
              <w:cnfStyle w:val="000000000000"/>
              <w:rPr>
                <w:ins w:id="164" w:author="Claus" w:date="2018-12-18T12:08:00Z"/>
              </w:rPr>
            </w:pPr>
            <w:ins w:id="165" w:author="Claus" w:date="2018-12-18T12:08:00Z">
              <w:r>
                <w:t>COTS system viser sig at have begrænsninger ift. krav som måtte opstå senere.</w:t>
              </w:r>
            </w:ins>
          </w:p>
          <w:p w:rsidR="00231B65" w:rsidRDefault="00231B65" w:rsidP="00625AD4">
            <w:pPr>
              <w:pStyle w:val="Listeafsnit"/>
              <w:cnfStyle w:val="000000000000"/>
              <w:rPr>
                <w:ins w:id="166" w:author="Claus" w:date="2018-12-18T12:08:00Z"/>
              </w:rPr>
            </w:pPr>
          </w:p>
        </w:tc>
      </w:tr>
    </w:tbl>
    <w:p w:rsidR="00231B65" w:rsidRDefault="00231B65" w:rsidP="00231B65">
      <w:pPr>
        <w:rPr>
          <w:ins w:id="167" w:author="Claus" w:date="2018-12-18T12:08:00Z"/>
        </w:rPr>
      </w:pPr>
    </w:p>
    <w:p w:rsidR="00231B65" w:rsidRDefault="00231B65" w:rsidP="00231B65">
      <w:pPr>
        <w:rPr>
          <w:ins w:id="168" w:author="Claus" w:date="2018-12-18T12:08:00Z"/>
        </w:rPr>
      </w:pPr>
    </w:p>
    <w:p w:rsidR="00231B65" w:rsidRDefault="00231B65" w:rsidP="00231B65">
      <w:pPr>
        <w:rPr>
          <w:ins w:id="169" w:author="Claus" w:date="2018-12-18T12:08:00Z"/>
        </w:rPr>
      </w:pPr>
    </w:p>
    <w:p w:rsidR="00231B65" w:rsidRDefault="00231B65" w:rsidP="00231B65">
      <w:pPr>
        <w:rPr>
          <w:ins w:id="170" w:author="Claus" w:date="2018-12-18T12:08:00Z"/>
        </w:rPr>
      </w:pPr>
    </w:p>
    <w:p w:rsidR="00231B65" w:rsidRDefault="00231B65" w:rsidP="00231B65">
      <w:pPr>
        <w:rPr>
          <w:ins w:id="171" w:author="Claus" w:date="2018-12-18T12:08:00Z"/>
        </w:rPr>
      </w:pPr>
    </w:p>
    <w:p w:rsidR="00231B65" w:rsidRDefault="00231B65" w:rsidP="00231B65">
      <w:pPr>
        <w:rPr>
          <w:ins w:id="172" w:author="Claus" w:date="2018-12-18T12:08:00Z"/>
        </w:rPr>
      </w:pPr>
    </w:p>
    <w:p w:rsidR="00231B65" w:rsidRDefault="00231B65" w:rsidP="00231B65">
      <w:pPr>
        <w:rPr>
          <w:ins w:id="173" w:author="Claus" w:date="2018-12-18T12:08:00Z"/>
        </w:rPr>
      </w:pPr>
    </w:p>
    <w:p w:rsidR="00231B65" w:rsidRDefault="00231B65" w:rsidP="00231B65">
      <w:pPr>
        <w:rPr>
          <w:ins w:id="174" w:author="Claus" w:date="2018-12-18T12:08:00Z"/>
        </w:rPr>
      </w:pPr>
    </w:p>
    <w:p w:rsidR="00231B65" w:rsidRDefault="00231B65" w:rsidP="00231B65">
      <w:pPr>
        <w:rPr>
          <w:ins w:id="175" w:author="Claus" w:date="2018-12-18T12:08:00Z"/>
        </w:rPr>
      </w:pPr>
    </w:p>
    <w:p w:rsidR="00231B65" w:rsidRDefault="00231B65" w:rsidP="00231B65">
      <w:pPr>
        <w:rPr>
          <w:ins w:id="176" w:author="Claus" w:date="2018-12-18T12:08:00Z"/>
        </w:rPr>
      </w:pPr>
    </w:p>
    <w:p w:rsidR="00231B65" w:rsidRDefault="00231B65" w:rsidP="00231B65">
      <w:pPr>
        <w:rPr>
          <w:ins w:id="177" w:author="Claus" w:date="2018-12-18T12:08:00Z"/>
        </w:rPr>
      </w:pPr>
    </w:p>
    <w:p w:rsidR="00231B65" w:rsidRDefault="00231B65" w:rsidP="00231B65">
      <w:pPr>
        <w:rPr>
          <w:ins w:id="178" w:author="Claus" w:date="2018-12-18T12:08:00Z"/>
        </w:rPr>
      </w:pPr>
    </w:p>
    <w:tbl>
      <w:tblPr>
        <w:tblStyle w:val="Mediumgitter3-fremhvningsfarve2"/>
        <w:tblW w:w="0" w:type="auto"/>
        <w:tblLook w:val="04A0"/>
      </w:tblPr>
      <w:tblGrid>
        <w:gridCol w:w="1242"/>
        <w:gridCol w:w="3969"/>
        <w:gridCol w:w="4567"/>
      </w:tblGrid>
      <w:tr w:rsidR="00231B65" w:rsidTr="00625AD4">
        <w:trPr>
          <w:cnfStyle w:val="100000000000"/>
          <w:ins w:id="179" w:author="Claus" w:date="2018-12-18T12:08:00Z"/>
        </w:trPr>
        <w:tc>
          <w:tcPr>
            <w:cnfStyle w:val="001000000000"/>
            <w:tcW w:w="1242" w:type="dxa"/>
          </w:tcPr>
          <w:p w:rsidR="00231B65" w:rsidRDefault="00231B65" w:rsidP="00625AD4">
            <w:pPr>
              <w:rPr>
                <w:ins w:id="180" w:author="Claus" w:date="2018-12-18T12:08:00Z"/>
              </w:rPr>
            </w:pPr>
            <w:ins w:id="181" w:author="Claus" w:date="2018-12-18T12:08:00Z">
              <w:r>
                <w:t>Projektet</w:t>
              </w:r>
            </w:ins>
          </w:p>
        </w:tc>
        <w:tc>
          <w:tcPr>
            <w:tcW w:w="3969" w:type="dxa"/>
          </w:tcPr>
          <w:p w:rsidR="00231B65" w:rsidRDefault="00231B65" w:rsidP="00625AD4">
            <w:pPr>
              <w:cnfStyle w:val="100000000000"/>
              <w:rPr>
                <w:ins w:id="182" w:author="Claus" w:date="2018-12-18T12:08:00Z"/>
              </w:rPr>
            </w:pPr>
            <w:ins w:id="183" w:author="Claus" w:date="2018-12-18T12:08:00Z">
              <w:r>
                <w:t>Positive</w:t>
              </w:r>
            </w:ins>
          </w:p>
        </w:tc>
        <w:tc>
          <w:tcPr>
            <w:tcW w:w="4567" w:type="dxa"/>
          </w:tcPr>
          <w:p w:rsidR="00231B65" w:rsidRDefault="00231B65" w:rsidP="00625AD4">
            <w:pPr>
              <w:cnfStyle w:val="100000000000"/>
              <w:rPr>
                <w:ins w:id="184" w:author="Claus" w:date="2018-12-18T12:08:00Z"/>
              </w:rPr>
            </w:pPr>
            <w:ins w:id="185" w:author="Claus" w:date="2018-12-18T12:08:00Z">
              <w:r>
                <w:t>Negative</w:t>
              </w:r>
            </w:ins>
          </w:p>
        </w:tc>
      </w:tr>
      <w:tr w:rsidR="00231B65" w:rsidTr="00625AD4">
        <w:trPr>
          <w:cnfStyle w:val="000000100000"/>
          <w:ins w:id="186" w:author="Claus" w:date="2018-12-18T12:08:00Z"/>
        </w:trPr>
        <w:tc>
          <w:tcPr>
            <w:cnfStyle w:val="001000000000"/>
            <w:tcW w:w="1242" w:type="dxa"/>
          </w:tcPr>
          <w:p w:rsidR="00231B65" w:rsidRDefault="00231B65" w:rsidP="00625AD4">
            <w:pPr>
              <w:rPr>
                <w:ins w:id="187" w:author="Claus" w:date="2018-12-18T12:08:00Z"/>
              </w:rPr>
            </w:pPr>
            <w:ins w:id="188" w:author="Claus" w:date="2018-12-18T12:08:00Z">
              <w:r>
                <w:t>Interne</w:t>
              </w:r>
            </w:ins>
          </w:p>
        </w:tc>
        <w:tc>
          <w:tcPr>
            <w:tcW w:w="3969" w:type="dxa"/>
          </w:tcPr>
          <w:p w:rsidR="00231B65" w:rsidRDefault="00231B65" w:rsidP="00625AD4">
            <w:pPr>
              <w:cnfStyle w:val="000000100000"/>
              <w:rPr>
                <w:ins w:id="189" w:author="Claus" w:date="2018-12-18T12:08:00Z"/>
              </w:rPr>
            </w:pPr>
            <w:ins w:id="190" w:author="Claus" w:date="2018-12-18T12:08:00Z">
              <w:r>
                <w:t>Strengths:</w:t>
              </w:r>
            </w:ins>
          </w:p>
          <w:p w:rsidR="00231B65" w:rsidRDefault="00231B65" w:rsidP="00625AD4">
            <w:pPr>
              <w:pStyle w:val="Listeafsnit"/>
              <w:numPr>
                <w:ilvl w:val="0"/>
                <w:numId w:val="1"/>
              </w:numPr>
              <w:cnfStyle w:val="000000100000"/>
              <w:rPr>
                <w:ins w:id="191" w:author="Claus" w:date="2018-12-18T12:08:00Z"/>
              </w:rPr>
            </w:pPr>
            <w:ins w:id="192" w:author="Claus" w:date="2018-12-18T12:08:00Z">
              <w:r>
                <w:t>Dedikeret ngl.medarbejder tæt på problemområdet med masser af viden, både som it-bruger og håndværker/trælastmand.</w:t>
              </w:r>
            </w:ins>
          </w:p>
          <w:p w:rsidR="00231B65" w:rsidRDefault="00231B65" w:rsidP="00625AD4">
            <w:pPr>
              <w:pStyle w:val="Listeafsnit"/>
              <w:numPr>
                <w:ilvl w:val="0"/>
                <w:numId w:val="1"/>
              </w:numPr>
              <w:cnfStyle w:val="000000100000"/>
              <w:rPr>
                <w:ins w:id="193" w:author="Claus" w:date="2018-12-18T12:08:00Z"/>
              </w:rPr>
            </w:pPr>
            <w:ins w:id="194" w:author="Claus" w:date="2018-12-18T12:08:00Z">
              <w:r>
                <w:t>Fog har tidligere fået udviklet et system, så de er klar over</w:t>
              </w:r>
            </w:ins>
            <w:ins w:id="195" w:author="Claus" w:date="2018-12-19T15:40:00Z">
              <w:r w:rsidR="005B11EB">
                <w:t>,</w:t>
              </w:r>
            </w:ins>
            <w:ins w:id="196" w:author="Claus" w:date="2018-12-18T12:08:00Z">
              <w:r>
                <w:t xml:space="preserve"> at der er en gevinst ved nyt system.</w:t>
              </w:r>
            </w:ins>
          </w:p>
          <w:p w:rsidR="00231B65" w:rsidRDefault="00231B65" w:rsidP="00625AD4">
            <w:pPr>
              <w:cnfStyle w:val="000000100000"/>
              <w:rPr>
                <w:ins w:id="197" w:author="Claus" w:date="2018-12-18T12:08:00Z"/>
              </w:rPr>
            </w:pPr>
          </w:p>
        </w:tc>
        <w:tc>
          <w:tcPr>
            <w:tcW w:w="4567" w:type="dxa"/>
          </w:tcPr>
          <w:p w:rsidR="00231B65" w:rsidRDefault="00231B65" w:rsidP="00625AD4">
            <w:pPr>
              <w:cnfStyle w:val="000000100000"/>
              <w:rPr>
                <w:ins w:id="198" w:author="Claus" w:date="2018-12-18T12:08:00Z"/>
              </w:rPr>
            </w:pPr>
            <w:ins w:id="199" w:author="Claus" w:date="2018-12-18T12:08:00Z">
              <w:r>
                <w:t>Weaknesses:</w:t>
              </w:r>
            </w:ins>
          </w:p>
          <w:p w:rsidR="00231B65" w:rsidRDefault="00231B65" w:rsidP="00625AD4">
            <w:pPr>
              <w:pStyle w:val="Listeafsnit"/>
              <w:numPr>
                <w:ilvl w:val="0"/>
                <w:numId w:val="1"/>
              </w:numPr>
              <w:cnfStyle w:val="000000100000"/>
              <w:rPr>
                <w:ins w:id="200" w:author="Claus" w:date="2018-12-18T12:08:00Z"/>
              </w:rPr>
            </w:pPr>
            <w:ins w:id="201" w:author="Claus" w:date="2018-12-18T12:08:00Z">
              <w:r>
                <w:t>Konflikt: Man kan godt lide enkeltheden i Quickbyg samtidig med at man vil have et system som potentielt kan give mere vedligehold af varer, priser mv.</w:t>
              </w:r>
            </w:ins>
          </w:p>
          <w:p w:rsidR="00231B65" w:rsidRDefault="00231B65" w:rsidP="00625AD4">
            <w:pPr>
              <w:pStyle w:val="Listeafsnit"/>
              <w:numPr>
                <w:ilvl w:val="0"/>
                <w:numId w:val="1"/>
              </w:numPr>
              <w:cnfStyle w:val="000000100000"/>
              <w:rPr>
                <w:ins w:id="202" w:author="Claus" w:date="2018-12-18T12:08:00Z"/>
              </w:rPr>
            </w:pPr>
            <w:ins w:id="203" w:author="Claus" w:date="2018-12-18T12:08:00Z">
              <w:r>
                <w:t>Der er skitseret en række udfordringer, f.eks. opdatering af varenumre, priser og tilføjelser af flere varer, men kun ytret 2 konkrete krav.</w:t>
              </w:r>
            </w:ins>
          </w:p>
          <w:p w:rsidR="00231B65" w:rsidRDefault="00231B65" w:rsidP="00625AD4">
            <w:pPr>
              <w:pStyle w:val="Listeafsnit"/>
              <w:numPr>
                <w:ilvl w:val="0"/>
                <w:numId w:val="1"/>
              </w:numPr>
              <w:cnfStyle w:val="000000100000"/>
              <w:rPr>
                <w:ins w:id="204" w:author="Claus" w:date="2018-12-18T12:08:00Z"/>
              </w:rPr>
            </w:pPr>
            <w:ins w:id="205" w:author="Claus" w:date="2018-12-18T12:08:00Z">
              <w:r>
                <w:t xml:space="preserve">Der er kun foretaget interview af 1 </w:t>
              </w:r>
              <w:r>
                <w:lastRenderedPageBreak/>
                <w:t>person, så</w:t>
              </w:r>
            </w:ins>
            <w:ins w:id="206" w:author="Claus" w:date="2018-12-19T15:41:00Z">
              <w:r w:rsidR="005B11EB">
                <w:t xml:space="preserve"> det er</w:t>
              </w:r>
            </w:ins>
            <w:ins w:id="207" w:author="Claus" w:date="2018-12-18T12:08:00Z">
              <w:r>
                <w:t xml:space="preserve"> uklart hvordan resten af organisationen forholder sig.</w:t>
              </w:r>
            </w:ins>
          </w:p>
          <w:p w:rsidR="00231B65" w:rsidRDefault="00231B65" w:rsidP="00625AD4">
            <w:pPr>
              <w:pStyle w:val="Listeafsnit"/>
              <w:numPr>
                <w:ilvl w:val="0"/>
                <w:numId w:val="1"/>
              </w:numPr>
              <w:cnfStyle w:val="000000100000"/>
              <w:rPr>
                <w:ins w:id="208" w:author="Claus" w:date="2018-12-18T12:08:00Z"/>
              </w:rPr>
            </w:pPr>
            <w:ins w:id="209" w:author="Claus" w:date="2018-12-18T12:08:00Z">
              <w:r>
                <w:t>Et tidligere projekt er skrinlagt, er man urealistisk i sine mål? Man ved hvad man har, men ved man hvad man vil?</w:t>
              </w:r>
            </w:ins>
          </w:p>
          <w:p w:rsidR="00231B65" w:rsidRDefault="00231B65" w:rsidP="00625AD4">
            <w:pPr>
              <w:cnfStyle w:val="000000100000"/>
              <w:rPr>
                <w:ins w:id="210" w:author="Claus" w:date="2018-12-18T12:08:00Z"/>
              </w:rPr>
            </w:pPr>
          </w:p>
        </w:tc>
      </w:tr>
      <w:tr w:rsidR="00231B65" w:rsidTr="00625AD4">
        <w:trPr>
          <w:ins w:id="211" w:author="Claus" w:date="2018-12-18T12:08:00Z"/>
        </w:trPr>
        <w:tc>
          <w:tcPr>
            <w:cnfStyle w:val="001000000000"/>
            <w:tcW w:w="1242" w:type="dxa"/>
          </w:tcPr>
          <w:p w:rsidR="00231B65" w:rsidRDefault="00231B65" w:rsidP="00625AD4">
            <w:pPr>
              <w:rPr>
                <w:ins w:id="212" w:author="Claus" w:date="2018-12-18T12:08:00Z"/>
              </w:rPr>
            </w:pPr>
            <w:ins w:id="213" w:author="Claus" w:date="2018-12-18T12:08:00Z">
              <w:r>
                <w:lastRenderedPageBreak/>
                <w:t>Eksterne</w:t>
              </w:r>
            </w:ins>
          </w:p>
        </w:tc>
        <w:tc>
          <w:tcPr>
            <w:tcW w:w="3969" w:type="dxa"/>
          </w:tcPr>
          <w:p w:rsidR="00231B65" w:rsidRDefault="00231B65" w:rsidP="00625AD4">
            <w:pPr>
              <w:cnfStyle w:val="000000000000"/>
              <w:rPr>
                <w:ins w:id="214" w:author="Claus" w:date="2018-12-18T12:08:00Z"/>
              </w:rPr>
            </w:pPr>
            <w:ins w:id="215" w:author="Claus" w:date="2018-12-18T12:08:00Z">
              <w:r>
                <w:t>Opportunities:</w:t>
              </w:r>
            </w:ins>
          </w:p>
          <w:p w:rsidR="00231B65" w:rsidRDefault="00231B65" w:rsidP="00625AD4">
            <w:pPr>
              <w:pStyle w:val="Listeafsnit"/>
              <w:numPr>
                <w:ilvl w:val="0"/>
                <w:numId w:val="1"/>
              </w:numPr>
              <w:cnfStyle w:val="000000000000"/>
              <w:rPr>
                <w:ins w:id="216" w:author="Claus" w:date="2018-12-18T12:08:00Z"/>
              </w:rPr>
            </w:pPr>
            <w:ins w:id="217" w:author="Claus" w:date="2018-12-18T12:08:00Z">
              <w:r>
                <w:t>COTS ERP-system kan evt. indfri krav hurtigt, ved få justeringer/tilføjelser?</w:t>
              </w:r>
            </w:ins>
          </w:p>
          <w:p w:rsidR="00231B65" w:rsidRDefault="00231B65" w:rsidP="00625AD4">
            <w:pPr>
              <w:cnfStyle w:val="000000000000"/>
              <w:rPr>
                <w:ins w:id="218" w:author="Claus" w:date="2018-12-18T12:08:00Z"/>
              </w:rPr>
            </w:pPr>
          </w:p>
        </w:tc>
        <w:tc>
          <w:tcPr>
            <w:tcW w:w="4567" w:type="dxa"/>
          </w:tcPr>
          <w:p w:rsidR="00231B65" w:rsidRDefault="00231B65" w:rsidP="00625AD4">
            <w:pPr>
              <w:cnfStyle w:val="000000000000"/>
              <w:rPr>
                <w:ins w:id="219" w:author="Claus" w:date="2018-12-18T12:08:00Z"/>
              </w:rPr>
            </w:pPr>
            <w:ins w:id="220" w:author="Claus" w:date="2018-12-18T12:08:00Z">
              <w:r>
                <w:t>Threats:</w:t>
              </w:r>
            </w:ins>
          </w:p>
          <w:p w:rsidR="00231B65" w:rsidRDefault="00231B65" w:rsidP="00625AD4">
            <w:pPr>
              <w:pStyle w:val="Listeafsnit"/>
              <w:numPr>
                <w:ilvl w:val="0"/>
                <w:numId w:val="1"/>
              </w:numPr>
              <w:cnfStyle w:val="000000000000"/>
              <w:rPr>
                <w:ins w:id="221" w:author="Claus" w:date="2018-12-18T12:08:00Z"/>
              </w:rPr>
            </w:pPr>
            <w:ins w:id="222" w:author="Claus" w:date="2018-12-18T12:08:00Z">
              <w:r>
                <w:t>ERP system er måske over målet/for indviklet til at medarbejderne gider bruge det.</w:t>
              </w:r>
            </w:ins>
          </w:p>
          <w:p w:rsidR="00231B65" w:rsidRDefault="00231B65" w:rsidP="00625AD4">
            <w:pPr>
              <w:pStyle w:val="Listeafsnit"/>
              <w:numPr>
                <w:ilvl w:val="0"/>
                <w:numId w:val="1"/>
              </w:numPr>
              <w:cnfStyle w:val="000000000000"/>
              <w:rPr>
                <w:ins w:id="223" w:author="Claus" w:date="2018-12-18T12:08:00Z"/>
              </w:rPr>
            </w:pPr>
            <w:ins w:id="224" w:author="Claus" w:date="2018-12-18T12:08:00Z">
              <w:r>
                <w:t>Modvillighed blandt medarbejdere kan skabe splid og skade virksomheden.</w:t>
              </w:r>
            </w:ins>
          </w:p>
          <w:p w:rsidR="00231B65" w:rsidRDefault="00231B65" w:rsidP="00625AD4">
            <w:pPr>
              <w:pStyle w:val="Listeafsnit"/>
              <w:numPr>
                <w:ilvl w:val="0"/>
                <w:numId w:val="1"/>
              </w:numPr>
              <w:cnfStyle w:val="000000000000"/>
              <w:rPr>
                <w:ins w:id="225" w:author="Claus" w:date="2018-12-18T12:08:00Z"/>
              </w:rPr>
            </w:pPr>
            <w:ins w:id="226" w:author="Claus" w:date="2018-12-18T12:08:00Z">
              <w:r>
                <w:t>Markedet ændres i en sådan grad, at systemet ikke kan bruges.</w:t>
              </w:r>
            </w:ins>
          </w:p>
          <w:p w:rsidR="00231B65" w:rsidRDefault="00231B65" w:rsidP="00625AD4">
            <w:pPr>
              <w:pStyle w:val="Listeafsnit"/>
              <w:numPr>
                <w:ilvl w:val="0"/>
                <w:numId w:val="1"/>
              </w:numPr>
              <w:cnfStyle w:val="000000000000"/>
              <w:rPr>
                <w:ins w:id="227" w:author="Claus" w:date="2018-12-18T12:08:00Z"/>
              </w:rPr>
            </w:pPr>
            <w:ins w:id="228" w:author="Claus" w:date="2018-12-18T12:08:00Z">
              <w:r>
                <w:t>Klimaforandringer medfører ændringer i byggeregulativer som fordrer konstruktionsændringer i carporte.</w:t>
              </w:r>
            </w:ins>
          </w:p>
          <w:p w:rsidR="00231B65" w:rsidRDefault="00231B65" w:rsidP="00625AD4">
            <w:pPr>
              <w:pStyle w:val="Listeafsnit"/>
              <w:numPr>
                <w:ilvl w:val="0"/>
                <w:numId w:val="1"/>
              </w:numPr>
              <w:cnfStyle w:val="000000000000"/>
              <w:rPr>
                <w:ins w:id="229" w:author="Claus" w:date="2018-12-18T12:08:00Z"/>
              </w:rPr>
            </w:pPr>
            <w:ins w:id="230" w:author="Claus" w:date="2018-12-18T12:08:00Z">
              <w:r>
                <w:t>Har vi egne biler i fremtiden?</w:t>
              </w:r>
            </w:ins>
          </w:p>
          <w:p w:rsidR="00231B65" w:rsidRDefault="00231B65" w:rsidP="00625AD4">
            <w:pPr>
              <w:cnfStyle w:val="000000000000"/>
              <w:rPr>
                <w:ins w:id="231" w:author="Claus" w:date="2018-12-18T12:08:00Z"/>
              </w:rPr>
            </w:pPr>
          </w:p>
        </w:tc>
      </w:tr>
    </w:tbl>
    <w:p w:rsidR="00231B65" w:rsidRDefault="00231B65" w:rsidP="00231B65">
      <w:pPr>
        <w:rPr>
          <w:ins w:id="232" w:author="Claus" w:date="2018-12-18T12:08:00Z"/>
        </w:rPr>
      </w:pPr>
    </w:p>
    <w:tbl>
      <w:tblPr>
        <w:tblStyle w:val="Mediumgitter3-fremhvningsfarve3"/>
        <w:tblW w:w="0" w:type="auto"/>
        <w:tblLook w:val="04A0"/>
      </w:tblPr>
      <w:tblGrid>
        <w:gridCol w:w="1273"/>
        <w:gridCol w:w="3938"/>
        <w:gridCol w:w="4567"/>
      </w:tblGrid>
      <w:tr w:rsidR="00231B65" w:rsidTr="00625AD4">
        <w:trPr>
          <w:cnfStyle w:val="100000000000"/>
          <w:ins w:id="233" w:author="Claus" w:date="2018-12-18T12:08:00Z"/>
        </w:trPr>
        <w:tc>
          <w:tcPr>
            <w:cnfStyle w:val="001000000000"/>
            <w:tcW w:w="1273" w:type="dxa"/>
          </w:tcPr>
          <w:p w:rsidR="00231B65" w:rsidRPr="008E2FB2" w:rsidRDefault="00C30EE6" w:rsidP="00625AD4">
            <w:pPr>
              <w:jc w:val="center"/>
              <w:rPr>
                <w:ins w:id="234" w:author="Claus" w:date="2018-12-18T12:08:00Z"/>
                <w:rFonts w:ascii="Courier New" w:hAnsi="Courier New" w:cs="Courier New"/>
                <w:b w:val="0"/>
              </w:rPr>
            </w:pPr>
            <w:ins w:id="235" w:author="Claus" w:date="2018-12-19T12:27:00Z">
              <w:r>
                <w:rPr>
                  <w:rFonts w:ascii="Courier New" w:hAnsi="Courier New" w:cs="Courier New"/>
                  <w:b w:val="0"/>
                </w:rPr>
                <w:t>JC</w:t>
              </w:r>
            </w:ins>
          </w:p>
        </w:tc>
        <w:tc>
          <w:tcPr>
            <w:tcW w:w="3938" w:type="dxa"/>
          </w:tcPr>
          <w:p w:rsidR="00231B65" w:rsidRDefault="00231B65" w:rsidP="00625AD4">
            <w:pPr>
              <w:cnfStyle w:val="100000000000"/>
              <w:rPr>
                <w:ins w:id="236" w:author="Claus" w:date="2018-12-18T12:08:00Z"/>
              </w:rPr>
            </w:pPr>
            <w:ins w:id="237" w:author="Claus" w:date="2018-12-18T12:08:00Z">
              <w:r>
                <w:t>Positive</w:t>
              </w:r>
            </w:ins>
          </w:p>
        </w:tc>
        <w:tc>
          <w:tcPr>
            <w:tcW w:w="4567" w:type="dxa"/>
          </w:tcPr>
          <w:p w:rsidR="00231B65" w:rsidRDefault="00231B65" w:rsidP="00625AD4">
            <w:pPr>
              <w:cnfStyle w:val="100000000000"/>
              <w:rPr>
                <w:ins w:id="238" w:author="Claus" w:date="2018-12-18T12:08:00Z"/>
              </w:rPr>
            </w:pPr>
            <w:ins w:id="239" w:author="Claus" w:date="2018-12-18T12:08:00Z">
              <w:r>
                <w:t>Negative</w:t>
              </w:r>
            </w:ins>
          </w:p>
        </w:tc>
      </w:tr>
      <w:tr w:rsidR="00231B65" w:rsidTr="00625AD4">
        <w:trPr>
          <w:cnfStyle w:val="000000100000"/>
          <w:ins w:id="240" w:author="Claus" w:date="2018-12-18T12:08:00Z"/>
        </w:trPr>
        <w:tc>
          <w:tcPr>
            <w:cnfStyle w:val="001000000000"/>
            <w:tcW w:w="1273" w:type="dxa"/>
          </w:tcPr>
          <w:p w:rsidR="00231B65" w:rsidRDefault="00231B65" w:rsidP="00625AD4">
            <w:pPr>
              <w:rPr>
                <w:ins w:id="241" w:author="Claus" w:date="2018-12-18T12:08:00Z"/>
              </w:rPr>
            </w:pPr>
            <w:ins w:id="242" w:author="Claus" w:date="2018-12-18T12:08:00Z">
              <w:r>
                <w:t>Interne</w:t>
              </w:r>
            </w:ins>
          </w:p>
        </w:tc>
        <w:tc>
          <w:tcPr>
            <w:tcW w:w="3938" w:type="dxa"/>
          </w:tcPr>
          <w:p w:rsidR="00231B65" w:rsidRDefault="00231B65" w:rsidP="00625AD4">
            <w:pPr>
              <w:cnfStyle w:val="000000100000"/>
              <w:rPr>
                <w:ins w:id="243" w:author="Claus" w:date="2018-12-18T12:08:00Z"/>
              </w:rPr>
            </w:pPr>
            <w:ins w:id="244" w:author="Claus" w:date="2018-12-18T12:08:00Z">
              <w:r>
                <w:t>Strengths:</w:t>
              </w:r>
            </w:ins>
          </w:p>
          <w:p w:rsidR="00231B65" w:rsidRDefault="00231B65" w:rsidP="00625AD4">
            <w:pPr>
              <w:pStyle w:val="Listeafsnit"/>
              <w:numPr>
                <w:ilvl w:val="0"/>
                <w:numId w:val="1"/>
              </w:numPr>
              <w:cnfStyle w:val="000000100000"/>
              <w:rPr>
                <w:ins w:id="245" w:author="Claus" w:date="2018-12-18T12:08:00Z"/>
              </w:rPr>
            </w:pPr>
            <w:ins w:id="246" w:author="Claus" w:date="2018-12-18T12:08:00Z">
              <w:r>
                <w:t>Lille team med korte beslutningsveje.</w:t>
              </w:r>
            </w:ins>
          </w:p>
          <w:p w:rsidR="00231B65" w:rsidRDefault="00231B65" w:rsidP="00625AD4">
            <w:pPr>
              <w:pStyle w:val="Listeafsnit"/>
              <w:numPr>
                <w:ilvl w:val="0"/>
                <w:numId w:val="1"/>
              </w:numPr>
              <w:cnfStyle w:val="000000100000"/>
              <w:rPr>
                <w:ins w:id="247" w:author="Claus" w:date="2018-12-18T12:08:00Z"/>
              </w:rPr>
            </w:pPr>
            <w:ins w:id="248" w:author="Claus" w:date="2018-12-18T12:08:00Z">
              <w:r>
                <w:t>Dedikerede og debatlystne teammedlemmer med en del erfaring.</w:t>
              </w:r>
            </w:ins>
          </w:p>
          <w:p w:rsidR="00231B65" w:rsidRDefault="00231B65" w:rsidP="00625AD4">
            <w:pPr>
              <w:pStyle w:val="Listeafsnit"/>
              <w:numPr>
                <w:ilvl w:val="0"/>
                <w:numId w:val="1"/>
              </w:numPr>
              <w:cnfStyle w:val="000000100000"/>
              <w:rPr>
                <w:ins w:id="249" w:author="Claus" w:date="2018-12-18T12:08:00Z"/>
              </w:rPr>
            </w:pPr>
            <w:ins w:id="250" w:author="Claus" w:date="2018-12-18T12:08:00Z">
              <w:r>
                <w:t>Kan både levere backend, frontend og designe GUI.</w:t>
              </w:r>
            </w:ins>
          </w:p>
          <w:p w:rsidR="00231B65" w:rsidRDefault="00231B65" w:rsidP="00625AD4">
            <w:pPr>
              <w:pStyle w:val="Listeafsnit"/>
              <w:numPr>
                <w:ilvl w:val="0"/>
                <w:numId w:val="1"/>
              </w:numPr>
              <w:cnfStyle w:val="000000100000"/>
              <w:rPr>
                <w:ins w:id="251" w:author="Claus" w:date="2018-12-18T12:08:00Z"/>
              </w:rPr>
            </w:pPr>
            <w:ins w:id="252" w:author="Claus" w:date="2018-12-18T12:08:00Z">
              <w:r>
                <w:t>Er klar over udfordringerne med at være få og er lykkedes fint med tidligere projekter.</w:t>
              </w:r>
            </w:ins>
          </w:p>
          <w:p w:rsidR="00231B65" w:rsidRDefault="00231B65" w:rsidP="00625AD4">
            <w:pPr>
              <w:cnfStyle w:val="000000100000"/>
              <w:rPr>
                <w:ins w:id="253" w:author="Claus" w:date="2018-12-18T12:08:00Z"/>
              </w:rPr>
            </w:pPr>
          </w:p>
        </w:tc>
        <w:tc>
          <w:tcPr>
            <w:tcW w:w="4567" w:type="dxa"/>
          </w:tcPr>
          <w:p w:rsidR="00231B65" w:rsidRDefault="00231B65" w:rsidP="00625AD4">
            <w:pPr>
              <w:cnfStyle w:val="000000100000"/>
              <w:rPr>
                <w:ins w:id="254" w:author="Claus" w:date="2018-12-18T12:08:00Z"/>
              </w:rPr>
            </w:pPr>
            <w:ins w:id="255" w:author="Claus" w:date="2018-12-18T12:08:00Z">
              <w:r>
                <w:t>Weaknesses:</w:t>
              </w:r>
            </w:ins>
          </w:p>
          <w:p w:rsidR="00231B65" w:rsidRDefault="00231B65" w:rsidP="00625AD4">
            <w:pPr>
              <w:pStyle w:val="Listeafsnit"/>
              <w:numPr>
                <w:ilvl w:val="0"/>
                <w:numId w:val="1"/>
              </w:numPr>
              <w:cnfStyle w:val="000000100000"/>
              <w:rPr>
                <w:ins w:id="256" w:author="Claus" w:date="2018-12-18T12:08:00Z"/>
              </w:rPr>
            </w:pPr>
            <w:ins w:id="257" w:author="Claus" w:date="2018-12-18T12:08:00Z">
              <w:r>
                <w:t>Få teammedlemmer kan give unuanceret billede af problemområdet og dermed løsning.</w:t>
              </w:r>
            </w:ins>
          </w:p>
          <w:p w:rsidR="00231B65" w:rsidRDefault="00231B65" w:rsidP="00625AD4">
            <w:pPr>
              <w:pStyle w:val="Listeafsnit"/>
              <w:numPr>
                <w:ilvl w:val="0"/>
                <w:numId w:val="1"/>
              </w:numPr>
              <w:cnfStyle w:val="000000100000"/>
              <w:rPr>
                <w:ins w:id="258" w:author="Claus" w:date="2018-12-18T12:08:00Z"/>
              </w:rPr>
            </w:pPr>
            <w:ins w:id="259" w:author="Claus" w:date="2018-12-18T12:08:00Z">
              <w:r>
                <w:t>Svært at gennemføre flertalsbeslutninger ved uenighed.</w:t>
              </w:r>
            </w:ins>
          </w:p>
        </w:tc>
      </w:tr>
      <w:tr w:rsidR="00231B65" w:rsidTr="00625AD4">
        <w:trPr>
          <w:ins w:id="260" w:author="Claus" w:date="2018-12-18T12:08:00Z"/>
        </w:trPr>
        <w:tc>
          <w:tcPr>
            <w:cnfStyle w:val="001000000000"/>
            <w:tcW w:w="1273" w:type="dxa"/>
          </w:tcPr>
          <w:p w:rsidR="00231B65" w:rsidRDefault="00231B65" w:rsidP="00625AD4">
            <w:pPr>
              <w:rPr>
                <w:ins w:id="261" w:author="Claus" w:date="2018-12-18T12:08:00Z"/>
              </w:rPr>
            </w:pPr>
            <w:ins w:id="262" w:author="Claus" w:date="2018-12-18T12:08:00Z">
              <w:r>
                <w:t>Eksterne</w:t>
              </w:r>
            </w:ins>
          </w:p>
        </w:tc>
        <w:tc>
          <w:tcPr>
            <w:tcW w:w="3938" w:type="dxa"/>
          </w:tcPr>
          <w:p w:rsidR="00231B65" w:rsidRDefault="00231B65" w:rsidP="00625AD4">
            <w:pPr>
              <w:cnfStyle w:val="000000000000"/>
              <w:rPr>
                <w:ins w:id="263" w:author="Claus" w:date="2018-12-18T12:08:00Z"/>
              </w:rPr>
            </w:pPr>
            <w:ins w:id="264" w:author="Claus" w:date="2018-12-18T12:08:00Z">
              <w:r>
                <w:t>Opportunities:</w:t>
              </w:r>
            </w:ins>
          </w:p>
          <w:p w:rsidR="00231B65" w:rsidRDefault="00231B65" w:rsidP="00625AD4">
            <w:pPr>
              <w:pStyle w:val="Listeafsnit"/>
              <w:numPr>
                <w:ilvl w:val="0"/>
                <w:numId w:val="1"/>
              </w:numPr>
              <w:cnfStyle w:val="000000000000"/>
              <w:rPr>
                <w:ins w:id="265" w:author="Claus" w:date="2018-12-18T12:08:00Z"/>
              </w:rPr>
            </w:pPr>
            <w:ins w:id="266" w:author="Claus" w:date="2018-12-18T12:08:00Z">
              <w:r>
                <w:t>Flere teammedlemmer ville bidrage til mere nuancerede diskussioner og større sikkerhed i gennemførsel af opgaver.</w:t>
              </w:r>
            </w:ins>
          </w:p>
          <w:p w:rsidR="00231B65" w:rsidRDefault="00231B65" w:rsidP="00625AD4">
            <w:pPr>
              <w:ind w:left="360"/>
              <w:cnfStyle w:val="000000000000"/>
              <w:rPr>
                <w:ins w:id="267" w:author="Claus" w:date="2018-12-18T12:08:00Z"/>
              </w:rPr>
            </w:pPr>
          </w:p>
        </w:tc>
        <w:tc>
          <w:tcPr>
            <w:tcW w:w="4567" w:type="dxa"/>
          </w:tcPr>
          <w:p w:rsidR="00231B65" w:rsidRDefault="00231B65" w:rsidP="00625AD4">
            <w:pPr>
              <w:cnfStyle w:val="000000000000"/>
              <w:rPr>
                <w:ins w:id="268" w:author="Claus" w:date="2018-12-18T12:08:00Z"/>
              </w:rPr>
            </w:pPr>
            <w:ins w:id="269" w:author="Claus" w:date="2018-12-18T12:08:00Z">
              <w:r>
                <w:t>Threats:</w:t>
              </w:r>
            </w:ins>
          </w:p>
          <w:p w:rsidR="00231B65" w:rsidRDefault="00231B65" w:rsidP="00625AD4">
            <w:pPr>
              <w:pStyle w:val="Listeafsnit"/>
              <w:numPr>
                <w:ilvl w:val="0"/>
                <w:numId w:val="1"/>
              </w:numPr>
              <w:cnfStyle w:val="000000000000"/>
              <w:rPr>
                <w:ins w:id="270" w:author="Claus" w:date="2018-12-18T12:08:00Z"/>
              </w:rPr>
            </w:pPr>
            <w:ins w:id="271" w:author="Claus" w:date="2018-12-18T12:08:00Z">
              <w:r>
                <w:t>Uenighed bliver så alvorlig at teamet splittes op.</w:t>
              </w:r>
            </w:ins>
          </w:p>
          <w:p w:rsidR="00231B65" w:rsidRDefault="00231B65" w:rsidP="00625AD4">
            <w:pPr>
              <w:pStyle w:val="Listeafsnit"/>
              <w:numPr>
                <w:ilvl w:val="0"/>
                <w:numId w:val="1"/>
              </w:numPr>
              <w:cnfStyle w:val="000000000000"/>
              <w:rPr>
                <w:ins w:id="272" w:author="Claus" w:date="2018-12-18T12:08:00Z"/>
              </w:rPr>
            </w:pPr>
            <w:ins w:id="273" w:author="Claus" w:date="2018-12-18T12:08:00Z">
              <w:r>
                <w:t>Sygdom kan hurtigt forsinke projektet.</w:t>
              </w:r>
            </w:ins>
          </w:p>
        </w:tc>
      </w:tr>
    </w:tbl>
    <w:p w:rsidR="00231B65" w:rsidRDefault="00231B65" w:rsidP="00231B65">
      <w:pPr>
        <w:pStyle w:val="Overskrift1"/>
        <w:rPr>
          <w:ins w:id="274" w:author="Claus" w:date="2018-12-18T12:08:00Z"/>
        </w:rPr>
      </w:pPr>
      <w:ins w:id="275" w:author="Claus" w:date="2018-12-18T12:08:00Z">
        <w:r>
          <w:t>Formål</w:t>
        </w:r>
      </w:ins>
    </w:p>
    <w:p w:rsidR="00231B65" w:rsidRDefault="00231B65" w:rsidP="00231B65">
      <w:pPr>
        <w:rPr>
          <w:ins w:id="276" w:author="Claus" w:date="2018-12-18T12:08:00Z"/>
        </w:rPr>
      </w:pPr>
      <w:ins w:id="277" w:author="Claus" w:date="2018-12-18T12:08:00Z">
        <w:r>
          <w:t xml:space="preserve">At give kunden bedre mulighed for at kunne visualisere sin carport. </w:t>
        </w:r>
      </w:ins>
      <w:ins w:id="278" w:author="Claus" w:date="2018-12-19T12:28:00Z">
        <w:r w:rsidR="00FE1FA5">
          <w:br/>
        </w:r>
      </w:ins>
      <w:ins w:id="279" w:author="Claus" w:date="2018-12-18T12:08:00Z">
        <w:r>
          <w:t>Bedre integration af forespørgselsdata i tilbudsberegneren.</w:t>
        </w:r>
      </w:ins>
      <w:ins w:id="280" w:author="Claus" w:date="2018-12-19T12:28:00Z">
        <w:r w:rsidR="00FE1FA5">
          <w:br/>
        </w:r>
      </w:ins>
      <w:ins w:id="281" w:author="Claus" w:date="2018-12-18T12:08:00Z">
        <w:r>
          <w:t>At sikre systemets drift på tværs af medarbejdere.</w:t>
        </w:r>
      </w:ins>
      <w:ins w:id="282" w:author="Claus" w:date="2018-12-19T12:28:00Z">
        <w:r w:rsidR="00FE1FA5">
          <w:br/>
        </w:r>
      </w:ins>
      <w:ins w:id="283" w:author="Claus" w:date="2018-12-18T12:08:00Z">
        <w:r>
          <w:t>At defragmentere systemet så det er et samlet hele.</w:t>
        </w:r>
      </w:ins>
    </w:p>
    <w:p w:rsidR="00231B65" w:rsidRDefault="00231B65" w:rsidP="00231B65">
      <w:pPr>
        <w:pStyle w:val="Overskrift1"/>
        <w:rPr>
          <w:ins w:id="284" w:author="Claus" w:date="2018-12-18T12:08:00Z"/>
        </w:rPr>
      </w:pPr>
      <w:ins w:id="285" w:author="Claus" w:date="2018-12-18T12:08:00Z">
        <w:r>
          <w:lastRenderedPageBreak/>
          <w:t>Mål</w:t>
        </w:r>
      </w:ins>
    </w:p>
    <w:p w:rsidR="001F2209" w:rsidRDefault="00231B65" w:rsidP="00611612">
      <w:pPr>
        <w:rPr>
          <w:ins w:id="286" w:author="Claus" w:date="2018-12-13T20:55:00Z"/>
        </w:rPr>
      </w:pPr>
      <w:ins w:id="287" w:author="Claus" w:date="2018-12-18T12:08:00Z">
        <w:r>
          <w:t>På alle forespørgsler er det muligt at vælge beklædning og tagbelægning.</w:t>
        </w:r>
      </w:ins>
      <w:ins w:id="288" w:author="Claus" w:date="2018-12-19T12:28:00Z">
        <w:r w:rsidR="00FE1FA5">
          <w:br/>
        </w:r>
      </w:ins>
      <w:ins w:id="289" w:author="Claus" w:date="2018-12-18T12:08:00Z">
        <w:r>
          <w:t>På alle ’vis carport’ sider vises 3D tegning med korrekte farver, belægninger og beklædninger.</w:t>
        </w:r>
      </w:ins>
      <w:ins w:id="290" w:author="Claus" w:date="2018-12-19T12:28:00Z">
        <w:r w:rsidR="00FE1FA5">
          <w:br/>
        </w:r>
      </w:ins>
      <w:ins w:id="291" w:author="Claus" w:date="2018-12-18T12:08:00Z">
        <w:r>
          <w:t>Alle forespørgsler gemmes på en måde, så behovet for gentagne indtastninger fjernes.</w:t>
        </w:r>
      </w:ins>
      <w:ins w:id="292" w:author="Claus" w:date="2018-12-19T12:29:00Z">
        <w:r w:rsidR="00FE1FA5">
          <w:br/>
        </w:r>
      </w:ins>
      <w:ins w:id="293" w:author="Claus" w:date="2018-12-18T12:08:00Z">
        <w:r>
          <w:t>Alle systemets brugerkonti sikres således</w:t>
        </w:r>
      </w:ins>
      <w:ins w:id="294" w:author="Claus" w:date="2018-12-19T15:45:00Z">
        <w:r w:rsidR="005B11EB">
          <w:t>,</w:t>
        </w:r>
      </w:ins>
      <w:ins w:id="295" w:author="Claus" w:date="2018-12-18T12:08:00Z">
        <w:r>
          <w:t xml:space="preserve"> at de kan nulstilles</w:t>
        </w:r>
      </w:ins>
      <w:ins w:id="296" w:author="Claus" w:date="2018-12-19T15:45:00Z">
        <w:r w:rsidR="005B11EB">
          <w:t>.</w:t>
        </w:r>
      </w:ins>
      <w:ins w:id="297" w:author="Claus" w:date="2018-12-19T12:29:00Z">
        <w:r w:rsidR="00FE1FA5">
          <w:br/>
        </w:r>
      </w:ins>
      <w:ins w:id="298" w:author="Claus" w:date="2018-12-18T12:08:00Z">
        <w:r>
          <w:t>Alle data vedr. carporte skal komme samme sted fra, så anomalier, f.eks. ift. varenumre, undgås.</w:t>
        </w:r>
      </w:ins>
    </w:p>
    <w:p w:rsidR="00F52F59" w:rsidDel="001F2209" w:rsidRDefault="00F52F59" w:rsidP="00611612">
      <w:pPr>
        <w:rPr>
          <w:del w:id="299" w:author="Claus" w:date="2018-12-13T20:56:00Z"/>
        </w:rPr>
      </w:pPr>
      <w:del w:id="300" w:author="Claus" w:date="2018-12-13T20:55:00Z">
        <w:r w:rsidDel="001F2209">
          <w:delText xml:space="preserve">Softwarens datagrundlag skal være robust, dvs. kunne aktualiseres, så varenumre, priser osv. er korrekte. </w:delText>
        </w:r>
      </w:del>
      <w:del w:id="301" w:author="Claus" w:date="2018-12-13T20:56:00Z">
        <w:r w:rsidDel="001F2209">
          <w:delText>Softwaren skal give kunden mulighed for valg af tagtyper, beklædning samt at kunne visualisere sit design.</w:delText>
        </w:r>
      </w:del>
    </w:p>
    <w:p w:rsidR="007B1C18" w:rsidRDefault="007B1C18" w:rsidP="007B1C18">
      <w:pPr>
        <w:pStyle w:val="Overskrift2"/>
      </w:pPr>
      <w:r>
        <w:t>Teknologivalg</w:t>
      </w:r>
    </w:p>
    <w:p w:rsidR="007B1C18" w:rsidRPr="007B1C18" w:rsidRDefault="007B1C18" w:rsidP="007B1C18">
      <w:r>
        <w:t xml:space="preserve">Java, html, jsp, mysql og så fremdeles. Husk versionsnumre. </w:t>
      </w:r>
    </w:p>
    <w:p w:rsidR="006222C7" w:rsidRDefault="006222C7" w:rsidP="00511969">
      <w:pPr>
        <w:pStyle w:val="Overskrift1"/>
      </w:pPr>
      <w:r>
        <w:t>Krav</w:t>
      </w:r>
    </w:p>
    <w:p w:rsidR="006222C7" w:rsidRDefault="006222C7" w:rsidP="006222C7">
      <w:r>
        <w:t>Afledt af de observationer</w:t>
      </w:r>
      <w:r w:rsidR="00E0155B">
        <w:t>,</w:t>
      </w:r>
      <w:r>
        <w:t xml:space="preserve"> som er nævnt i baggrunden for projektet</w:t>
      </w:r>
      <w:r w:rsidR="00E0155B">
        <w:t>,</w:t>
      </w:r>
      <w:r>
        <w:t xml:space="preserve"> </w:t>
      </w:r>
      <w:commentRangeStart w:id="302"/>
      <w:r>
        <w:t>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commentRangeEnd w:id="302"/>
      <w:r w:rsidR="009843F1">
        <w:rPr>
          <w:rStyle w:val="Kommentarhenvisning"/>
        </w:rPr>
        <w:commentReference w:id="302"/>
      </w:r>
    </w:p>
    <w:p w:rsidR="00552589" w:rsidRDefault="00F90A88" w:rsidP="00552589">
      <w:pPr>
        <w:rPr>
          <w:ins w:id="303" w:author="Claus" w:date="2018-12-14T10:33:00Z"/>
        </w:rPr>
      </w:pPr>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ins w:id="304" w:author="Claus" w:date="2018-12-14T11:10:00Z">
        <w:r w:rsidR="00E4355F">
          <w:t>.</w:t>
        </w:r>
      </w:ins>
      <w:ins w:id="305" w:author="Claus" w:date="2018-12-14T11:16:00Z">
        <w:r w:rsidR="00E4355F">
          <w:t xml:space="preserve"> Kravenes /</w:t>
        </w:r>
      </w:ins>
      <w:ins w:id="306" w:author="Claus" w:date="2018-12-14T11:10:00Z">
        <w:r w:rsidR="00E4355F">
          <w:t xml:space="preserve"> </w:t>
        </w:r>
      </w:ins>
      <w:ins w:id="307" w:author="Claus" w:date="2018-12-14T11:16:00Z">
        <w:r w:rsidR="00E4355F">
          <w:t>b</w:t>
        </w:r>
      </w:ins>
      <w:ins w:id="308" w:author="Claus" w:date="2018-12-14T11:10:00Z">
        <w:r w:rsidR="00E4355F">
          <w:t>rugsmønstrenes kompleksitet er samtidig vurderet</w:t>
        </w:r>
      </w:ins>
      <w:del w:id="309" w:author="Claus" w:date="2018-12-14T11:11:00Z">
        <w:r w:rsidDel="00E4355F">
          <w:delText>:</w:delText>
        </w:r>
      </w:del>
      <w:ins w:id="310" w:author="Claus" w:date="2018-12-14T11:11:00Z">
        <w:r w:rsidR="00E4355F">
          <w:t>.</w:t>
        </w:r>
      </w:ins>
    </w:p>
    <w:p w:rsidR="000A0755" w:rsidRDefault="00C5405C" w:rsidP="000A0755">
      <w:pPr>
        <w:pStyle w:val="Overskrift3"/>
        <w:rPr>
          <w:ins w:id="311" w:author="Claus" w:date="2018-12-14T10:38:00Z"/>
        </w:rPr>
        <w:pPrChange w:id="312" w:author="Claus" w:date="2018-12-14T10:33:00Z">
          <w:pPr/>
        </w:pPrChange>
      </w:pPr>
      <w:ins w:id="313" w:author="Claus" w:date="2018-12-14T10:33:00Z">
        <w:r>
          <w:t>Funktionelle krav</w:t>
        </w:r>
      </w:ins>
    </w:p>
    <w:tbl>
      <w:tblPr>
        <w:tblStyle w:val="Lysliste-markeringsfarve11"/>
        <w:tblW w:w="0" w:type="auto"/>
        <w:tblLook w:val="04A0"/>
      </w:tblPr>
      <w:tblGrid>
        <w:gridCol w:w="3259"/>
        <w:gridCol w:w="3259"/>
        <w:gridCol w:w="3260"/>
        <w:tblGridChange w:id="314">
          <w:tblGrid>
            <w:gridCol w:w="3259"/>
            <w:gridCol w:w="3259"/>
            <w:gridCol w:w="3260"/>
          </w:tblGrid>
        </w:tblGridChange>
      </w:tblGrid>
      <w:tr w:rsidR="00E4355F" w:rsidTr="0081437D">
        <w:trPr>
          <w:cnfStyle w:val="100000000000"/>
        </w:trPr>
        <w:tc>
          <w:tcPr>
            <w:cnfStyle w:val="001000000000"/>
            <w:tcW w:w="3259" w:type="dxa"/>
          </w:tcPr>
          <w:p w:rsidR="00E4355F" w:rsidRDefault="00E4355F" w:rsidP="00E4355F">
            <w:ins w:id="315" w:author="Claus" w:date="2018-12-14T11:12:00Z">
              <w:r>
                <w:t>Navn</w:t>
              </w:r>
            </w:ins>
          </w:p>
        </w:tc>
        <w:tc>
          <w:tcPr>
            <w:tcW w:w="3259" w:type="dxa"/>
          </w:tcPr>
          <w:p w:rsidR="000A0755" w:rsidRPr="000A0755" w:rsidRDefault="00D012D1" w:rsidP="000A0755">
            <w:pPr>
              <w:cnfStyle w:val="100000000000"/>
              <w:rPr>
                <w:bCs w:val="0"/>
                <w:rPrChange w:id="316" w:author="Claus" w:date="2018-12-14T11:12:00Z">
                  <w:rPr>
                    <w:b w:val="0"/>
                    <w:bCs w:val="0"/>
                    <w:color w:val="auto"/>
                  </w:rPr>
                </w:rPrChange>
              </w:rPr>
              <w:pPrChange w:id="317" w:author="Claus" w:date="2018-12-14T11:13:00Z">
                <w:pPr>
                  <w:spacing w:after="200" w:line="276" w:lineRule="auto"/>
                  <w:jc w:val="center"/>
                  <w:cnfStyle w:val="100000000000"/>
                </w:pPr>
              </w:pPrChange>
            </w:pPr>
            <w:ins w:id="318" w:author="Claus" w:date="2018-12-14T11:12:00Z">
              <w:r>
                <w:t>Kompleksitet</w:t>
              </w:r>
            </w:ins>
          </w:p>
        </w:tc>
        <w:tc>
          <w:tcPr>
            <w:tcW w:w="3260" w:type="dxa"/>
          </w:tcPr>
          <w:p w:rsidR="000A0755" w:rsidRPr="000A0755" w:rsidRDefault="00D012D1" w:rsidP="000A0755">
            <w:pPr>
              <w:cnfStyle w:val="100000000000"/>
              <w:rPr>
                <w:bCs w:val="0"/>
                <w:rPrChange w:id="319" w:author="Claus" w:date="2018-12-14T11:12:00Z">
                  <w:rPr>
                    <w:b w:val="0"/>
                    <w:bCs w:val="0"/>
                    <w:color w:val="auto"/>
                  </w:rPr>
                </w:rPrChange>
              </w:rPr>
              <w:pPrChange w:id="320" w:author="Claus" w:date="2018-12-14T11:13:00Z">
                <w:pPr>
                  <w:spacing w:after="200" w:line="276" w:lineRule="auto"/>
                  <w:jc w:val="center"/>
                  <w:cnfStyle w:val="100000000000"/>
                </w:pPr>
              </w:pPrChange>
            </w:pPr>
            <w:ins w:id="321" w:author="Claus" w:date="2018-12-14T11:12:00Z">
              <w:r>
                <w:t>Type</w:t>
              </w:r>
            </w:ins>
          </w:p>
        </w:tc>
      </w:tr>
      <w:tr w:rsidR="00C5405C" w:rsidTr="00C5405C">
        <w:tblPrEx>
          <w:tblW w:w="0" w:type="auto"/>
          <w:tblPrExChange w:id="322" w:author="Claus" w:date="2018-12-14T10:39:00Z">
            <w:tblPrEx>
              <w:tblW w:w="0" w:type="auto"/>
            </w:tblPrEx>
          </w:tblPrExChange>
        </w:tblPrEx>
        <w:trPr>
          <w:cnfStyle w:val="000000100000"/>
          <w:ins w:id="323" w:author="Claus" w:date="2018-12-14T10:38:00Z"/>
        </w:trPr>
        <w:tc>
          <w:tcPr>
            <w:cnfStyle w:val="001000000000"/>
            <w:tcW w:w="3259" w:type="dxa"/>
            <w:tcPrChange w:id="324" w:author="Claus" w:date="2018-12-14T10:39:00Z">
              <w:tcPr>
                <w:tcW w:w="3259" w:type="dxa"/>
              </w:tcPr>
            </w:tcPrChange>
          </w:tcPr>
          <w:p w:rsidR="00C5405C" w:rsidRDefault="00C5405C" w:rsidP="00C5405C">
            <w:pPr>
              <w:cnfStyle w:val="001000100000"/>
              <w:rPr>
                <w:ins w:id="325" w:author="Claus" w:date="2018-12-14T10:38:00Z"/>
              </w:rPr>
            </w:pPr>
            <w:ins w:id="326" w:author="Claus" w:date="2018-12-14T10:40:00Z">
              <w:r>
                <w:t>Filtrer carport</w:t>
              </w:r>
            </w:ins>
          </w:p>
        </w:tc>
        <w:tc>
          <w:tcPr>
            <w:tcW w:w="3259" w:type="dxa"/>
            <w:tcPrChange w:id="327" w:author="Claus" w:date="2018-12-14T10:39:00Z">
              <w:tcPr>
                <w:tcW w:w="3259" w:type="dxa"/>
              </w:tcPr>
            </w:tcPrChange>
          </w:tcPr>
          <w:p w:rsidR="00C5405C" w:rsidRDefault="00334F88" w:rsidP="00C5405C">
            <w:pPr>
              <w:cnfStyle w:val="000000100000"/>
              <w:rPr>
                <w:ins w:id="328" w:author="Claus" w:date="2018-12-14T10:38:00Z"/>
              </w:rPr>
            </w:pPr>
            <w:ins w:id="329" w:author="Claus" w:date="2018-12-14T10:43:00Z">
              <w:r>
                <w:t>Simpel</w:t>
              </w:r>
            </w:ins>
          </w:p>
        </w:tc>
        <w:tc>
          <w:tcPr>
            <w:tcW w:w="3260" w:type="dxa"/>
            <w:tcPrChange w:id="330" w:author="Claus" w:date="2018-12-14T10:39:00Z">
              <w:tcPr>
                <w:tcW w:w="3260" w:type="dxa"/>
              </w:tcPr>
            </w:tcPrChange>
          </w:tcPr>
          <w:p w:rsidR="00C5405C" w:rsidRDefault="00334F88" w:rsidP="00C5405C">
            <w:pPr>
              <w:cnfStyle w:val="000000100000"/>
              <w:rPr>
                <w:ins w:id="331" w:author="Claus" w:date="2018-12-14T10:38:00Z"/>
              </w:rPr>
            </w:pPr>
            <w:ins w:id="332" w:author="Claus" w:date="2018-12-14T10:44:00Z">
              <w:r>
                <w:t>Aflæsning</w:t>
              </w:r>
            </w:ins>
          </w:p>
        </w:tc>
      </w:tr>
      <w:tr w:rsidR="00C5405C" w:rsidTr="00C5405C">
        <w:trPr>
          <w:ins w:id="333" w:author="Claus" w:date="2018-12-14T10:40:00Z"/>
        </w:trPr>
        <w:tc>
          <w:tcPr>
            <w:cnfStyle w:val="001000000000"/>
            <w:tcW w:w="3259" w:type="dxa"/>
          </w:tcPr>
          <w:p w:rsidR="00C5405C" w:rsidRDefault="00C5405C" w:rsidP="00C5405C">
            <w:pPr>
              <w:rPr>
                <w:ins w:id="334" w:author="Claus" w:date="2018-12-14T10:40:00Z"/>
              </w:rPr>
            </w:pPr>
            <w:ins w:id="335" w:author="Claus" w:date="2018-12-14T10:40:00Z">
              <w:r>
                <w:t>Hent / vis tegning</w:t>
              </w:r>
            </w:ins>
          </w:p>
        </w:tc>
        <w:tc>
          <w:tcPr>
            <w:tcW w:w="3259" w:type="dxa"/>
          </w:tcPr>
          <w:p w:rsidR="00C5405C" w:rsidRDefault="00334F88" w:rsidP="00C5405C">
            <w:pPr>
              <w:cnfStyle w:val="000000000000"/>
              <w:rPr>
                <w:ins w:id="336" w:author="Claus" w:date="2018-12-14T10:40:00Z"/>
              </w:rPr>
            </w:pPr>
            <w:ins w:id="337" w:author="Claus" w:date="2018-12-14T10:44:00Z">
              <w:r>
                <w:t>Særdeles kompleks</w:t>
              </w:r>
            </w:ins>
          </w:p>
        </w:tc>
        <w:tc>
          <w:tcPr>
            <w:tcW w:w="3260" w:type="dxa"/>
          </w:tcPr>
          <w:p w:rsidR="00C5405C" w:rsidRDefault="00334F88" w:rsidP="00C5405C">
            <w:pPr>
              <w:cnfStyle w:val="000000000000"/>
              <w:rPr>
                <w:ins w:id="338" w:author="Claus" w:date="2018-12-14T10:40:00Z"/>
              </w:rPr>
            </w:pPr>
            <w:ins w:id="339" w:author="Claus" w:date="2018-12-14T10:44:00Z">
              <w:r>
                <w:t>Beregning</w:t>
              </w:r>
            </w:ins>
          </w:p>
        </w:tc>
      </w:tr>
      <w:tr w:rsidR="00C5405C" w:rsidTr="00C5405C">
        <w:trPr>
          <w:cnfStyle w:val="000000100000"/>
          <w:ins w:id="340" w:author="Claus" w:date="2018-12-14T10:40:00Z"/>
        </w:trPr>
        <w:tc>
          <w:tcPr>
            <w:cnfStyle w:val="001000000000"/>
            <w:tcW w:w="3259" w:type="dxa"/>
          </w:tcPr>
          <w:p w:rsidR="00C5405C" w:rsidRDefault="00C5405C" w:rsidP="00C5405C">
            <w:pPr>
              <w:rPr>
                <w:ins w:id="341" w:author="Claus" w:date="2018-12-14T10:40:00Z"/>
              </w:rPr>
            </w:pPr>
            <w:ins w:id="342" w:author="Claus" w:date="2018-12-14T10:40:00Z">
              <w:r>
                <w:t>Vis carport</w:t>
              </w:r>
            </w:ins>
            <w:ins w:id="343" w:author="Claus" w:date="2018-12-14T10:45:00Z">
              <w:r w:rsidR="00334F88">
                <w:t xml:space="preserve"> (billede af)</w:t>
              </w:r>
            </w:ins>
          </w:p>
        </w:tc>
        <w:tc>
          <w:tcPr>
            <w:tcW w:w="3259" w:type="dxa"/>
          </w:tcPr>
          <w:p w:rsidR="00C5405C" w:rsidRDefault="00334F88" w:rsidP="00C5405C">
            <w:pPr>
              <w:cnfStyle w:val="000000100000"/>
              <w:rPr>
                <w:ins w:id="344" w:author="Claus" w:date="2018-12-14T10:40:00Z"/>
              </w:rPr>
            </w:pPr>
            <w:ins w:id="345" w:author="Claus" w:date="2018-12-14T10:45:00Z">
              <w:r>
                <w:t>Simpel</w:t>
              </w:r>
            </w:ins>
          </w:p>
        </w:tc>
        <w:tc>
          <w:tcPr>
            <w:tcW w:w="3260" w:type="dxa"/>
          </w:tcPr>
          <w:p w:rsidR="00C5405C" w:rsidRDefault="00334F88" w:rsidP="00C5405C">
            <w:pPr>
              <w:cnfStyle w:val="000000100000"/>
              <w:rPr>
                <w:ins w:id="346" w:author="Claus" w:date="2018-12-14T10:40:00Z"/>
              </w:rPr>
            </w:pPr>
            <w:ins w:id="347" w:author="Claus" w:date="2018-12-14T10:45:00Z">
              <w:r>
                <w:t>Aflæsning</w:t>
              </w:r>
            </w:ins>
          </w:p>
        </w:tc>
      </w:tr>
      <w:tr w:rsidR="00C5405C" w:rsidTr="00C5405C">
        <w:trPr>
          <w:ins w:id="348" w:author="Claus" w:date="2018-12-14T10:40:00Z"/>
        </w:trPr>
        <w:tc>
          <w:tcPr>
            <w:cnfStyle w:val="001000000000"/>
            <w:tcW w:w="3259" w:type="dxa"/>
          </w:tcPr>
          <w:p w:rsidR="00C5405C" w:rsidRDefault="00C5405C" w:rsidP="00C5405C">
            <w:pPr>
              <w:rPr>
                <w:ins w:id="349" w:author="Claus" w:date="2018-12-14T10:40:00Z"/>
              </w:rPr>
            </w:pPr>
            <w:ins w:id="350" w:author="Claus" w:date="2018-12-14T10:40:00Z">
              <w:r>
                <w:t>Vis leveringspris</w:t>
              </w:r>
            </w:ins>
          </w:p>
        </w:tc>
        <w:tc>
          <w:tcPr>
            <w:tcW w:w="3259" w:type="dxa"/>
          </w:tcPr>
          <w:p w:rsidR="00C5405C" w:rsidRDefault="00334F88" w:rsidP="00C5405C">
            <w:pPr>
              <w:cnfStyle w:val="000000000000"/>
              <w:rPr>
                <w:ins w:id="351" w:author="Claus" w:date="2018-12-14T10:40:00Z"/>
              </w:rPr>
            </w:pPr>
            <w:ins w:id="352" w:author="Claus" w:date="2018-12-14T10:45:00Z">
              <w:r>
                <w:t>Særdeles kompleks</w:t>
              </w:r>
            </w:ins>
          </w:p>
        </w:tc>
        <w:tc>
          <w:tcPr>
            <w:tcW w:w="3260" w:type="dxa"/>
          </w:tcPr>
          <w:p w:rsidR="00C5405C" w:rsidRDefault="00334F88" w:rsidP="00C5405C">
            <w:pPr>
              <w:cnfStyle w:val="000000000000"/>
              <w:rPr>
                <w:ins w:id="353" w:author="Claus" w:date="2018-12-14T10:40:00Z"/>
              </w:rPr>
            </w:pPr>
            <w:ins w:id="354" w:author="Claus" w:date="2018-12-14T10:45:00Z">
              <w:r>
                <w:t>Beregning</w:t>
              </w:r>
            </w:ins>
          </w:p>
        </w:tc>
      </w:tr>
      <w:tr w:rsidR="00C5405C" w:rsidTr="00C5405C">
        <w:trPr>
          <w:cnfStyle w:val="000000100000"/>
          <w:ins w:id="355" w:author="Claus" w:date="2018-12-14T10:40:00Z"/>
        </w:trPr>
        <w:tc>
          <w:tcPr>
            <w:cnfStyle w:val="001000000000"/>
            <w:tcW w:w="3259" w:type="dxa"/>
          </w:tcPr>
          <w:p w:rsidR="00C5405C" w:rsidRDefault="00C5405C" w:rsidP="00C5405C">
            <w:pPr>
              <w:rPr>
                <w:ins w:id="356" w:author="Claus" w:date="2018-12-14T10:40:00Z"/>
              </w:rPr>
            </w:pPr>
            <w:ins w:id="357" w:author="Claus" w:date="2018-12-14T10:40:00Z">
              <w:r>
                <w:t>Design egen carport</w:t>
              </w:r>
            </w:ins>
          </w:p>
        </w:tc>
        <w:tc>
          <w:tcPr>
            <w:tcW w:w="3259" w:type="dxa"/>
          </w:tcPr>
          <w:p w:rsidR="00C5405C" w:rsidRDefault="00334F88" w:rsidP="00C5405C">
            <w:pPr>
              <w:cnfStyle w:val="000000100000"/>
              <w:rPr>
                <w:ins w:id="358" w:author="Claus" w:date="2018-12-14T10:40:00Z"/>
              </w:rPr>
            </w:pPr>
            <w:ins w:id="359" w:author="Claus" w:date="2018-12-14T10:45:00Z">
              <w:r>
                <w:t>Simpel</w:t>
              </w:r>
            </w:ins>
          </w:p>
        </w:tc>
        <w:tc>
          <w:tcPr>
            <w:tcW w:w="3260" w:type="dxa"/>
          </w:tcPr>
          <w:p w:rsidR="00C5405C" w:rsidRDefault="00334F88" w:rsidP="00C5405C">
            <w:pPr>
              <w:cnfStyle w:val="000000100000"/>
              <w:rPr>
                <w:ins w:id="360" w:author="Claus" w:date="2018-12-14T10:40:00Z"/>
              </w:rPr>
            </w:pPr>
            <w:ins w:id="361" w:author="Claus" w:date="2018-12-14T10:45:00Z">
              <w:r>
                <w:t>Opdatering</w:t>
              </w:r>
            </w:ins>
          </w:p>
        </w:tc>
      </w:tr>
      <w:tr w:rsidR="00C5405C" w:rsidTr="00C5405C">
        <w:trPr>
          <w:ins w:id="362" w:author="Claus" w:date="2018-12-14T10:40:00Z"/>
        </w:trPr>
        <w:tc>
          <w:tcPr>
            <w:cnfStyle w:val="001000000000"/>
            <w:tcW w:w="3259" w:type="dxa"/>
          </w:tcPr>
          <w:p w:rsidR="00C5405C" w:rsidRDefault="00C5405C" w:rsidP="00C5405C">
            <w:pPr>
              <w:rPr>
                <w:ins w:id="363" w:author="Claus" w:date="2018-12-14T10:40:00Z"/>
              </w:rPr>
            </w:pPr>
            <w:ins w:id="364" w:author="Claus" w:date="2018-12-14T10:40:00Z">
              <w:r>
                <w:t>Afsend carportforespørgsel</w:t>
              </w:r>
            </w:ins>
          </w:p>
        </w:tc>
        <w:tc>
          <w:tcPr>
            <w:tcW w:w="3259" w:type="dxa"/>
          </w:tcPr>
          <w:p w:rsidR="00C5405C" w:rsidRDefault="00334F88" w:rsidP="00C5405C">
            <w:pPr>
              <w:cnfStyle w:val="000000000000"/>
              <w:rPr>
                <w:ins w:id="365" w:author="Claus" w:date="2018-12-14T10:40:00Z"/>
              </w:rPr>
            </w:pPr>
            <w:ins w:id="366" w:author="Claus" w:date="2018-12-14T10:46:00Z">
              <w:r>
                <w:t>Simpel</w:t>
              </w:r>
            </w:ins>
          </w:p>
        </w:tc>
        <w:tc>
          <w:tcPr>
            <w:tcW w:w="3260" w:type="dxa"/>
          </w:tcPr>
          <w:p w:rsidR="00C5405C" w:rsidRDefault="00334F88" w:rsidP="00C5405C">
            <w:pPr>
              <w:cnfStyle w:val="000000000000"/>
              <w:rPr>
                <w:ins w:id="367" w:author="Claus" w:date="2018-12-14T10:40:00Z"/>
              </w:rPr>
            </w:pPr>
            <w:ins w:id="368" w:author="Claus" w:date="2018-12-14T10:46:00Z">
              <w:r>
                <w:t>Opdatering</w:t>
              </w:r>
            </w:ins>
          </w:p>
        </w:tc>
      </w:tr>
      <w:tr w:rsidR="00C5405C" w:rsidTr="00C5405C">
        <w:trPr>
          <w:cnfStyle w:val="000000100000"/>
          <w:ins w:id="369" w:author="Claus" w:date="2018-12-14T10:40:00Z"/>
        </w:trPr>
        <w:tc>
          <w:tcPr>
            <w:cnfStyle w:val="001000000000"/>
            <w:tcW w:w="3259" w:type="dxa"/>
          </w:tcPr>
          <w:p w:rsidR="00C5405C" w:rsidRDefault="00C5405C" w:rsidP="00C5405C">
            <w:pPr>
              <w:rPr>
                <w:ins w:id="370" w:author="Claus" w:date="2018-12-14T10:40:00Z"/>
              </w:rPr>
            </w:pPr>
            <w:ins w:id="371" w:author="Claus" w:date="2018-12-14T10:40:00Z">
              <w:r>
                <w:t>Åbn carportforespørgsel</w:t>
              </w:r>
            </w:ins>
          </w:p>
        </w:tc>
        <w:tc>
          <w:tcPr>
            <w:tcW w:w="3259" w:type="dxa"/>
          </w:tcPr>
          <w:p w:rsidR="00C5405C" w:rsidRDefault="00334F88" w:rsidP="00C5405C">
            <w:pPr>
              <w:cnfStyle w:val="000000100000"/>
              <w:rPr>
                <w:ins w:id="372" w:author="Claus" w:date="2018-12-14T10:40:00Z"/>
              </w:rPr>
            </w:pPr>
            <w:ins w:id="373" w:author="Claus" w:date="2018-12-14T10:46:00Z">
              <w:r>
                <w:t>Simpel</w:t>
              </w:r>
            </w:ins>
          </w:p>
        </w:tc>
        <w:tc>
          <w:tcPr>
            <w:tcW w:w="3260" w:type="dxa"/>
          </w:tcPr>
          <w:p w:rsidR="00C5405C" w:rsidRDefault="00334F88" w:rsidP="00C5405C">
            <w:pPr>
              <w:cnfStyle w:val="000000100000"/>
              <w:rPr>
                <w:ins w:id="374" w:author="Claus" w:date="2018-12-14T10:40:00Z"/>
              </w:rPr>
            </w:pPr>
            <w:ins w:id="375" w:author="Claus" w:date="2018-12-14T10:46:00Z">
              <w:r>
                <w:t>Aflæsning</w:t>
              </w:r>
            </w:ins>
          </w:p>
        </w:tc>
      </w:tr>
      <w:tr w:rsidR="00C5405C" w:rsidTr="00C5405C">
        <w:trPr>
          <w:ins w:id="376" w:author="Claus" w:date="2018-12-14T10:40:00Z"/>
        </w:trPr>
        <w:tc>
          <w:tcPr>
            <w:cnfStyle w:val="001000000000"/>
            <w:tcW w:w="3259" w:type="dxa"/>
          </w:tcPr>
          <w:p w:rsidR="00C5405C" w:rsidRDefault="00C5405C" w:rsidP="00C5405C">
            <w:pPr>
              <w:rPr>
                <w:ins w:id="377" w:author="Claus" w:date="2018-12-14T10:40:00Z"/>
              </w:rPr>
            </w:pPr>
            <w:ins w:id="378" w:author="Claus" w:date="2018-12-14T10:40:00Z">
              <w:r>
                <w:t>Besvar carportforespørgsel</w:t>
              </w:r>
            </w:ins>
          </w:p>
        </w:tc>
        <w:tc>
          <w:tcPr>
            <w:tcW w:w="3259" w:type="dxa"/>
          </w:tcPr>
          <w:p w:rsidR="00C5405C" w:rsidRDefault="00334F88" w:rsidP="00C5405C">
            <w:pPr>
              <w:cnfStyle w:val="000000000000"/>
              <w:rPr>
                <w:ins w:id="379" w:author="Claus" w:date="2018-12-14T10:40:00Z"/>
              </w:rPr>
            </w:pPr>
            <w:ins w:id="380" w:author="Claus" w:date="2018-12-14T10:46:00Z">
              <w:r>
                <w:t>Simpel</w:t>
              </w:r>
            </w:ins>
          </w:p>
        </w:tc>
        <w:tc>
          <w:tcPr>
            <w:tcW w:w="3260" w:type="dxa"/>
          </w:tcPr>
          <w:p w:rsidR="00C5405C" w:rsidRDefault="00334F88" w:rsidP="00C5405C">
            <w:pPr>
              <w:cnfStyle w:val="000000000000"/>
              <w:rPr>
                <w:ins w:id="381" w:author="Claus" w:date="2018-12-14T10:40:00Z"/>
              </w:rPr>
            </w:pPr>
            <w:ins w:id="382" w:author="Claus" w:date="2018-12-14T10:46:00Z">
              <w:r>
                <w:t>Opdatering</w:t>
              </w:r>
            </w:ins>
          </w:p>
        </w:tc>
      </w:tr>
      <w:tr w:rsidR="00C5405C" w:rsidTr="00C5405C">
        <w:trPr>
          <w:cnfStyle w:val="000000100000"/>
          <w:ins w:id="383" w:author="Claus" w:date="2018-12-14T10:41:00Z"/>
        </w:trPr>
        <w:tc>
          <w:tcPr>
            <w:cnfStyle w:val="001000000000"/>
            <w:tcW w:w="3259" w:type="dxa"/>
          </w:tcPr>
          <w:p w:rsidR="00C5405C" w:rsidRDefault="00C5405C" w:rsidP="00C5405C">
            <w:pPr>
              <w:rPr>
                <w:ins w:id="384" w:author="Claus" w:date="2018-12-14T10:41:00Z"/>
              </w:rPr>
            </w:pPr>
            <w:ins w:id="385" w:author="Claus" w:date="2018-12-14T10:41:00Z">
              <w:r>
                <w:t>Konfigurer carport</w:t>
              </w:r>
            </w:ins>
          </w:p>
        </w:tc>
        <w:tc>
          <w:tcPr>
            <w:tcW w:w="3259" w:type="dxa"/>
          </w:tcPr>
          <w:p w:rsidR="00C5405C" w:rsidRDefault="00334F88" w:rsidP="00C5405C">
            <w:pPr>
              <w:cnfStyle w:val="000000100000"/>
              <w:rPr>
                <w:ins w:id="386" w:author="Claus" w:date="2018-12-14T10:41:00Z"/>
              </w:rPr>
            </w:pPr>
            <w:ins w:id="387" w:author="Claus" w:date="2018-12-14T10:46:00Z">
              <w:r>
                <w:t>Simpel</w:t>
              </w:r>
            </w:ins>
          </w:p>
        </w:tc>
        <w:tc>
          <w:tcPr>
            <w:tcW w:w="3260" w:type="dxa"/>
          </w:tcPr>
          <w:p w:rsidR="00C5405C" w:rsidRDefault="00334F88" w:rsidP="00C5405C">
            <w:pPr>
              <w:cnfStyle w:val="000000100000"/>
              <w:rPr>
                <w:ins w:id="388" w:author="Claus" w:date="2018-12-14T10:41:00Z"/>
              </w:rPr>
            </w:pPr>
            <w:ins w:id="389" w:author="Claus" w:date="2018-12-14T10:46:00Z">
              <w:r>
                <w:t>Opdatering</w:t>
              </w:r>
            </w:ins>
          </w:p>
        </w:tc>
      </w:tr>
      <w:tr w:rsidR="00C5405C" w:rsidTr="00C5405C">
        <w:trPr>
          <w:ins w:id="390" w:author="Claus" w:date="2018-12-14T10:41:00Z"/>
        </w:trPr>
        <w:tc>
          <w:tcPr>
            <w:cnfStyle w:val="001000000000"/>
            <w:tcW w:w="3259" w:type="dxa"/>
          </w:tcPr>
          <w:p w:rsidR="00C5405C" w:rsidRDefault="00C5405C" w:rsidP="00C5405C">
            <w:pPr>
              <w:rPr>
                <w:ins w:id="391" w:author="Claus" w:date="2018-12-14T10:41:00Z"/>
              </w:rPr>
            </w:pPr>
            <w:ins w:id="392" w:author="Claus" w:date="2018-12-14T10:41:00Z">
              <w:r>
                <w:t>Administrer kunde</w:t>
              </w:r>
            </w:ins>
          </w:p>
        </w:tc>
        <w:tc>
          <w:tcPr>
            <w:tcW w:w="3259" w:type="dxa"/>
          </w:tcPr>
          <w:p w:rsidR="00C5405C" w:rsidRDefault="00334F88" w:rsidP="00C5405C">
            <w:pPr>
              <w:cnfStyle w:val="000000000000"/>
              <w:rPr>
                <w:ins w:id="393" w:author="Claus" w:date="2018-12-14T10:41:00Z"/>
              </w:rPr>
            </w:pPr>
            <w:ins w:id="394" w:author="Claus" w:date="2018-12-14T10:46:00Z">
              <w:r>
                <w:t>Simpel</w:t>
              </w:r>
            </w:ins>
          </w:p>
        </w:tc>
        <w:tc>
          <w:tcPr>
            <w:tcW w:w="3260" w:type="dxa"/>
          </w:tcPr>
          <w:p w:rsidR="00C5405C" w:rsidRDefault="00334F88" w:rsidP="00C5405C">
            <w:pPr>
              <w:cnfStyle w:val="000000000000"/>
              <w:rPr>
                <w:ins w:id="395" w:author="Claus" w:date="2018-12-14T10:41:00Z"/>
              </w:rPr>
            </w:pPr>
            <w:ins w:id="396" w:author="Claus" w:date="2018-12-14T10:46:00Z">
              <w:r>
                <w:t>Opdatering</w:t>
              </w:r>
            </w:ins>
          </w:p>
        </w:tc>
      </w:tr>
      <w:tr w:rsidR="00C5405C" w:rsidTr="00C5405C">
        <w:trPr>
          <w:cnfStyle w:val="000000100000"/>
          <w:ins w:id="397" w:author="Claus" w:date="2018-12-14T10:41:00Z"/>
        </w:trPr>
        <w:tc>
          <w:tcPr>
            <w:cnfStyle w:val="001000000000"/>
            <w:tcW w:w="3259" w:type="dxa"/>
          </w:tcPr>
          <w:p w:rsidR="00C5405C" w:rsidRDefault="00C5405C" w:rsidP="00C5405C">
            <w:pPr>
              <w:rPr>
                <w:ins w:id="398" w:author="Claus" w:date="2018-12-14T10:41:00Z"/>
              </w:rPr>
            </w:pPr>
            <w:ins w:id="399" w:author="Claus" w:date="2018-12-14T10:41:00Z">
              <w:r>
                <w:t>Beregn stykliste</w:t>
              </w:r>
            </w:ins>
          </w:p>
        </w:tc>
        <w:tc>
          <w:tcPr>
            <w:tcW w:w="3259" w:type="dxa"/>
          </w:tcPr>
          <w:p w:rsidR="00C5405C" w:rsidRDefault="00334F88" w:rsidP="00C5405C">
            <w:pPr>
              <w:cnfStyle w:val="000000100000"/>
              <w:rPr>
                <w:ins w:id="400" w:author="Claus" w:date="2018-12-14T10:41:00Z"/>
              </w:rPr>
            </w:pPr>
            <w:ins w:id="401" w:author="Claus" w:date="2018-12-14T10:46:00Z">
              <w:r>
                <w:t>Særdeles kompleks</w:t>
              </w:r>
            </w:ins>
          </w:p>
        </w:tc>
        <w:tc>
          <w:tcPr>
            <w:tcW w:w="3260" w:type="dxa"/>
          </w:tcPr>
          <w:p w:rsidR="00C5405C" w:rsidRDefault="00334F88" w:rsidP="00C5405C">
            <w:pPr>
              <w:cnfStyle w:val="000000100000"/>
              <w:rPr>
                <w:ins w:id="402" w:author="Claus" w:date="2018-12-14T10:41:00Z"/>
              </w:rPr>
            </w:pPr>
            <w:ins w:id="403" w:author="Claus" w:date="2018-12-14T10:46:00Z">
              <w:r>
                <w:t>Beregning</w:t>
              </w:r>
            </w:ins>
          </w:p>
        </w:tc>
      </w:tr>
      <w:tr w:rsidR="00C5405C" w:rsidTr="00C5405C">
        <w:trPr>
          <w:ins w:id="404" w:author="Claus" w:date="2018-12-14T10:41:00Z"/>
        </w:trPr>
        <w:tc>
          <w:tcPr>
            <w:cnfStyle w:val="001000000000"/>
            <w:tcW w:w="3259" w:type="dxa"/>
          </w:tcPr>
          <w:p w:rsidR="00C5405C" w:rsidRDefault="00C5405C" w:rsidP="00C5405C">
            <w:pPr>
              <w:rPr>
                <w:ins w:id="405" w:author="Claus" w:date="2018-12-14T10:41:00Z"/>
              </w:rPr>
            </w:pPr>
            <w:ins w:id="406" w:author="Claus" w:date="2018-12-14T10:41:00Z">
              <w:r>
                <w:t>Rediger dækningsgrad</w:t>
              </w:r>
            </w:ins>
          </w:p>
        </w:tc>
        <w:tc>
          <w:tcPr>
            <w:tcW w:w="3259" w:type="dxa"/>
          </w:tcPr>
          <w:p w:rsidR="00C5405C" w:rsidRDefault="00334F88" w:rsidP="00C5405C">
            <w:pPr>
              <w:cnfStyle w:val="000000000000"/>
              <w:rPr>
                <w:ins w:id="407" w:author="Claus" w:date="2018-12-14T10:41:00Z"/>
              </w:rPr>
            </w:pPr>
            <w:ins w:id="408" w:author="Claus" w:date="2018-12-14T10:46:00Z">
              <w:r>
                <w:t>Simpel</w:t>
              </w:r>
            </w:ins>
          </w:p>
        </w:tc>
        <w:tc>
          <w:tcPr>
            <w:tcW w:w="3260" w:type="dxa"/>
          </w:tcPr>
          <w:p w:rsidR="00C5405C" w:rsidRDefault="00334F88" w:rsidP="00C5405C">
            <w:pPr>
              <w:cnfStyle w:val="000000000000"/>
              <w:rPr>
                <w:ins w:id="409" w:author="Claus" w:date="2018-12-14T10:41:00Z"/>
              </w:rPr>
            </w:pPr>
            <w:ins w:id="410" w:author="Claus" w:date="2018-12-14T10:46:00Z">
              <w:r>
                <w:t>Opdatering</w:t>
              </w:r>
            </w:ins>
          </w:p>
        </w:tc>
      </w:tr>
      <w:tr w:rsidR="00C5405C" w:rsidTr="00C5405C">
        <w:trPr>
          <w:cnfStyle w:val="000000100000"/>
          <w:ins w:id="411" w:author="Claus" w:date="2018-12-14T10:41:00Z"/>
        </w:trPr>
        <w:tc>
          <w:tcPr>
            <w:cnfStyle w:val="001000000000"/>
            <w:tcW w:w="3259" w:type="dxa"/>
          </w:tcPr>
          <w:p w:rsidR="00C5405C" w:rsidRDefault="00C5405C" w:rsidP="00C5405C">
            <w:pPr>
              <w:rPr>
                <w:ins w:id="412" w:author="Claus" w:date="2018-12-14T10:41:00Z"/>
              </w:rPr>
            </w:pPr>
            <w:ins w:id="413" w:author="Claus" w:date="2018-12-14T10:41:00Z">
              <w:r>
                <w:t>Rediger hjælpetekst</w:t>
              </w:r>
            </w:ins>
          </w:p>
        </w:tc>
        <w:tc>
          <w:tcPr>
            <w:tcW w:w="3259" w:type="dxa"/>
          </w:tcPr>
          <w:p w:rsidR="00C5405C" w:rsidRDefault="00334F88" w:rsidP="00C5405C">
            <w:pPr>
              <w:cnfStyle w:val="000000100000"/>
              <w:rPr>
                <w:ins w:id="414" w:author="Claus" w:date="2018-12-14T10:41:00Z"/>
              </w:rPr>
            </w:pPr>
            <w:ins w:id="415" w:author="Claus" w:date="2018-12-14T10:46:00Z">
              <w:r>
                <w:t>Simpel</w:t>
              </w:r>
            </w:ins>
          </w:p>
        </w:tc>
        <w:tc>
          <w:tcPr>
            <w:tcW w:w="3260" w:type="dxa"/>
          </w:tcPr>
          <w:p w:rsidR="00C5405C" w:rsidRDefault="00334F88" w:rsidP="00C5405C">
            <w:pPr>
              <w:cnfStyle w:val="000000100000"/>
              <w:rPr>
                <w:ins w:id="416" w:author="Claus" w:date="2018-12-14T10:41:00Z"/>
              </w:rPr>
            </w:pPr>
            <w:ins w:id="417" w:author="Claus" w:date="2018-12-14T10:46:00Z">
              <w:r>
                <w:t>Opdatering</w:t>
              </w:r>
            </w:ins>
          </w:p>
        </w:tc>
      </w:tr>
      <w:tr w:rsidR="00C5405C" w:rsidTr="00C5405C">
        <w:trPr>
          <w:ins w:id="418" w:author="Claus" w:date="2018-12-14T10:41:00Z"/>
        </w:trPr>
        <w:tc>
          <w:tcPr>
            <w:cnfStyle w:val="001000000000"/>
            <w:tcW w:w="3259" w:type="dxa"/>
          </w:tcPr>
          <w:p w:rsidR="00C5405C" w:rsidRDefault="00C5405C" w:rsidP="00C5405C">
            <w:pPr>
              <w:rPr>
                <w:ins w:id="419" w:author="Claus" w:date="2018-12-14T10:41:00Z"/>
              </w:rPr>
            </w:pPr>
            <w:ins w:id="420" w:author="Claus" w:date="2018-12-14T10:41:00Z">
              <w:r>
                <w:t>Tilføj vare fra databasen</w:t>
              </w:r>
            </w:ins>
          </w:p>
        </w:tc>
        <w:tc>
          <w:tcPr>
            <w:tcW w:w="3259" w:type="dxa"/>
          </w:tcPr>
          <w:p w:rsidR="00C5405C" w:rsidRDefault="00334F88" w:rsidP="00C5405C">
            <w:pPr>
              <w:cnfStyle w:val="000000000000"/>
              <w:rPr>
                <w:ins w:id="421" w:author="Claus" w:date="2018-12-14T10:41:00Z"/>
              </w:rPr>
            </w:pPr>
            <w:ins w:id="422" w:author="Claus" w:date="2018-12-14T10:47:00Z">
              <w:r>
                <w:t>Simpel</w:t>
              </w:r>
            </w:ins>
          </w:p>
        </w:tc>
        <w:tc>
          <w:tcPr>
            <w:tcW w:w="3260" w:type="dxa"/>
          </w:tcPr>
          <w:p w:rsidR="00C5405C" w:rsidRDefault="00334F88" w:rsidP="00C5405C">
            <w:pPr>
              <w:cnfStyle w:val="000000000000"/>
              <w:rPr>
                <w:ins w:id="423" w:author="Claus" w:date="2018-12-14T10:41:00Z"/>
              </w:rPr>
            </w:pPr>
            <w:ins w:id="424" w:author="Claus" w:date="2018-12-14T10:47:00Z">
              <w:r>
                <w:t>Opdatering</w:t>
              </w:r>
            </w:ins>
          </w:p>
        </w:tc>
      </w:tr>
      <w:tr w:rsidR="00C5405C" w:rsidTr="00C5405C">
        <w:trPr>
          <w:cnfStyle w:val="000000100000"/>
          <w:ins w:id="425" w:author="Claus" w:date="2018-12-14T10:41:00Z"/>
        </w:trPr>
        <w:tc>
          <w:tcPr>
            <w:cnfStyle w:val="001000000000"/>
            <w:tcW w:w="3259" w:type="dxa"/>
          </w:tcPr>
          <w:p w:rsidR="00C5405C" w:rsidRDefault="00C5405C" w:rsidP="00C5405C">
            <w:pPr>
              <w:rPr>
                <w:ins w:id="426" w:author="Claus" w:date="2018-12-14T10:41:00Z"/>
              </w:rPr>
            </w:pPr>
            <w:ins w:id="427" w:author="Claus" w:date="2018-12-14T10:41:00Z">
              <w:r>
                <w:t>Udskriv tegning</w:t>
              </w:r>
            </w:ins>
          </w:p>
        </w:tc>
        <w:tc>
          <w:tcPr>
            <w:tcW w:w="3259" w:type="dxa"/>
          </w:tcPr>
          <w:p w:rsidR="00C5405C" w:rsidRDefault="00334F88" w:rsidP="00C5405C">
            <w:pPr>
              <w:cnfStyle w:val="000000100000"/>
              <w:rPr>
                <w:ins w:id="428" w:author="Claus" w:date="2018-12-14T10:41:00Z"/>
              </w:rPr>
            </w:pPr>
            <w:ins w:id="429" w:author="Claus" w:date="2018-12-14T10:47:00Z">
              <w:r>
                <w:t>Simpel (hvis tegning er dannet)</w:t>
              </w:r>
            </w:ins>
          </w:p>
        </w:tc>
        <w:tc>
          <w:tcPr>
            <w:tcW w:w="3260" w:type="dxa"/>
          </w:tcPr>
          <w:p w:rsidR="00C5405C" w:rsidRDefault="00C5405C" w:rsidP="00C5405C">
            <w:pPr>
              <w:cnfStyle w:val="000000100000"/>
              <w:rPr>
                <w:ins w:id="430" w:author="Claus" w:date="2018-12-14T10:41:00Z"/>
              </w:rPr>
            </w:pPr>
          </w:p>
        </w:tc>
      </w:tr>
      <w:tr w:rsidR="00C5405C" w:rsidTr="00C5405C">
        <w:trPr>
          <w:ins w:id="431" w:author="Claus" w:date="2018-12-14T10:41:00Z"/>
        </w:trPr>
        <w:tc>
          <w:tcPr>
            <w:cnfStyle w:val="001000000000"/>
            <w:tcW w:w="3259" w:type="dxa"/>
          </w:tcPr>
          <w:p w:rsidR="00C5405C" w:rsidRDefault="00C5405C" w:rsidP="00C5405C">
            <w:pPr>
              <w:rPr>
                <w:ins w:id="432" w:author="Claus" w:date="2018-12-14T10:41:00Z"/>
              </w:rPr>
            </w:pPr>
            <w:ins w:id="433" w:author="Claus" w:date="2018-12-14T10:41:00Z">
              <w:r>
                <w:t>Se beskrivelse</w:t>
              </w:r>
            </w:ins>
          </w:p>
        </w:tc>
        <w:tc>
          <w:tcPr>
            <w:tcW w:w="3259" w:type="dxa"/>
          </w:tcPr>
          <w:p w:rsidR="00C5405C" w:rsidRDefault="00334F88" w:rsidP="00C5405C">
            <w:pPr>
              <w:cnfStyle w:val="000000000000"/>
              <w:rPr>
                <w:ins w:id="434" w:author="Claus" w:date="2018-12-14T10:41:00Z"/>
              </w:rPr>
            </w:pPr>
            <w:ins w:id="435" w:author="Claus" w:date="2018-12-14T10:47:00Z">
              <w:r>
                <w:t>Simpel</w:t>
              </w:r>
            </w:ins>
          </w:p>
        </w:tc>
        <w:tc>
          <w:tcPr>
            <w:tcW w:w="3260" w:type="dxa"/>
          </w:tcPr>
          <w:p w:rsidR="00C5405C" w:rsidRDefault="00334F88" w:rsidP="00C5405C">
            <w:pPr>
              <w:cnfStyle w:val="000000000000"/>
              <w:rPr>
                <w:ins w:id="436" w:author="Claus" w:date="2018-12-14T10:41:00Z"/>
              </w:rPr>
            </w:pPr>
            <w:ins w:id="437" w:author="Claus" w:date="2018-12-14T10:48:00Z">
              <w:r>
                <w:t>Aflæsning</w:t>
              </w:r>
            </w:ins>
          </w:p>
        </w:tc>
      </w:tr>
      <w:tr w:rsidR="00C5405C" w:rsidTr="00C5405C">
        <w:trPr>
          <w:cnfStyle w:val="000000100000"/>
          <w:ins w:id="438" w:author="Claus" w:date="2018-12-14T10:41:00Z"/>
        </w:trPr>
        <w:tc>
          <w:tcPr>
            <w:cnfStyle w:val="001000000000"/>
            <w:tcW w:w="3259" w:type="dxa"/>
          </w:tcPr>
          <w:p w:rsidR="00C5405C" w:rsidRDefault="00C5405C" w:rsidP="00C5405C">
            <w:pPr>
              <w:rPr>
                <w:ins w:id="439" w:author="Claus" w:date="2018-12-14T10:41:00Z"/>
              </w:rPr>
            </w:pPr>
            <w:ins w:id="440" w:author="Claus" w:date="2018-12-14T10:41:00Z">
              <w:r>
                <w:t>Administrer varer</w:t>
              </w:r>
            </w:ins>
          </w:p>
        </w:tc>
        <w:tc>
          <w:tcPr>
            <w:tcW w:w="3259" w:type="dxa"/>
          </w:tcPr>
          <w:p w:rsidR="00C5405C" w:rsidRDefault="00334F88" w:rsidP="00C5405C">
            <w:pPr>
              <w:cnfStyle w:val="000000100000"/>
              <w:rPr>
                <w:ins w:id="441" w:author="Claus" w:date="2018-12-14T10:41:00Z"/>
              </w:rPr>
            </w:pPr>
            <w:ins w:id="442" w:author="Claus" w:date="2018-12-14T10:49:00Z">
              <w:r>
                <w:t>Middel</w:t>
              </w:r>
            </w:ins>
          </w:p>
        </w:tc>
        <w:tc>
          <w:tcPr>
            <w:tcW w:w="3260" w:type="dxa"/>
          </w:tcPr>
          <w:p w:rsidR="00C5405C" w:rsidRDefault="00334F88" w:rsidP="00C5405C">
            <w:pPr>
              <w:cnfStyle w:val="000000100000"/>
              <w:rPr>
                <w:ins w:id="443" w:author="Claus" w:date="2018-12-14T10:41:00Z"/>
              </w:rPr>
            </w:pPr>
            <w:ins w:id="444" w:author="Claus" w:date="2018-12-14T10:49:00Z">
              <w:r>
                <w:t>Opdatering</w:t>
              </w:r>
            </w:ins>
          </w:p>
        </w:tc>
      </w:tr>
      <w:tr w:rsidR="00C5405C" w:rsidTr="00C5405C">
        <w:trPr>
          <w:ins w:id="445" w:author="Claus" w:date="2018-12-14T10:41:00Z"/>
        </w:trPr>
        <w:tc>
          <w:tcPr>
            <w:cnfStyle w:val="001000000000"/>
            <w:tcW w:w="3259" w:type="dxa"/>
          </w:tcPr>
          <w:p w:rsidR="00C5405C" w:rsidRDefault="00C5405C" w:rsidP="00C5405C">
            <w:pPr>
              <w:rPr>
                <w:ins w:id="446" w:author="Claus" w:date="2018-12-14T10:41:00Z"/>
              </w:rPr>
            </w:pPr>
            <w:ins w:id="447" w:author="Claus" w:date="2018-12-14T10:42:00Z">
              <w:r>
                <w:t>Nulstil brugerkonto</w:t>
              </w:r>
            </w:ins>
          </w:p>
        </w:tc>
        <w:tc>
          <w:tcPr>
            <w:tcW w:w="3259" w:type="dxa"/>
          </w:tcPr>
          <w:p w:rsidR="00C5405C" w:rsidRDefault="00334F88" w:rsidP="00C5405C">
            <w:pPr>
              <w:cnfStyle w:val="000000000000"/>
              <w:rPr>
                <w:ins w:id="448" w:author="Claus" w:date="2018-12-14T10:41:00Z"/>
              </w:rPr>
            </w:pPr>
            <w:ins w:id="449" w:author="Claus" w:date="2018-12-14T10:49:00Z">
              <w:r>
                <w:t>Middel</w:t>
              </w:r>
            </w:ins>
          </w:p>
        </w:tc>
        <w:tc>
          <w:tcPr>
            <w:tcW w:w="3260" w:type="dxa"/>
          </w:tcPr>
          <w:p w:rsidR="00C5405C" w:rsidRDefault="00334F88" w:rsidP="00C5405C">
            <w:pPr>
              <w:cnfStyle w:val="000000000000"/>
              <w:rPr>
                <w:ins w:id="450" w:author="Claus" w:date="2018-12-14T10:41:00Z"/>
              </w:rPr>
            </w:pPr>
            <w:ins w:id="451" w:author="Claus" w:date="2018-12-14T10:49:00Z">
              <w:r>
                <w:t>Opdatering</w:t>
              </w:r>
            </w:ins>
          </w:p>
        </w:tc>
      </w:tr>
      <w:tr w:rsidR="00C5405C" w:rsidTr="00C5405C">
        <w:trPr>
          <w:cnfStyle w:val="000000100000"/>
          <w:ins w:id="452" w:author="Claus" w:date="2018-12-14T10:42:00Z"/>
        </w:trPr>
        <w:tc>
          <w:tcPr>
            <w:cnfStyle w:val="001000000000"/>
            <w:tcW w:w="3259" w:type="dxa"/>
          </w:tcPr>
          <w:p w:rsidR="00C5405C" w:rsidRDefault="00C5405C" w:rsidP="00C5405C">
            <w:pPr>
              <w:rPr>
                <w:ins w:id="453" w:author="Claus" w:date="2018-12-14T10:42:00Z"/>
              </w:rPr>
            </w:pPr>
            <w:ins w:id="454" w:author="Claus" w:date="2018-12-14T10:42:00Z">
              <w:r>
                <w:t>Administrer brugerkonti</w:t>
              </w:r>
            </w:ins>
          </w:p>
        </w:tc>
        <w:tc>
          <w:tcPr>
            <w:tcW w:w="3259" w:type="dxa"/>
          </w:tcPr>
          <w:p w:rsidR="00C5405C" w:rsidRDefault="00334F88" w:rsidP="00C5405C">
            <w:pPr>
              <w:cnfStyle w:val="000000100000"/>
              <w:rPr>
                <w:ins w:id="455" w:author="Claus" w:date="2018-12-14T10:42:00Z"/>
              </w:rPr>
            </w:pPr>
            <w:ins w:id="456" w:author="Claus" w:date="2018-12-14T10:49:00Z">
              <w:r>
                <w:t>Middel</w:t>
              </w:r>
            </w:ins>
          </w:p>
        </w:tc>
        <w:tc>
          <w:tcPr>
            <w:tcW w:w="3260" w:type="dxa"/>
          </w:tcPr>
          <w:p w:rsidR="00C5405C" w:rsidRDefault="00334F88" w:rsidP="00C5405C">
            <w:pPr>
              <w:cnfStyle w:val="000000100000"/>
              <w:rPr>
                <w:ins w:id="457" w:author="Claus" w:date="2018-12-14T10:42:00Z"/>
              </w:rPr>
            </w:pPr>
            <w:ins w:id="458" w:author="Claus" w:date="2018-12-14T10:49:00Z">
              <w:r>
                <w:t>Opdatering</w:t>
              </w:r>
            </w:ins>
          </w:p>
        </w:tc>
      </w:tr>
      <w:tr w:rsidR="00C5405C" w:rsidTr="00C5405C">
        <w:trPr>
          <w:ins w:id="459" w:author="Claus" w:date="2018-12-14T10:42:00Z"/>
        </w:trPr>
        <w:tc>
          <w:tcPr>
            <w:cnfStyle w:val="001000000000"/>
            <w:tcW w:w="3259" w:type="dxa"/>
          </w:tcPr>
          <w:p w:rsidR="00C5405C" w:rsidRDefault="00C5405C" w:rsidP="00C5405C">
            <w:pPr>
              <w:rPr>
                <w:ins w:id="460" w:author="Claus" w:date="2018-12-14T10:42:00Z"/>
              </w:rPr>
            </w:pPr>
            <w:ins w:id="461" w:author="Claus" w:date="2018-12-14T10:42:00Z">
              <w:r>
                <w:t>Administrer samlevejledninger</w:t>
              </w:r>
            </w:ins>
          </w:p>
        </w:tc>
        <w:tc>
          <w:tcPr>
            <w:tcW w:w="3259" w:type="dxa"/>
          </w:tcPr>
          <w:p w:rsidR="00C5405C" w:rsidRDefault="00334F88" w:rsidP="00C5405C">
            <w:pPr>
              <w:cnfStyle w:val="000000000000"/>
              <w:rPr>
                <w:ins w:id="462" w:author="Claus" w:date="2018-12-14T10:42:00Z"/>
              </w:rPr>
            </w:pPr>
            <w:ins w:id="463" w:author="Claus" w:date="2018-12-14T10:49:00Z">
              <w:r>
                <w:t>Middel</w:t>
              </w:r>
            </w:ins>
          </w:p>
        </w:tc>
        <w:tc>
          <w:tcPr>
            <w:tcW w:w="3260" w:type="dxa"/>
          </w:tcPr>
          <w:p w:rsidR="00C5405C" w:rsidRDefault="00334F88" w:rsidP="00C5405C">
            <w:pPr>
              <w:cnfStyle w:val="000000000000"/>
              <w:rPr>
                <w:ins w:id="464" w:author="Claus" w:date="2018-12-14T10:42:00Z"/>
              </w:rPr>
            </w:pPr>
            <w:ins w:id="465" w:author="Claus" w:date="2018-12-14T10:49:00Z">
              <w:r>
                <w:t>Opdatering</w:t>
              </w:r>
            </w:ins>
          </w:p>
        </w:tc>
      </w:tr>
      <w:tr w:rsidR="00C5405C" w:rsidTr="00C5405C">
        <w:trPr>
          <w:cnfStyle w:val="000000100000"/>
          <w:ins w:id="466" w:author="Claus" w:date="2018-12-14T10:42:00Z"/>
        </w:trPr>
        <w:tc>
          <w:tcPr>
            <w:cnfStyle w:val="001000000000"/>
            <w:tcW w:w="3259" w:type="dxa"/>
          </w:tcPr>
          <w:p w:rsidR="00C5405C" w:rsidRDefault="00C5405C" w:rsidP="00C5405C">
            <w:pPr>
              <w:rPr>
                <w:ins w:id="467" w:author="Claus" w:date="2018-12-14T10:42:00Z"/>
              </w:rPr>
            </w:pPr>
            <w:ins w:id="468" w:author="Claus" w:date="2018-12-14T10:42:00Z">
              <w:r>
                <w:t>Udskriv ordredokumenter</w:t>
              </w:r>
            </w:ins>
          </w:p>
        </w:tc>
        <w:tc>
          <w:tcPr>
            <w:tcW w:w="3259" w:type="dxa"/>
          </w:tcPr>
          <w:p w:rsidR="00C5405C" w:rsidRDefault="00334F88" w:rsidP="00C5405C">
            <w:pPr>
              <w:cnfStyle w:val="000000100000"/>
              <w:rPr>
                <w:ins w:id="469" w:author="Claus" w:date="2018-12-14T10:42:00Z"/>
              </w:rPr>
            </w:pPr>
            <w:ins w:id="470" w:author="Claus" w:date="2018-12-14T10:49:00Z">
              <w:r>
                <w:t>Middel</w:t>
              </w:r>
            </w:ins>
          </w:p>
        </w:tc>
        <w:tc>
          <w:tcPr>
            <w:tcW w:w="3260" w:type="dxa"/>
          </w:tcPr>
          <w:p w:rsidR="00C5405C" w:rsidRDefault="00334F88" w:rsidP="00C5405C">
            <w:pPr>
              <w:cnfStyle w:val="000000100000"/>
              <w:rPr>
                <w:ins w:id="471" w:author="Claus" w:date="2018-12-14T10:42:00Z"/>
              </w:rPr>
            </w:pPr>
            <w:ins w:id="472" w:author="Claus" w:date="2018-12-14T10:49:00Z">
              <w:r>
                <w:t>Aflæsning</w:t>
              </w:r>
            </w:ins>
          </w:p>
        </w:tc>
      </w:tr>
      <w:tr w:rsidR="00C5405C" w:rsidTr="00C5405C">
        <w:trPr>
          <w:ins w:id="473" w:author="Claus" w:date="2018-12-14T10:42:00Z"/>
        </w:trPr>
        <w:tc>
          <w:tcPr>
            <w:cnfStyle w:val="001000000000"/>
            <w:tcW w:w="3259" w:type="dxa"/>
          </w:tcPr>
          <w:p w:rsidR="00C5405C" w:rsidRDefault="00C5405C" w:rsidP="00C5405C">
            <w:pPr>
              <w:rPr>
                <w:ins w:id="474" w:author="Claus" w:date="2018-12-14T10:42:00Z"/>
              </w:rPr>
            </w:pPr>
            <w:ins w:id="475" w:author="Claus" w:date="2018-12-14T10:42:00Z">
              <w:r>
                <w:t>Vis fejl i carportforespørgsel</w:t>
              </w:r>
            </w:ins>
          </w:p>
        </w:tc>
        <w:tc>
          <w:tcPr>
            <w:tcW w:w="3259" w:type="dxa"/>
          </w:tcPr>
          <w:p w:rsidR="00C5405C" w:rsidRDefault="00334F88" w:rsidP="00C5405C">
            <w:pPr>
              <w:cnfStyle w:val="000000000000"/>
              <w:rPr>
                <w:ins w:id="476" w:author="Claus" w:date="2018-12-14T10:42:00Z"/>
              </w:rPr>
            </w:pPr>
            <w:ins w:id="477" w:author="Claus" w:date="2018-12-14T10:49:00Z">
              <w:r>
                <w:t>Særdeles kompleks</w:t>
              </w:r>
            </w:ins>
          </w:p>
        </w:tc>
        <w:tc>
          <w:tcPr>
            <w:tcW w:w="3260" w:type="dxa"/>
          </w:tcPr>
          <w:p w:rsidR="00C5405C" w:rsidRDefault="00334F88" w:rsidP="00C5405C">
            <w:pPr>
              <w:cnfStyle w:val="000000000000"/>
              <w:rPr>
                <w:ins w:id="478" w:author="Claus" w:date="2018-12-14T10:42:00Z"/>
              </w:rPr>
            </w:pPr>
            <w:ins w:id="479" w:author="Claus" w:date="2018-12-14T10:49:00Z">
              <w:r>
                <w:t>Beregning</w:t>
              </w:r>
            </w:ins>
          </w:p>
        </w:tc>
      </w:tr>
      <w:tr w:rsidR="00C5405C" w:rsidTr="00C5405C">
        <w:trPr>
          <w:cnfStyle w:val="000000100000"/>
          <w:ins w:id="480" w:author="Claus" w:date="2018-12-14T10:42:00Z"/>
        </w:trPr>
        <w:tc>
          <w:tcPr>
            <w:cnfStyle w:val="001000000000"/>
            <w:tcW w:w="3259" w:type="dxa"/>
          </w:tcPr>
          <w:p w:rsidR="00C5405C" w:rsidRDefault="00C5405C" w:rsidP="00C5405C">
            <w:pPr>
              <w:rPr>
                <w:ins w:id="481" w:author="Claus" w:date="2018-12-14T10:42:00Z"/>
              </w:rPr>
            </w:pPr>
            <w:ins w:id="482" w:author="Claus" w:date="2018-12-14T10:42:00Z">
              <w:r>
                <w:t>Se ordrestatus</w:t>
              </w:r>
            </w:ins>
          </w:p>
        </w:tc>
        <w:tc>
          <w:tcPr>
            <w:tcW w:w="3259" w:type="dxa"/>
          </w:tcPr>
          <w:p w:rsidR="00C5405C" w:rsidRDefault="00334F88" w:rsidP="00C5405C">
            <w:pPr>
              <w:cnfStyle w:val="000000100000"/>
              <w:rPr>
                <w:ins w:id="483" w:author="Claus" w:date="2018-12-14T10:42:00Z"/>
              </w:rPr>
            </w:pPr>
            <w:ins w:id="484" w:author="Claus" w:date="2018-12-14T10:50:00Z">
              <w:r>
                <w:t>Simpel</w:t>
              </w:r>
            </w:ins>
          </w:p>
        </w:tc>
        <w:tc>
          <w:tcPr>
            <w:tcW w:w="3260" w:type="dxa"/>
          </w:tcPr>
          <w:p w:rsidR="00C5405C" w:rsidRDefault="00334F88" w:rsidP="00C5405C">
            <w:pPr>
              <w:cnfStyle w:val="000000100000"/>
              <w:rPr>
                <w:ins w:id="485" w:author="Claus" w:date="2018-12-14T10:42:00Z"/>
              </w:rPr>
            </w:pPr>
            <w:ins w:id="486" w:author="Claus" w:date="2018-12-14T10:50:00Z">
              <w:r>
                <w:t>Aflæsning</w:t>
              </w:r>
            </w:ins>
          </w:p>
        </w:tc>
      </w:tr>
      <w:tr w:rsidR="00C5405C" w:rsidTr="00C5405C">
        <w:trPr>
          <w:ins w:id="487" w:author="Claus" w:date="2018-12-14T10:42:00Z"/>
        </w:trPr>
        <w:tc>
          <w:tcPr>
            <w:cnfStyle w:val="001000000000"/>
            <w:tcW w:w="3259" w:type="dxa"/>
          </w:tcPr>
          <w:p w:rsidR="00C5405C" w:rsidRDefault="00C5405C" w:rsidP="00C5405C">
            <w:pPr>
              <w:rPr>
                <w:ins w:id="488" w:author="Claus" w:date="2018-12-14T10:42:00Z"/>
              </w:rPr>
            </w:pPr>
            <w:ins w:id="489" w:author="Claus" w:date="2018-12-14T10:42:00Z">
              <w:r>
                <w:t>Log ind/ud</w:t>
              </w:r>
            </w:ins>
          </w:p>
        </w:tc>
        <w:tc>
          <w:tcPr>
            <w:tcW w:w="3259" w:type="dxa"/>
          </w:tcPr>
          <w:p w:rsidR="00C5405C" w:rsidRDefault="00334F88" w:rsidP="00C5405C">
            <w:pPr>
              <w:cnfStyle w:val="000000000000"/>
              <w:rPr>
                <w:ins w:id="490" w:author="Claus" w:date="2018-12-14T10:42:00Z"/>
              </w:rPr>
            </w:pPr>
            <w:ins w:id="491" w:author="Claus" w:date="2018-12-14T10:50:00Z">
              <w:r>
                <w:t>Simpel</w:t>
              </w:r>
            </w:ins>
          </w:p>
        </w:tc>
        <w:tc>
          <w:tcPr>
            <w:tcW w:w="3260" w:type="dxa"/>
          </w:tcPr>
          <w:p w:rsidR="00C5405C" w:rsidRDefault="00334F88" w:rsidP="00C5405C">
            <w:pPr>
              <w:cnfStyle w:val="000000000000"/>
              <w:rPr>
                <w:ins w:id="492" w:author="Claus" w:date="2018-12-14T10:42:00Z"/>
              </w:rPr>
            </w:pPr>
            <w:ins w:id="493" w:author="Claus" w:date="2018-12-14T10:50:00Z">
              <w:r>
                <w:t>Aflæsning</w:t>
              </w:r>
            </w:ins>
          </w:p>
        </w:tc>
      </w:tr>
    </w:tbl>
    <w:p w:rsidR="00C5405C" w:rsidRPr="00C5405C" w:rsidRDefault="00C5405C" w:rsidP="00C5405C"/>
    <w:p w:rsidR="000A0755" w:rsidRDefault="00EC75FF" w:rsidP="000A0755">
      <w:pPr>
        <w:jc w:val="both"/>
        <w:rPr>
          <w:del w:id="494" w:author="Claus" w:date="2018-12-16T11:23:00Z"/>
          <w:i/>
        </w:rPr>
        <w:pPrChange w:id="495" w:author="Claus" w:date="2018-12-14T09:16:00Z">
          <w:pPr>
            <w:ind w:left="360"/>
          </w:pPr>
        </w:pPrChange>
      </w:pPr>
      <w:del w:id="496" w:author="Claus" w:date="2018-12-16T11:23:00Z">
        <w:r w:rsidRPr="008A6BE9" w:rsidDel="003961D3">
          <w:rPr>
            <w:i/>
          </w:rPr>
          <w:delText>Filtrer carport</w:delText>
        </w:r>
        <w:r w:rsidR="008A6BE9" w:rsidDel="003961D3">
          <w:rPr>
            <w:i/>
          </w:rPr>
          <w:delText>,</w:delText>
        </w:r>
        <w:r w:rsidR="00FF4059" w:rsidRPr="008A6BE9" w:rsidDel="003961D3">
          <w:rPr>
            <w:i/>
          </w:rPr>
          <w:delText xml:space="preserve"> </w:delText>
        </w:r>
        <w:r w:rsidR="008A6BE9" w:rsidDel="003961D3">
          <w:rPr>
            <w:i/>
          </w:rPr>
          <w:delText>h</w:delText>
        </w:r>
        <w:r w:rsidRPr="008A6BE9" w:rsidDel="003961D3">
          <w:rPr>
            <w:i/>
          </w:rPr>
          <w:delText>ent/vis tegning</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carport</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leveringspris</w:delText>
        </w:r>
        <w:r w:rsidR="008A6BE9" w:rsidDel="003961D3">
          <w:rPr>
            <w:i/>
          </w:rPr>
          <w:delText>,</w:delText>
        </w:r>
        <w:r w:rsidR="00FF4059" w:rsidRPr="008A6BE9" w:rsidDel="003961D3">
          <w:rPr>
            <w:i/>
          </w:rPr>
          <w:delText xml:space="preserve"> </w:delText>
        </w:r>
        <w:r w:rsidR="008A6BE9" w:rsidDel="003961D3">
          <w:rPr>
            <w:i/>
          </w:rPr>
          <w:delText>d</w:delText>
        </w:r>
        <w:r w:rsidRPr="008A6BE9" w:rsidDel="003961D3">
          <w:rPr>
            <w:i/>
          </w:rPr>
          <w:delText>esign egen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fsend carportforespørgsel</w:delText>
        </w:r>
        <w:r w:rsidR="008A6BE9" w:rsidDel="003961D3">
          <w:rPr>
            <w:i/>
          </w:rPr>
          <w:delText>,</w:delText>
        </w:r>
        <w:r w:rsidR="00FF4059" w:rsidRPr="008A6BE9" w:rsidDel="003961D3">
          <w:rPr>
            <w:i/>
          </w:rPr>
          <w:delText xml:space="preserve"> </w:delText>
        </w:r>
        <w:r w:rsidR="008A6BE9" w:rsidDel="003961D3">
          <w:rPr>
            <w:i/>
          </w:rPr>
          <w:delText>å</w:delText>
        </w:r>
        <w:r w:rsidRPr="008A6BE9" w:rsidDel="003961D3">
          <w:rPr>
            <w:i/>
          </w:rPr>
          <w:delText>bn carportforespørgsel</w:delText>
        </w:r>
        <w:r w:rsidR="008A6BE9" w:rsidDel="003961D3">
          <w:rPr>
            <w:i/>
          </w:rPr>
          <w:delText>,</w:delText>
        </w:r>
        <w:r w:rsidRPr="008A6BE9" w:rsidDel="003961D3">
          <w:rPr>
            <w:i/>
          </w:rPr>
          <w:delText xml:space="preserve"> </w:delText>
        </w:r>
        <w:r w:rsidR="00473C7B" w:rsidDel="003961D3">
          <w:rPr>
            <w:i/>
          </w:rPr>
          <w:delText>b</w:delText>
        </w:r>
        <w:r w:rsidR="00473C7B" w:rsidRPr="008A6BE9" w:rsidDel="003961D3">
          <w:rPr>
            <w:i/>
          </w:rPr>
          <w:delText>esvare carportforespørgsel</w:delText>
        </w:r>
        <w:r w:rsidR="00473C7B" w:rsidDel="003961D3">
          <w:rPr>
            <w:i/>
          </w:rPr>
          <w:delText xml:space="preserve">, </w:delText>
        </w:r>
        <w:r w:rsidR="008A6BE9" w:rsidDel="003961D3">
          <w:rPr>
            <w:i/>
          </w:rPr>
          <w:delText>k</w:delText>
        </w:r>
        <w:r w:rsidRPr="008A6BE9" w:rsidDel="003961D3">
          <w:rPr>
            <w:i/>
          </w:rPr>
          <w:delText>onfigurer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dministrer kunde</w:delText>
        </w:r>
        <w:r w:rsidR="008A6BE9" w:rsidDel="003961D3">
          <w:rPr>
            <w:i/>
          </w:rPr>
          <w:delText>,</w:delText>
        </w:r>
        <w:r w:rsidR="00FF4059" w:rsidRPr="008A6BE9" w:rsidDel="003961D3">
          <w:rPr>
            <w:i/>
          </w:rPr>
          <w:delText xml:space="preserve"> </w:delText>
        </w:r>
        <w:r w:rsidR="008A6BE9" w:rsidDel="003961D3">
          <w:rPr>
            <w:i/>
          </w:rPr>
          <w:delText>b</w:delText>
        </w:r>
        <w:r w:rsidRPr="008A6BE9" w:rsidDel="003961D3">
          <w:rPr>
            <w:i/>
          </w:rPr>
          <w:delText>eregn stykliste</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dækningsgrad</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hjælpetekst</w:delText>
        </w:r>
        <w:r w:rsidR="008A6BE9" w:rsidDel="003961D3">
          <w:rPr>
            <w:i/>
          </w:rPr>
          <w:delText>,</w:delText>
        </w:r>
        <w:r w:rsidR="00FF4059" w:rsidRPr="008A6BE9" w:rsidDel="003961D3">
          <w:rPr>
            <w:i/>
          </w:rPr>
          <w:delText xml:space="preserve"> </w:delText>
        </w:r>
        <w:r w:rsidR="008A6BE9" w:rsidDel="003961D3">
          <w:rPr>
            <w:i/>
          </w:rPr>
          <w:delText>t</w:delText>
        </w:r>
        <w:r w:rsidRPr="008A6BE9" w:rsidDel="003961D3">
          <w:rPr>
            <w:i/>
          </w:rPr>
          <w:delText>ilføj vare fra databasen</w:delText>
        </w:r>
        <w:r w:rsidR="008A6BE9" w:rsidDel="003961D3">
          <w:rPr>
            <w:i/>
          </w:rPr>
          <w:delText>,</w:delText>
        </w:r>
        <w:r w:rsidR="00FF4059" w:rsidRPr="008A6BE9" w:rsidDel="003961D3">
          <w:rPr>
            <w:i/>
          </w:rPr>
          <w:delText xml:space="preserve"> </w:delText>
        </w:r>
        <w:r w:rsidR="008A6BE9" w:rsidDel="003961D3">
          <w:rPr>
            <w:i/>
          </w:rPr>
          <w:delText>s</w:delText>
        </w:r>
        <w:r w:rsidRPr="008A6BE9" w:rsidDel="003961D3">
          <w:rPr>
            <w:i/>
          </w:rPr>
          <w:delText>e/udskriv tegning</w:delText>
        </w:r>
        <w:r w:rsidR="008A6BE9" w:rsidDel="003961D3">
          <w:rPr>
            <w:i/>
          </w:rPr>
          <w:delText>,</w:delText>
        </w:r>
        <w:r w:rsidR="00FF4059" w:rsidRPr="008A6BE9" w:rsidDel="003961D3">
          <w:rPr>
            <w:i/>
          </w:rPr>
          <w:delText xml:space="preserve"> </w:delText>
        </w:r>
        <w:r w:rsidR="008A6BE9" w:rsidDel="003961D3">
          <w:rPr>
            <w:i/>
          </w:rPr>
          <w:delText>s</w:delText>
        </w:r>
        <w:r w:rsidR="008A6BE9" w:rsidRPr="008A6BE9" w:rsidDel="003961D3">
          <w:rPr>
            <w:i/>
          </w:rPr>
          <w:delText>e b</w:delText>
        </w:r>
        <w:r w:rsidRPr="008A6BE9" w:rsidDel="003961D3">
          <w:rPr>
            <w:i/>
          </w:rPr>
          <w:delText>eskrivelse</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varer</w:delText>
        </w:r>
        <w:r w:rsidR="008A6BE9" w:rsidDel="003961D3">
          <w:rPr>
            <w:i/>
          </w:rPr>
          <w:delText>,</w:delText>
        </w:r>
        <w:r w:rsidR="008A6BE9" w:rsidRPr="008A6BE9" w:rsidDel="003961D3">
          <w:rPr>
            <w:i/>
          </w:rPr>
          <w:delText xml:space="preserve"> </w:delText>
        </w:r>
        <w:r w:rsidR="008A6BE9" w:rsidDel="003961D3">
          <w:rPr>
            <w:i/>
          </w:rPr>
          <w:delText>n</w:delText>
        </w:r>
        <w:r w:rsidRPr="008A6BE9" w:rsidDel="003961D3">
          <w:rPr>
            <w:i/>
          </w:rPr>
          <w:delText>ulstil brugerkonto</w:delText>
        </w:r>
        <w:r w:rsidR="008A6BE9" w:rsidDel="003961D3">
          <w:rPr>
            <w:i/>
          </w:rPr>
          <w:delText>,</w:delText>
        </w:r>
        <w:r w:rsidR="008A6BE9" w:rsidRPr="008A6BE9" w:rsidDel="003961D3">
          <w:rPr>
            <w:i/>
          </w:rPr>
          <w:delText xml:space="preserve"> </w:delText>
        </w:r>
        <w:r w:rsidR="008A6BE9" w:rsidDel="003961D3">
          <w:rPr>
            <w:i/>
          </w:rPr>
          <w:delText>a</w:delText>
        </w:r>
        <w:r w:rsidR="008A6BE9" w:rsidRPr="008A6BE9" w:rsidDel="003961D3">
          <w:rPr>
            <w:i/>
          </w:rPr>
          <w:delText xml:space="preserve">dministrer </w:delText>
        </w:r>
        <w:r w:rsidRPr="008A6BE9" w:rsidDel="003961D3">
          <w:rPr>
            <w:i/>
          </w:rPr>
          <w:delText>brugerkonti</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samlevejledninger</w:delText>
        </w:r>
        <w:r w:rsidR="008A6BE9" w:rsidDel="003961D3">
          <w:rPr>
            <w:i/>
          </w:rPr>
          <w:delText>,</w:delText>
        </w:r>
        <w:r w:rsidR="008A6BE9" w:rsidRPr="008A6BE9" w:rsidDel="003961D3">
          <w:rPr>
            <w:i/>
          </w:rPr>
          <w:delText xml:space="preserve"> </w:delText>
        </w:r>
        <w:r w:rsidR="008A6BE9" w:rsidDel="003961D3">
          <w:rPr>
            <w:i/>
          </w:rPr>
          <w:delText>u</w:delText>
        </w:r>
        <w:r w:rsidRPr="008A6BE9" w:rsidDel="003961D3">
          <w:rPr>
            <w:i/>
          </w:rPr>
          <w:delText>dskriv ordredokumenter (faktura, stykliste, plukliste, saml</w:delText>
        </w:r>
        <w:r w:rsidR="00600D65" w:rsidDel="003961D3">
          <w:rPr>
            <w:i/>
          </w:rPr>
          <w:delText>evejledning, ordrebekræftelse mv</w:delText>
        </w:r>
        <w:r w:rsidR="008A6BE9" w:rsidDel="003961D3">
          <w:rPr>
            <w:i/>
          </w:rPr>
          <w:delText>.</w:delText>
        </w:r>
        <w:r w:rsidRPr="008A6BE9" w:rsidDel="003961D3">
          <w:rPr>
            <w:i/>
          </w:rPr>
          <w:delText>)</w:delText>
        </w:r>
        <w:r w:rsidR="008A6BE9" w:rsidDel="003961D3">
          <w:rPr>
            <w:i/>
          </w:rPr>
          <w:delText>,</w:delText>
        </w:r>
        <w:r w:rsidR="008A6BE9" w:rsidRPr="008A6BE9" w:rsidDel="003961D3">
          <w:rPr>
            <w:i/>
          </w:rPr>
          <w:delText xml:space="preserve"> </w:delText>
        </w:r>
        <w:r w:rsidR="008A6BE9" w:rsidDel="003961D3">
          <w:rPr>
            <w:i/>
          </w:rPr>
          <w:delText>v</w:delText>
        </w:r>
        <w:r w:rsidRPr="008A6BE9" w:rsidDel="003961D3">
          <w:rPr>
            <w:i/>
          </w:rPr>
          <w:delText>is fejl i carportforespørgsel</w:delText>
        </w:r>
        <w:r w:rsidR="008A6BE9" w:rsidDel="003961D3">
          <w:rPr>
            <w:i/>
          </w:rPr>
          <w:delText>,</w:delText>
        </w:r>
        <w:r w:rsidR="008A6BE9" w:rsidRPr="008A6BE9" w:rsidDel="003961D3">
          <w:rPr>
            <w:i/>
          </w:rPr>
          <w:delText xml:space="preserve"> </w:delText>
        </w:r>
        <w:r w:rsidR="008A6BE9" w:rsidDel="003961D3">
          <w:rPr>
            <w:i/>
          </w:rPr>
          <w:delText>s</w:delText>
        </w:r>
        <w:r w:rsidRPr="008A6BE9" w:rsidDel="003961D3">
          <w:rPr>
            <w:i/>
          </w:rPr>
          <w:delText>e ordrestatus</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ind</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ud</w:delText>
        </w:r>
        <w:r w:rsidR="008A6BE9" w:rsidDel="003961D3">
          <w:rPr>
            <w:i/>
          </w:rPr>
          <w:delText>.</w:delText>
        </w:r>
      </w:del>
    </w:p>
    <w:p w:rsidR="00574D6C" w:rsidRDefault="00574D6C" w:rsidP="00552589">
      <w:pPr>
        <w:rPr>
          <w:ins w:id="497" w:author="Claus" w:date="2018-12-14T09:14:00Z"/>
        </w:rPr>
      </w:pPr>
      <w:ins w:id="498" w:author="Claus" w:date="2018-12-14T09:06:00Z">
        <w:r>
          <w:t>Denne liste af nuværende krav kan analyseres lingvistisk for at frembringe e</w:t>
        </w:r>
      </w:ins>
      <w:ins w:id="499" w:author="Claus" w:date="2018-12-14T09:13:00Z">
        <w:r w:rsidR="002D7BB7">
          <w:t xml:space="preserve">n liste </w:t>
        </w:r>
      </w:ins>
      <w:ins w:id="500" w:author="Claus" w:date="2018-12-14T09:06:00Z">
        <w:r>
          <w:t>med kandidatklasser</w:t>
        </w:r>
      </w:ins>
      <w:ins w:id="501" w:author="Claus" w:date="2018-12-14T11:40:00Z">
        <w:r w:rsidR="00984CD6">
          <w:t>, som danner grundlag for domænemodellen, se afsnittet herom.</w:t>
        </w:r>
      </w:ins>
    </w:p>
    <w:p w:rsidR="00473C7B" w:rsidRDefault="00E4355F" w:rsidP="00552589">
      <w:ins w:id="502" w:author="Claus" w:date="2018-12-14T11:16:00Z">
        <w:r>
          <w:t xml:space="preserve">Af listen over </w:t>
        </w:r>
        <w:commentRangeStart w:id="503"/>
        <w:r>
          <w:t>funktionelle krav</w:t>
        </w:r>
      </w:ins>
      <w:ins w:id="504" w:author="Claus" w:date="2018-12-14T11:17:00Z">
        <w:r>
          <w:t xml:space="preserve"> </w:t>
        </w:r>
        <w:commentRangeEnd w:id="503"/>
        <w:r w:rsidR="005B5DE2">
          <w:rPr>
            <w:rStyle w:val="Kommentarhenvisning"/>
          </w:rPr>
          <w:commentReference w:id="503"/>
        </w:r>
        <w:r>
          <w:t xml:space="preserve">er </w:t>
        </w:r>
      </w:ins>
      <w:del w:id="505" w:author="Claus" w:date="2018-12-14T11:17:00Z">
        <w:r w:rsidR="00473C7B" w:rsidDel="00E4355F">
          <w:delText xml:space="preserve">Af ovenstående liste er </w:delText>
        </w:r>
      </w:del>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ins w:id="506" w:author="Claus" w:date="2018-12-13T21:13:00Z">
        <w:r w:rsidR="00812593">
          <w:t>e-</w:t>
        </w:r>
      </w:ins>
      <w:r w:rsidR="00473C7B">
        <w:t>mail. Denne åbnes og forespørgslens data indtastes i Fog</w:t>
      </w:r>
      <w:del w:id="507" w:author="Claus" w:date="2018-12-13T21:13:00Z">
        <w:r w:rsidR="00473C7B" w:rsidDel="00812593">
          <w:delText>’</w:delText>
        </w:r>
      </w:del>
      <w:r w:rsidR="00473C7B">
        <w:t>s eget system</w:t>
      </w:r>
      <w:ins w:id="508" w:author="Claus" w:date="2018-12-13T20:58:00Z">
        <w:r w:rsidR="001F2209">
          <w:t>; Quick-byg,</w:t>
        </w:r>
      </w:ins>
      <w:r w:rsidR="00473C7B">
        <w:t xml:space="preserve"> som bl.a. bruges til at beregne materialer og pris.</w:t>
      </w:r>
    </w:p>
    <w:p w:rsidR="003961D3" w:rsidRDefault="003961D3" w:rsidP="00552589">
      <w:pPr>
        <w:rPr>
          <w:ins w:id="509" w:author="Claus" w:date="2018-12-16T11:24:00Z"/>
        </w:rPr>
      </w:pPr>
    </w:p>
    <w:p w:rsidR="00473C7B" w:rsidRDefault="00473C7B" w:rsidP="00552589">
      <w:r>
        <w:t>Arbejdsgangen kan illustreres vha. flg. aktivitetsdiagram:</w:t>
      </w:r>
    </w:p>
    <w:p w:rsidR="000A0755" w:rsidRDefault="00C50BD7" w:rsidP="000A0755">
      <w:pPr>
        <w:keepNext/>
        <w:rPr>
          <w:ins w:id="510" w:author="Claus" w:date="2018-12-15T12:35:00Z"/>
        </w:rPr>
        <w:pPrChange w:id="511" w:author="Claus" w:date="2018-12-15T12:36:00Z">
          <w:pPr>
            <w:jc w:val="center"/>
          </w:pPr>
        </w:pPrChange>
      </w:pPr>
      <w:r w:rsidRPr="00C50BD7">
        <w:rPr>
          <w:noProof/>
          <w:lang w:eastAsia="da-DK"/>
        </w:rPr>
        <w:lastRenderedPageBreak/>
        <w:drawing>
          <wp:inline distT="0" distB="0" distL="0" distR="0">
            <wp:extent cx="5097600" cy="7802463"/>
            <wp:effectExtent l="19050" t="0" r="780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97600" cy="7802463"/>
                    </a:xfrm>
                    <a:prstGeom prst="rect">
                      <a:avLst/>
                    </a:prstGeom>
                    <a:noFill/>
                    <a:ln w="9525">
                      <a:noFill/>
                      <a:miter lim="800000"/>
                      <a:headEnd/>
                      <a:tailEnd/>
                    </a:ln>
                  </pic:spPr>
                </pic:pic>
              </a:graphicData>
            </a:graphic>
          </wp:inline>
        </w:drawing>
      </w:r>
    </w:p>
    <w:p w:rsidR="000A0755" w:rsidRPr="000A0755" w:rsidRDefault="000A0755" w:rsidP="000A0755">
      <w:pPr>
        <w:pStyle w:val="Billedtekst"/>
        <w:rPr>
          <w:lang w:val="en-US"/>
          <w:rPrChange w:id="512" w:author="Claus" w:date="2018-12-15T12:36:00Z">
            <w:rPr/>
          </w:rPrChange>
        </w:rPr>
        <w:pPrChange w:id="513" w:author="Claus" w:date="2018-12-15T12:36:00Z">
          <w:pPr>
            <w:jc w:val="center"/>
          </w:pPr>
        </w:pPrChange>
      </w:pPr>
      <w:ins w:id="514" w:author="Claus" w:date="2018-12-15T12:35:00Z">
        <w:r w:rsidRPr="000A0755">
          <w:rPr>
            <w:lang w:val="en-US"/>
            <w:rPrChange w:id="515" w:author="Claus" w:date="2018-12-15T12:36:00Z">
              <w:rPr>
                <w:b/>
                <w:bCs/>
              </w:rPr>
            </w:rPrChange>
          </w:rPr>
          <w:t xml:space="preserve">Figur </w:t>
        </w:r>
        <w:r>
          <w:fldChar w:fldCharType="begin"/>
        </w:r>
        <w:r w:rsidRPr="000A0755">
          <w:rPr>
            <w:lang w:val="en-US"/>
            <w:rPrChange w:id="516" w:author="Claus" w:date="2018-12-15T12:36:00Z">
              <w:rPr>
                <w:b/>
                <w:bCs/>
              </w:rPr>
            </w:rPrChange>
          </w:rPr>
          <w:instrText xml:space="preserve"> SEQ Figur \* ARABIC </w:instrText>
        </w:r>
      </w:ins>
      <w:r>
        <w:fldChar w:fldCharType="separate"/>
      </w:r>
      <w:ins w:id="517" w:author="Claus" w:date="2018-12-19T12:08:00Z">
        <w:r w:rsidR="00F270DB">
          <w:rPr>
            <w:noProof/>
            <w:lang w:val="en-US"/>
          </w:rPr>
          <w:t>1</w:t>
        </w:r>
      </w:ins>
      <w:ins w:id="518" w:author="Claus" w:date="2018-12-15T12:35:00Z">
        <w:r>
          <w:fldChar w:fldCharType="end"/>
        </w:r>
        <w:r w:rsidRPr="000A0755">
          <w:rPr>
            <w:lang w:val="en-US"/>
            <w:rPrChange w:id="519" w:author="Claus" w:date="2018-12-15T12:36:00Z">
              <w:rPr>
                <w:b/>
                <w:bCs/>
              </w:rPr>
            </w:rPrChange>
          </w:rPr>
          <w:t xml:space="preserve"> – Aktivitetsdiagram for Fog </w:t>
        </w:r>
      </w:ins>
      <w:ins w:id="520" w:author="Claus" w:date="2018-12-15T12:36:00Z">
        <w:r w:rsidRPr="000A0755">
          <w:rPr>
            <w:lang w:val="en-US"/>
            <w:rPrChange w:id="521" w:author="Claus" w:date="2018-12-15T12:36:00Z">
              <w:rPr>
                <w:b/>
                <w:bCs/>
              </w:rPr>
            </w:rPrChange>
          </w:rPr>
          <w:t>Carporte AS-IS</w:t>
        </w:r>
      </w:ins>
      <w:ins w:id="522" w:author="Claus" w:date="2018-12-15T12:40:00Z">
        <w:r w:rsidR="00C25F8E">
          <w:rPr>
            <w:lang w:val="en-US"/>
          </w:rPr>
          <w:t>.</w:t>
        </w:r>
      </w:ins>
    </w:p>
    <w:p w:rsidR="00473C7B" w:rsidRDefault="00C82689" w:rsidP="00552589">
      <w:r>
        <w:t>Medarbejderen i trælasten skal foretage mange skridt</w:t>
      </w:r>
      <w:ins w:id="523" w:author="Claus" w:date="2018-12-13T21:14:00Z">
        <w:r w:rsidR="00812593">
          <w:t>,</w:t>
        </w:r>
      </w:ins>
      <w:r>
        <w:t xml:space="preserve"> før et tilbud kan afsendes. Nogle af disse </w:t>
      </w:r>
      <w:ins w:id="524" w:author="Claus" w:date="2018-12-13T20:58:00Z">
        <w:r w:rsidR="001F2209">
          <w:t xml:space="preserve">skal </w:t>
        </w:r>
      </w:ins>
      <w:del w:id="525" w:author="Claus" w:date="2018-12-13T20:58:00Z">
        <w:r w:rsidDel="001F2209">
          <w:delText>kan</w:delText>
        </w:r>
      </w:del>
      <w:r>
        <w:t xml:space="preserve"> kunden </w:t>
      </w:r>
      <w:ins w:id="526" w:author="Claus" w:date="2018-12-13T20:58:00Z">
        <w:r w:rsidR="001F2209">
          <w:t xml:space="preserve">fremover </w:t>
        </w:r>
      </w:ins>
      <w:r>
        <w:t>selv foretage, inden han/hun afsender en forespørgsel</w:t>
      </w:r>
      <w:ins w:id="527" w:author="Claus" w:date="2018-12-13T20:58:00Z">
        <w:r w:rsidR="001F2209">
          <w:t>, nemlig</w:t>
        </w:r>
      </w:ins>
      <w:del w:id="528" w:author="Claus" w:date="2018-12-13T20:58:00Z">
        <w:r w:rsidDel="001F2209">
          <w:delText>;</w:delText>
        </w:r>
      </w:del>
      <w:r>
        <w:t xml:space="preserve"> valg af tagbelægning og beklædning. </w:t>
      </w:r>
      <w:ins w:id="529" w:author="Claus" w:date="2018-12-15T11:55:00Z">
        <w:r w:rsidR="0010475B">
          <w:t xml:space="preserve">Andre skridt kan </w:t>
        </w:r>
      </w:ins>
      <w:ins w:id="530" w:author="Claus" w:date="2018-12-19T15:48:00Z">
        <w:r w:rsidR="005B11EB">
          <w:t>understøttes af it</w:t>
        </w:r>
      </w:ins>
      <w:ins w:id="531" w:author="Claus" w:date="2018-12-15T11:55:00Z">
        <w:r w:rsidR="0010475B">
          <w:t>.</w:t>
        </w:r>
      </w:ins>
    </w:p>
    <w:p w:rsidR="00C82689" w:rsidRDefault="00C82689" w:rsidP="00552589">
      <w:r>
        <w:lastRenderedPageBreak/>
        <w:t xml:space="preserve">Det er </w:t>
      </w:r>
      <w:del w:id="532" w:author="Claus" w:date="2018-12-14T11:21:00Z">
        <w:r w:rsidDel="0081437D">
          <w:delText xml:space="preserve">også </w:delText>
        </w:r>
      </w:del>
      <w:ins w:id="533" w:author="Claus" w:date="2018-12-14T11:21:00Z">
        <w:r w:rsidR="0081437D">
          <w:t xml:space="preserve">endvidere </w:t>
        </w:r>
      </w:ins>
      <w:r>
        <w:t>vanskeligt at afgøre</w:t>
      </w:r>
      <w:ins w:id="534" w:author="Claus" w:date="2018-12-13T21:15:00Z">
        <w:r w:rsidR="00812593">
          <w:t>,</w:t>
        </w:r>
      </w:ins>
      <w:r>
        <w:t xml:space="preserve"> hvordan medarbejderen holder styr på</w:t>
      </w:r>
      <w:ins w:id="535" w:author="Claus" w:date="2018-12-13T21:15:00Z">
        <w:r w:rsidR="00812593">
          <w:t>,</w:t>
        </w:r>
      </w:ins>
      <w:r>
        <w:t xml:space="preserve"> hvor langt en forespørgsel er kommet i forløbet, da kommunikationen tilsyneladende udelukkende foregår pr. </w:t>
      </w:r>
      <w:ins w:id="536" w:author="Claus" w:date="2018-12-13T21:15:00Z">
        <w:r w:rsidR="00812593">
          <w:t>e-</w:t>
        </w:r>
      </w:ins>
      <w:r>
        <w:t>mail og telefon. Måske er en forespørgsel kun en forespørgsel indtil et tilbud oprettes</w:t>
      </w:r>
      <w:ins w:id="537" w:author="Claus" w:date="2018-12-13T21:00:00Z">
        <w:r w:rsidR="001F2209">
          <w:t xml:space="preserve">, </w:t>
        </w:r>
      </w:ins>
      <w:ins w:id="538" w:author="Claus" w:date="2018-12-13T21:01:00Z">
        <w:r w:rsidR="001F2209">
          <w:t>tilbuddet</w:t>
        </w:r>
      </w:ins>
      <w:ins w:id="539" w:author="Claus" w:date="2018-12-13T21:00:00Z">
        <w:r w:rsidR="001F2209">
          <w:t xml:space="preserve"> </w:t>
        </w:r>
      </w:ins>
      <w:del w:id="540" w:author="Claus" w:date="2018-12-13T21:00:00Z">
        <w:r w:rsidDel="001F2209">
          <w:delText xml:space="preserve"> og et tilbud </w:delText>
        </w:r>
      </w:del>
      <w:r>
        <w:t xml:space="preserve">bliver senere </w:t>
      </w:r>
      <w:ins w:id="541" w:author="Claus" w:date="2018-12-13T21:00:00Z">
        <w:r w:rsidR="001F2209">
          <w:t xml:space="preserve">evt. </w:t>
        </w:r>
      </w:ins>
      <w:r>
        <w:t xml:space="preserve">til en ordrebekræftelse. </w:t>
      </w:r>
      <w:del w:id="542" w:author="Claus" w:date="2018-12-13T21:01:00Z">
        <w:r w:rsidDel="001F2209">
          <w:delText xml:space="preserve">Disse </w:delText>
        </w:r>
      </w:del>
      <w:ins w:id="543" w:author="Claus" w:date="2018-12-13T21:01:00Z">
        <w:r w:rsidR="001F2209">
          <w:t xml:space="preserve">Denne </w:t>
        </w:r>
      </w:ins>
      <w:r>
        <w:t>uklarhed</w:t>
      </w:r>
      <w:del w:id="544" w:author="Claus" w:date="2018-12-13T21:01:00Z">
        <w:r w:rsidDel="001F2209">
          <w:delText>er</w:delText>
        </w:r>
      </w:del>
      <w:r>
        <w:t xml:space="preserve"> skal det fremtidige system eliminere. Vi har derfor opstillet flg. tilstandsdiagram for en forespørgsel</w:t>
      </w:r>
      <w:ins w:id="545" w:author="Claus" w:date="2018-12-14T11:21:00Z">
        <w:r w:rsidR="0081437D">
          <w:t xml:space="preserve"> for at skabe overblik</w:t>
        </w:r>
      </w:ins>
      <w:r>
        <w:t>:</w:t>
      </w:r>
    </w:p>
    <w:p w:rsidR="00D21BEA" w:rsidRDefault="000A0755">
      <w:pPr>
        <w:keepNext/>
        <w:rPr>
          <w:ins w:id="546" w:author="Claus" w:date="2018-12-15T12:40:00Z"/>
        </w:rPr>
      </w:pPr>
      <w:r>
        <w:fldChar w:fldCharType="begin"/>
      </w:r>
      <w:r w:rsidR="002A162A">
        <w:instrText xml:space="preserve"> LINK Visio.Drawing.11 "C:\\Users\\Claus\\Documents\\NetBeansProjects\\Fog\\Analysedokumenter\\Forespørgsel_tilstandsdiagram.vsd" "" \a \p \f 0 </w:instrText>
      </w:r>
      <w:r>
        <w:fldChar w:fldCharType="separate"/>
      </w:r>
      <w:r w:rsidR="008D1CB6">
        <w:object w:dxaOrig="10412" w:dyaOrig="5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7pt;height:277.35pt">
            <v:imagedata r:id="rId10" o:title=""/>
          </v:shape>
        </w:object>
      </w:r>
      <w:r>
        <w:fldChar w:fldCharType="end"/>
      </w:r>
    </w:p>
    <w:p w:rsidR="000A0755" w:rsidRDefault="00C25F8E" w:rsidP="000A0755">
      <w:pPr>
        <w:pStyle w:val="Billedtekst"/>
        <w:pPrChange w:id="547" w:author="Claus" w:date="2018-12-15T12:40:00Z">
          <w:pPr/>
        </w:pPrChange>
      </w:pPr>
      <w:ins w:id="548" w:author="Claus" w:date="2018-12-15T12:40:00Z">
        <w:r>
          <w:t xml:space="preserve">Figur </w:t>
        </w:r>
        <w:r w:rsidR="000A0755">
          <w:fldChar w:fldCharType="begin"/>
        </w:r>
        <w:r>
          <w:instrText xml:space="preserve"> SEQ Figur \* ARABIC </w:instrText>
        </w:r>
      </w:ins>
      <w:r w:rsidR="000A0755">
        <w:fldChar w:fldCharType="separate"/>
      </w:r>
      <w:ins w:id="549" w:author="Claus" w:date="2018-12-19T12:08:00Z">
        <w:r w:rsidR="00F270DB">
          <w:rPr>
            <w:noProof/>
          </w:rPr>
          <w:t>2</w:t>
        </w:r>
      </w:ins>
      <w:ins w:id="550" w:author="Claus" w:date="2018-12-15T12:40:00Z">
        <w:r w:rsidR="000A0755">
          <w:fldChar w:fldCharType="end"/>
        </w:r>
        <w:r>
          <w:t xml:space="preserve"> – Tilstandsdiagram for forespørgsel.</w:t>
        </w:r>
      </w:ins>
    </w:p>
    <w:p w:rsidR="00BA6254" w:rsidDel="00426195" w:rsidRDefault="00426195" w:rsidP="00552589">
      <w:pPr>
        <w:rPr>
          <w:del w:id="551" w:author="Claus" w:date="2018-12-13T21:05:00Z"/>
        </w:rPr>
      </w:pPr>
      <w:ins w:id="552" w:author="Claus" w:date="2018-12-13T21:03:00Z">
        <w:r>
          <w:t>D</w:t>
        </w:r>
      </w:ins>
      <w:ins w:id="553" w:author="Claus" w:date="2018-12-17T11:05:00Z">
        <w:r w:rsidR="00366190">
          <w:t xml:space="preserve">e tilstande, vi ønsker at gemme data for, må </w:t>
        </w:r>
      </w:ins>
      <w:ins w:id="554" w:author="Claus" w:date="2018-12-13T21:03:00Z">
        <w:r>
          <w:t>persisteres i databasen</w:t>
        </w:r>
      </w:ins>
      <w:ins w:id="555" w:author="Claus" w:date="2018-12-13T21:04:00Z">
        <w:r>
          <w:t>, f.eks. som en attribut på en forespørgselstabel</w:t>
        </w:r>
      </w:ins>
      <w:ins w:id="556" w:author="Claus" w:date="2018-12-13T21:03:00Z">
        <w:r>
          <w:t>.</w:t>
        </w:r>
      </w:ins>
      <w:ins w:id="557" w:author="Claus" w:date="2018-12-17T11:05:00Z">
        <w:r w:rsidR="00366190">
          <w:t xml:space="preserve"> Det kunne eksempelvis være</w:t>
        </w:r>
      </w:ins>
      <w:ins w:id="558" w:author="Claus" w:date="2018-12-19T15:50:00Z">
        <w:r w:rsidR="00E504E3">
          <w:t>,</w:t>
        </w:r>
      </w:ins>
      <w:ins w:id="559" w:author="Claus" w:date="2018-12-17T11:05:00Z">
        <w:r w:rsidR="00366190">
          <w:t xml:space="preserve"> hvornår tilbuddet blev afsendt eller hvilken dato, ordren blev afgivet.</w:t>
        </w:r>
      </w:ins>
      <w:ins w:id="560" w:author="Claus" w:date="2018-12-13T21:03:00Z">
        <w:r>
          <w:t xml:space="preserve"> </w:t>
        </w:r>
      </w:ins>
      <w:ins w:id="561" w:author="Claus" w:date="2018-12-17T11:02:00Z">
        <w:r w:rsidR="00366190">
          <w:t>Man kunne også anskue</w:t>
        </w:r>
      </w:ins>
      <w:ins w:id="562" w:author="Claus" w:date="2018-12-17T11:03:00Z">
        <w:r w:rsidR="00366190">
          <w:t xml:space="preserve"> </w:t>
        </w:r>
      </w:ins>
      <w:ins w:id="563" w:author="Claus" w:date="2018-12-17T11:06:00Z">
        <w:r w:rsidR="00366190">
          <w:t xml:space="preserve">disse </w:t>
        </w:r>
      </w:ins>
      <w:del w:id="564" w:author="Claus" w:date="2018-12-13T21:02:00Z">
        <w:r w:rsidR="00BA6254" w:rsidDel="001F2209">
          <w:delText xml:space="preserve">Man kunne også vælge at anskue </w:delText>
        </w:r>
      </w:del>
      <w:r w:rsidR="00BA6254">
        <w:t>tilstande</w:t>
      </w:r>
      <w:del w:id="565" w:author="Claus" w:date="2018-12-17T11:06:00Z">
        <w:r w:rsidR="00BA6254" w:rsidDel="00366190">
          <w:delText>ne</w:delText>
        </w:r>
      </w:del>
      <w:r w:rsidR="00BA6254">
        <w:t xml:space="preserve"> </w:t>
      </w:r>
      <w:del w:id="566" w:author="Claus" w:date="2018-12-17T11:02:00Z">
        <w:r w:rsidR="00BA6254" w:rsidDel="00366190">
          <w:delText xml:space="preserve">som </w:delText>
        </w:r>
      </w:del>
      <w:ins w:id="567" w:author="Claus" w:date="2018-12-17T11:02:00Z">
        <w:r w:rsidR="00366190">
          <w:t>som</w:t>
        </w:r>
      </w:ins>
      <w:ins w:id="568" w:author="Claus" w:date="2018-12-17T11:06:00Z">
        <w:r w:rsidR="00366190">
          <w:t xml:space="preserve"> </w:t>
        </w:r>
      </w:ins>
      <w:del w:id="569" w:author="Claus" w:date="2018-12-17T11:06:00Z">
        <w:r w:rsidR="00BA6254" w:rsidDel="00366190">
          <w:delText xml:space="preserve">forskellige </w:delText>
        </w:r>
      </w:del>
      <w:r w:rsidR="00BA6254">
        <w:t>entiteter</w:t>
      </w:r>
      <w:ins w:id="570" w:author="Claus" w:date="2018-12-17T11:06:00Z">
        <w:r w:rsidR="00366190">
          <w:t>, hvilket ville medføre en tabel for tilbud og en tabel for ordre i databasen.</w:t>
        </w:r>
        <w:r w:rsidR="00366190" w:rsidDel="00366190">
          <w:t xml:space="preserve"> </w:t>
        </w:r>
      </w:ins>
      <w:del w:id="571" w:author="Claus" w:date="2018-12-17T11:06:00Z">
        <w:r w:rsidR="00BA6254" w:rsidDel="00366190">
          <w:delText xml:space="preserve">, </w:delText>
        </w:r>
      </w:del>
      <w:del w:id="572" w:author="Claus" w:date="2018-12-13T21:05:00Z">
        <w:r w:rsidR="00BA6254" w:rsidDel="00426195">
          <w:delText>idet en forespørgsel bliver til et tilbud og senere en ordrebekræftelse. Læs mere herom i afsnittet om databasen.</w:delText>
        </w:r>
      </w:del>
    </w:p>
    <w:p w:rsidR="00483A38" w:rsidRDefault="00483A38" w:rsidP="00552589">
      <w:r>
        <w:t xml:space="preserve">Uanset hvordan forespørgslen og dens tilstandsskift implementeres, skal systemet resultere i flg. aktivitetsdiagram. Læg </w:t>
      </w:r>
      <w:del w:id="573" w:author="Claus" w:date="2018-12-13T13:55:00Z">
        <w:r w:rsidDel="006866A2">
          <w:delText xml:space="preserve">især </w:delText>
        </w:r>
      </w:del>
      <w:r>
        <w:t>mærke til</w:t>
      </w:r>
      <w:ins w:id="574" w:author="Claus" w:date="2018-12-19T15:50:00Z">
        <w:r w:rsidR="00E504E3">
          <w:t>,</w:t>
        </w:r>
      </w:ins>
      <w:r>
        <w:t xml:space="preserve"> hvor mange opgaver det nu påhviler serveren at håndtere og hvor forenklet arbejdsgangen for medarbejderen i carport afd. er.</w:t>
      </w:r>
    </w:p>
    <w:p w:rsidR="000A0755" w:rsidRDefault="00D676C0" w:rsidP="000A0755">
      <w:pPr>
        <w:keepNext/>
        <w:rPr>
          <w:ins w:id="575" w:author="Claus" w:date="2018-12-15T12:40:00Z"/>
        </w:rPr>
        <w:pPrChange w:id="576" w:author="Claus" w:date="2018-12-15T12:40:00Z">
          <w:pPr/>
        </w:pPrChange>
      </w:pPr>
      <w:r>
        <w:rPr>
          <w:noProof/>
          <w:lang w:eastAsia="da-DK"/>
        </w:rPr>
        <w:lastRenderedPageBreak/>
        <w:drawing>
          <wp:inline distT="0" distB="0" distL="0" distR="0">
            <wp:extent cx="5097600" cy="8559921"/>
            <wp:effectExtent l="19050" t="0" r="780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97600" cy="8559921"/>
                    </a:xfrm>
                    <a:prstGeom prst="rect">
                      <a:avLst/>
                    </a:prstGeom>
                    <a:noFill/>
                    <a:ln w="9525">
                      <a:noFill/>
                      <a:miter lim="800000"/>
                      <a:headEnd/>
                      <a:tailEnd/>
                    </a:ln>
                  </pic:spPr>
                </pic:pic>
              </a:graphicData>
            </a:graphic>
          </wp:inline>
        </w:drawing>
      </w:r>
    </w:p>
    <w:p w:rsidR="000A0755" w:rsidRDefault="00C25F8E" w:rsidP="000A0755">
      <w:pPr>
        <w:pStyle w:val="Billedtekst"/>
        <w:pPrChange w:id="577" w:author="Claus" w:date="2018-12-15T12:40:00Z">
          <w:pPr>
            <w:jc w:val="center"/>
          </w:pPr>
        </w:pPrChange>
      </w:pPr>
      <w:ins w:id="578" w:author="Claus" w:date="2018-12-15T12:40:00Z">
        <w:r>
          <w:t xml:space="preserve">Figur </w:t>
        </w:r>
        <w:r w:rsidR="000A0755">
          <w:fldChar w:fldCharType="begin"/>
        </w:r>
        <w:r>
          <w:instrText xml:space="preserve"> SEQ Figur \* ARABIC </w:instrText>
        </w:r>
      </w:ins>
      <w:r w:rsidR="000A0755">
        <w:fldChar w:fldCharType="separate"/>
      </w:r>
      <w:ins w:id="579" w:author="Claus" w:date="2018-12-19T12:08:00Z">
        <w:r w:rsidR="00F270DB">
          <w:rPr>
            <w:noProof/>
          </w:rPr>
          <w:t>3</w:t>
        </w:r>
      </w:ins>
      <w:ins w:id="580" w:author="Claus" w:date="2018-12-15T12:40:00Z">
        <w:r w:rsidR="000A0755">
          <w:fldChar w:fldCharType="end"/>
        </w:r>
        <w:r>
          <w:t xml:space="preserve"> </w:t>
        </w:r>
      </w:ins>
      <w:ins w:id="581" w:author="Claus" w:date="2018-12-15T12:41:00Z">
        <w:r>
          <w:t>–</w:t>
        </w:r>
      </w:ins>
      <w:ins w:id="582" w:author="Claus" w:date="2018-12-15T12:40:00Z">
        <w:r>
          <w:t xml:space="preserve"> Aktivitetsdiagra</w:t>
        </w:r>
      </w:ins>
      <w:ins w:id="583" w:author="Claus" w:date="2018-12-15T12:41:00Z">
        <w:r>
          <w:t>m for Fog Carporte TO-BE.</w:t>
        </w:r>
      </w:ins>
    </w:p>
    <w:p w:rsidR="00EC75FF" w:rsidRDefault="00B307C8" w:rsidP="00552589">
      <w:pPr>
        <w:rPr>
          <w:ins w:id="584" w:author="Claus" w:date="2018-12-13T14:16:00Z"/>
        </w:rPr>
      </w:pPr>
      <w:del w:id="585" w:author="Claus" w:date="2018-12-13T14:16:00Z">
        <w:r w:rsidDel="002C605A">
          <w:lastRenderedPageBreak/>
          <w:delText>Af disse brugsmønstre er flg. userstories beskrevet fuldt ud:</w:delText>
        </w:r>
      </w:del>
      <w:ins w:id="586" w:author="Claus" w:date="2018-12-13T14:16:00Z">
        <w:r w:rsidR="002C605A">
          <w:t xml:space="preserve">De 3 </w:t>
        </w:r>
      </w:ins>
      <w:ins w:id="587" w:author="Claus" w:date="2018-12-19T14:17:00Z">
        <w:r w:rsidR="004F64B0">
          <w:t>funktionelle krav/</w:t>
        </w:r>
      </w:ins>
      <w:ins w:id="588" w:author="Claus" w:date="2018-12-13T14:16:00Z">
        <w:r w:rsidR="002C605A">
          <w:t>brugsmønstre, som tilsammen udgør den overordnede arbejdsgang, er her beskrevet som Scrum User Stories:</w:t>
        </w:r>
      </w:ins>
    </w:p>
    <w:tbl>
      <w:tblPr>
        <w:tblStyle w:val="Mediumskygge2-fremhvningsfarve5"/>
        <w:tblW w:w="0" w:type="auto"/>
        <w:tblLayout w:type="fixed"/>
        <w:tblLook w:val="04A0"/>
        <w:tblPrChange w:id="589" w:author="Claus" w:date="2018-12-13T15:23:00Z">
          <w:tblPr>
            <w:tblStyle w:val="Mediumskygge2-fremhvningsfarve5"/>
            <w:tblW w:w="0" w:type="auto"/>
            <w:tblLook w:val="04A0"/>
          </w:tblPr>
        </w:tblPrChange>
      </w:tblPr>
      <w:tblGrid>
        <w:gridCol w:w="817"/>
        <w:gridCol w:w="1255"/>
        <w:gridCol w:w="572"/>
        <w:gridCol w:w="488"/>
        <w:gridCol w:w="3806"/>
        <w:gridCol w:w="1026"/>
        <w:gridCol w:w="1890"/>
        <w:tblGridChange w:id="590">
          <w:tblGrid>
            <w:gridCol w:w="675"/>
            <w:gridCol w:w="142"/>
            <w:gridCol w:w="1255"/>
            <w:gridCol w:w="572"/>
            <w:gridCol w:w="488"/>
            <w:gridCol w:w="3806"/>
            <w:gridCol w:w="1026"/>
            <w:gridCol w:w="1890"/>
          </w:tblGrid>
        </w:tblGridChange>
      </w:tblGrid>
      <w:tr w:rsidR="006B388D" w:rsidRPr="001B0E62" w:rsidTr="006B388D">
        <w:trPr>
          <w:cnfStyle w:val="100000000000"/>
          <w:trHeight w:val="20"/>
          <w:ins w:id="591" w:author="Claus" w:date="2018-12-13T15:08:00Z"/>
          <w:trPrChange w:id="592" w:author="Claus" w:date="2018-12-13T15:23:00Z">
            <w:trPr>
              <w:trHeight w:val="20"/>
            </w:trPr>
          </w:trPrChange>
        </w:trPr>
        <w:tc>
          <w:tcPr>
            <w:cnfStyle w:val="001000000100"/>
            <w:tcW w:w="817" w:type="dxa"/>
            <w:hideMark/>
            <w:tcPrChange w:id="593" w:author="Claus" w:date="2018-12-13T15:23:00Z">
              <w:tcPr>
                <w:tcW w:w="675" w:type="dxa"/>
                <w:hideMark/>
              </w:tcPr>
            </w:tcPrChange>
          </w:tcPr>
          <w:p w:rsidR="00096E66" w:rsidRPr="001B0E62" w:rsidRDefault="00096E66" w:rsidP="0022680F">
            <w:pPr>
              <w:cnfStyle w:val="101000000100"/>
              <w:rPr>
                <w:ins w:id="594" w:author="Claus" w:date="2018-12-13T15:08:00Z"/>
                <w:rFonts w:eastAsia="Times New Roman" w:cstheme="minorHAnsi"/>
                <w:lang w:eastAsia="da-DK"/>
              </w:rPr>
            </w:pPr>
            <w:ins w:id="595" w:author="Claus" w:date="2018-12-13T15:08:00Z">
              <w:r w:rsidRPr="001B0E62">
                <w:rPr>
                  <w:rFonts w:eastAsia="Times New Roman" w:cstheme="minorHAnsi"/>
                  <w:color w:val="FFFFFF"/>
                  <w:lang w:eastAsia="da-DK"/>
                </w:rPr>
                <w:t>ID</w:t>
              </w:r>
            </w:ins>
          </w:p>
        </w:tc>
        <w:tc>
          <w:tcPr>
            <w:tcW w:w="1255" w:type="dxa"/>
            <w:hideMark/>
            <w:tcPrChange w:id="596" w:author="Claus" w:date="2018-12-13T15:23:00Z">
              <w:tcPr>
                <w:tcW w:w="1397" w:type="dxa"/>
                <w:gridSpan w:val="2"/>
                <w:hideMark/>
              </w:tcPr>
            </w:tcPrChange>
          </w:tcPr>
          <w:p w:rsidR="00096E66" w:rsidRPr="001B0E62" w:rsidRDefault="00096E66" w:rsidP="0022680F">
            <w:pPr>
              <w:cnfStyle w:val="100000000000"/>
              <w:rPr>
                <w:ins w:id="597" w:author="Claus" w:date="2018-12-13T15:08:00Z"/>
                <w:rFonts w:eastAsia="Times New Roman" w:cstheme="minorHAnsi"/>
                <w:lang w:eastAsia="da-DK"/>
              </w:rPr>
            </w:pPr>
            <w:ins w:id="598" w:author="Claus" w:date="2018-12-13T15:08:00Z">
              <w:r w:rsidRPr="001B0E62">
                <w:rPr>
                  <w:rFonts w:eastAsia="Times New Roman" w:cstheme="minorHAnsi"/>
                  <w:color w:val="FFFFFF"/>
                  <w:lang w:eastAsia="da-DK"/>
                </w:rPr>
                <w:t>Navn</w:t>
              </w:r>
            </w:ins>
          </w:p>
        </w:tc>
        <w:tc>
          <w:tcPr>
            <w:tcW w:w="572" w:type="dxa"/>
            <w:hideMark/>
            <w:tcPrChange w:id="599" w:author="Claus" w:date="2018-12-13T15:23:00Z">
              <w:tcPr>
                <w:tcW w:w="0" w:type="auto"/>
                <w:hideMark/>
              </w:tcPr>
            </w:tcPrChange>
          </w:tcPr>
          <w:p w:rsidR="00096E66" w:rsidRPr="001B0E62" w:rsidRDefault="00096E66" w:rsidP="0022680F">
            <w:pPr>
              <w:cnfStyle w:val="100000000000"/>
              <w:rPr>
                <w:ins w:id="600" w:author="Claus" w:date="2018-12-13T15:08:00Z"/>
                <w:rFonts w:eastAsia="Times New Roman" w:cstheme="minorHAnsi"/>
                <w:lang w:eastAsia="da-DK"/>
              </w:rPr>
            </w:pPr>
            <w:ins w:id="601" w:author="Claus" w:date="2018-12-13T15:08:00Z">
              <w:r w:rsidRPr="001B0E62">
                <w:rPr>
                  <w:rFonts w:eastAsia="Times New Roman" w:cstheme="minorHAnsi"/>
                  <w:color w:val="FFFFFF"/>
                  <w:lang w:eastAsia="da-DK"/>
                </w:rPr>
                <w:t>Imp</w:t>
              </w:r>
            </w:ins>
          </w:p>
        </w:tc>
        <w:tc>
          <w:tcPr>
            <w:tcW w:w="488" w:type="dxa"/>
            <w:hideMark/>
            <w:tcPrChange w:id="602" w:author="Claus" w:date="2018-12-13T15:23:00Z">
              <w:tcPr>
                <w:tcW w:w="0" w:type="auto"/>
                <w:hideMark/>
              </w:tcPr>
            </w:tcPrChange>
          </w:tcPr>
          <w:p w:rsidR="00096E66" w:rsidRPr="001B0E62" w:rsidRDefault="00096E66" w:rsidP="0022680F">
            <w:pPr>
              <w:cnfStyle w:val="100000000000"/>
              <w:rPr>
                <w:ins w:id="603" w:author="Claus" w:date="2018-12-13T15:08:00Z"/>
                <w:rFonts w:eastAsia="Times New Roman" w:cstheme="minorHAnsi"/>
                <w:lang w:eastAsia="da-DK"/>
              </w:rPr>
            </w:pPr>
            <w:ins w:id="604" w:author="Claus" w:date="2018-12-13T15:08:00Z">
              <w:r w:rsidRPr="001B0E62">
                <w:rPr>
                  <w:rFonts w:eastAsia="Times New Roman" w:cstheme="minorHAnsi"/>
                  <w:color w:val="FFFFFF"/>
                  <w:lang w:eastAsia="da-DK"/>
                </w:rPr>
                <w:t>Est</w:t>
              </w:r>
            </w:ins>
          </w:p>
        </w:tc>
        <w:tc>
          <w:tcPr>
            <w:tcW w:w="3806" w:type="dxa"/>
            <w:hideMark/>
            <w:tcPrChange w:id="605" w:author="Claus" w:date="2018-12-13T15:23:00Z">
              <w:tcPr>
                <w:tcW w:w="0" w:type="auto"/>
                <w:hideMark/>
              </w:tcPr>
            </w:tcPrChange>
          </w:tcPr>
          <w:p w:rsidR="00096E66" w:rsidRPr="001B0E62" w:rsidRDefault="00096E66" w:rsidP="0022680F">
            <w:pPr>
              <w:cnfStyle w:val="100000000000"/>
              <w:rPr>
                <w:ins w:id="606" w:author="Claus" w:date="2018-12-13T15:08:00Z"/>
                <w:rFonts w:eastAsia="Times New Roman" w:cstheme="minorHAnsi"/>
                <w:lang w:eastAsia="da-DK"/>
              </w:rPr>
            </w:pPr>
            <w:ins w:id="607" w:author="Claus" w:date="2018-12-13T15:08:00Z">
              <w:r w:rsidRPr="001B0E62">
                <w:rPr>
                  <w:rFonts w:eastAsia="Times New Roman" w:cstheme="minorHAnsi"/>
                  <w:color w:val="FFFFFF"/>
                  <w:lang w:eastAsia="da-DK"/>
                </w:rPr>
                <w:t>How to demo</w:t>
              </w:r>
            </w:ins>
          </w:p>
        </w:tc>
        <w:tc>
          <w:tcPr>
            <w:tcW w:w="1026" w:type="dxa"/>
            <w:hideMark/>
            <w:tcPrChange w:id="608" w:author="Claus" w:date="2018-12-13T15:23:00Z">
              <w:tcPr>
                <w:tcW w:w="0" w:type="auto"/>
                <w:hideMark/>
              </w:tcPr>
            </w:tcPrChange>
          </w:tcPr>
          <w:p w:rsidR="00096E66" w:rsidRPr="001B0E62" w:rsidRDefault="00096E66" w:rsidP="0022680F">
            <w:pPr>
              <w:cnfStyle w:val="100000000000"/>
              <w:rPr>
                <w:ins w:id="609" w:author="Claus" w:date="2018-12-13T15:08:00Z"/>
                <w:rFonts w:eastAsia="Times New Roman" w:cstheme="minorHAnsi"/>
                <w:lang w:eastAsia="da-DK"/>
              </w:rPr>
            </w:pPr>
            <w:ins w:id="610" w:author="Claus" w:date="2018-12-13T15:08:00Z">
              <w:r w:rsidRPr="001B0E62">
                <w:rPr>
                  <w:rFonts w:eastAsia="Times New Roman" w:cstheme="minorHAnsi"/>
                  <w:color w:val="FFFFFF"/>
                  <w:lang w:eastAsia="da-DK"/>
                </w:rPr>
                <w:t>Notes</w:t>
              </w:r>
            </w:ins>
          </w:p>
        </w:tc>
        <w:tc>
          <w:tcPr>
            <w:tcW w:w="1890" w:type="dxa"/>
            <w:hideMark/>
            <w:tcPrChange w:id="611" w:author="Claus" w:date="2018-12-13T15:23:00Z">
              <w:tcPr>
                <w:tcW w:w="0" w:type="auto"/>
                <w:hideMark/>
              </w:tcPr>
            </w:tcPrChange>
          </w:tcPr>
          <w:p w:rsidR="00096E66" w:rsidRPr="001B0E62" w:rsidRDefault="00096E66" w:rsidP="0022680F">
            <w:pPr>
              <w:cnfStyle w:val="100000000000"/>
              <w:rPr>
                <w:ins w:id="612" w:author="Claus" w:date="2018-12-13T15:08:00Z"/>
                <w:rFonts w:eastAsia="Times New Roman" w:cstheme="minorHAnsi"/>
                <w:lang w:eastAsia="da-DK"/>
              </w:rPr>
            </w:pPr>
            <w:ins w:id="613" w:author="Claus" w:date="2018-12-13T15:08:00Z">
              <w:r w:rsidRPr="001B0E62">
                <w:rPr>
                  <w:rFonts w:eastAsia="Times New Roman" w:cstheme="minorHAnsi"/>
                  <w:color w:val="FFFFFF"/>
                  <w:lang w:eastAsia="da-DK"/>
                </w:rPr>
                <w:t>Derfor!</w:t>
              </w:r>
            </w:ins>
          </w:p>
        </w:tc>
      </w:tr>
      <w:tr w:rsidR="006B388D" w:rsidRPr="001B0E62" w:rsidTr="006B388D">
        <w:trPr>
          <w:cnfStyle w:val="000000100000"/>
          <w:trHeight w:val="20"/>
          <w:ins w:id="614" w:author="Claus" w:date="2018-12-13T15:08:00Z"/>
          <w:trPrChange w:id="615" w:author="Claus" w:date="2018-12-13T15:23:00Z">
            <w:trPr>
              <w:trHeight w:val="20"/>
            </w:trPr>
          </w:trPrChange>
        </w:trPr>
        <w:tc>
          <w:tcPr>
            <w:cnfStyle w:val="001000000000"/>
            <w:tcW w:w="817" w:type="dxa"/>
            <w:hideMark/>
            <w:tcPrChange w:id="616" w:author="Claus" w:date="2018-12-13T15:23:00Z">
              <w:tcPr>
                <w:tcW w:w="675" w:type="dxa"/>
                <w:hideMark/>
              </w:tcPr>
            </w:tcPrChange>
          </w:tcPr>
          <w:p w:rsidR="00096E66" w:rsidRPr="001B0E62" w:rsidRDefault="006B388D" w:rsidP="0022680F">
            <w:pPr>
              <w:cnfStyle w:val="001000100000"/>
              <w:rPr>
                <w:ins w:id="617" w:author="Claus" w:date="2018-12-13T15:08:00Z"/>
                <w:rFonts w:eastAsia="Times New Roman" w:cstheme="minorHAnsi"/>
                <w:lang w:eastAsia="da-DK"/>
              </w:rPr>
            </w:pPr>
            <w:ins w:id="618" w:author="Claus" w:date="2018-12-13T15:23:00Z">
              <w:r>
                <w:rPr>
                  <w:rFonts w:eastAsia="Times New Roman" w:cstheme="minorHAnsi"/>
                  <w:color w:val="000000"/>
                  <w:lang w:eastAsia="da-DK"/>
                </w:rPr>
                <w:t>US-</w:t>
              </w:r>
            </w:ins>
            <w:ins w:id="619" w:author="Claus" w:date="2018-12-13T15:08:00Z">
              <w:r w:rsidR="00096E66" w:rsidRPr="001B0E62">
                <w:rPr>
                  <w:rFonts w:eastAsia="Times New Roman" w:cstheme="minorHAnsi"/>
                  <w:color w:val="000000"/>
                  <w:lang w:eastAsia="da-DK"/>
                </w:rPr>
                <w:t>6</w:t>
              </w:r>
            </w:ins>
          </w:p>
        </w:tc>
        <w:tc>
          <w:tcPr>
            <w:tcW w:w="1255" w:type="dxa"/>
            <w:hideMark/>
            <w:tcPrChange w:id="620" w:author="Claus" w:date="2018-12-13T15:23:00Z">
              <w:tcPr>
                <w:tcW w:w="1397" w:type="dxa"/>
                <w:gridSpan w:val="2"/>
                <w:hideMark/>
              </w:tcPr>
            </w:tcPrChange>
          </w:tcPr>
          <w:p w:rsidR="00096E66" w:rsidRPr="001B0E62" w:rsidRDefault="00096E66" w:rsidP="0022680F">
            <w:pPr>
              <w:cnfStyle w:val="000000100000"/>
              <w:rPr>
                <w:ins w:id="621" w:author="Claus" w:date="2018-12-13T15:08:00Z"/>
                <w:rFonts w:eastAsia="Times New Roman" w:cstheme="minorHAnsi"/>
                <w:lang w:eastAsia="da-DK"/>
              </w:rPr>
            </w:pPr>
            <w:ins w:id="622" w:author="Claus" w:date="2018-12-13T15:08:00Z">
              <w:r w:rsidRPr="001B0E62">
                <w:rPr>
                  <w:rFonts w:eastAsia="Times New Roman" w:cstheme="minorHAnsi"/>
                  <w:color w:val="000000"/>
                  <w:lang w:eastAsia="da-DK"/>
                </w:rPr>
                <w:t>Afsend carport forespørgsel</w:t>
              </w:r>
            </w:ins>
          </w:p>
        </w:tc>
        <w:tc>
          <w:tcPr>
            <w:tcW w:w="572" w:type="dxa"/>
            <w:hideMark/>
            <w:tcPrChange w:id="623" w:author="Claus" w:date="2018-12-13T15:23:00Z">
              <w:tcPr>
                <w:tcW w:w="0" w:type="auto"/>
                <w:hideMark/>
              </w:tcPr>
            </w:tcPrChange>
          </w:tcPr>
          <w:p w:rsidR="00096E66" w:rsidRPr="001B0E62" w:rsidRDefault="00096E66" w:rsidP="0022680F">
            <w:pPr>
              <w:cnfStyle w:val="000000100000"/>
              <w:rPr>
                <w:ins w:id="624" w:author="Claus" w:date="2018-12-13T15:08:00Z"/>
                <w:rFonts w:eastAsia="Times New Roman" w:cstheme="minorHAnsi"/>
                <w:lang w:eastAsia="da-DK"/>
              </w:rPr>
            </w:pPr>
            <w:ins w:id="625" w:author="Claus" w:date="2018-12-13T15:08:00Z">
              <w:r w:rsidRPr="001B0E62">
                <w:rPr>
                  <w:rFonts w:eastAsia="Times New Roman" w:cstheme="minorHAnsi"/>
                  <w:color w:val="000000"/>
                  <w:lang w:eastAsia="da-DK"/>
                </w:rPr>
                <w:t>50</w:t>
              </w:r>
            </w:ins>
          </w:p>
        </w:tc>
        <w:tc>
          <w:tcPr>
            <w:tcW w:w="488" w:type="dxa"/>
            <w:hideMark/>
            <w:tcPrChange w:id="626" w:author="Claus" w:date="2018-12-13T15:23:00Z">
              <w:tcPr>
                <w:tcW w:w="0" w:type="auto"/>
                <w:hideMark/>
              </w:tcPr>
            </w:tcPrChange>
          </w:tcPr>
          <w:p w:rsidR="00096E66" w:rsidRPr="001B0E62" w:rsidRDefault="00096E66" w:rsidP="0022680F">
            <w:pPr>
              <w:cnfStyle w:val="000000100000"/>
              <w:rPr>
                <w:ins w:id="627" w:author="Claus" w:date="2018-12-13T15:08:00Z"/>
                <w:rFonts w:eastAsia="Times New Roman" w:cstheme="minorHAnsi"/>
                <w:lang w:eastAsia="da-DK"/>
              </w:rPr>
            </w:pPr>
            <w:ins w:id="628" w:author="Claus" w:date="2018-12-13T15:08:00Z">
              <w:r w:rsidRPr="001B0E62">
                <w:rPr>
                  <w:rFonts w:eastAsia="Times New Roman" w:cstheme="minorHAnsi"/>
                  <w:color w:val="000000"/>
                  <w:lang w:eastAsia="da-DK"/>
                </w:rPr>
                <w:t>2</w:t>
              </w:r>
            </w:ins>
          </w:p>
        </w:tc>
        <w:tc>
          <w:tcPr>
            <w:tcW w:w="3806" w:type="dxa"/>
            <w:hideMark/>
            <w:tcPrChange w:id="629" w:author="Claus" w:date="2018-12-13T15:23:00Z">
              <w:tcPr>
                <w:tcW w:w="0" w:type="auto"/>
                <w:hideMark/>
              </w:tcPr>
            </w:tcPrChange>
          </w:tcPr>
          <w:p w:rsidR="00096E66" w:rsidRPr="001B0E62" w:rsidRDefault="00096E66" w:rsidP="0022680F">
            <w:pPr>
              <w:cnfStyle w:val="000000100000"/>
              <w:rPr>
                <w:ins w:id="630" w:author="Claus" w:date="2018-12-13T15:08:00Z"/>
                <w:rFonts w:eastAsia="Times New Roman" w:cstheme="minorHAnsi"/>
                <w:lang w:eastAsia="da-DK"/>
              </w:rPr>
            </w:pPr>
            <w:ins w:id="631" w:author="Claus" w:date="2018-12-13T15:08:00Z">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ins>
          </w:p>
        </w:tc>
        <w:tc>
          <w:tcPr>
            <w:tcW w:w="1026" w:type="dxa"/>
            <w:hideMark/>
            <w:tcPrChange w:id="632" w:author="Claus" w:date="2018-12-13T15:23:00Z">
              <w:tcPr>
                <w:tcW w:w="0" w:type="auto"/>
                <w:hideMark/>
              </w:tcPr>
            </w:tcPrChange>
          </w:tcPr>
          <w:p w:rsidR="00096E66" w:rsidRPr="001B0E62" w:rsidRDefault="00096E66" w:rsidP="0022680F">
            <w:pPr>
              <w:cnfStyle w:val="000000100000"/>
              <w:rPr>
                <w:ins w:id="633" w:author="Claus" w:date="2018-12-13T15:08:00Z"/>
                <w:rFonts w:eastAsia="Times New Roman" w:cstheme="minorHAnsi"/>
                <w:lang w:eastAsia="da-DK"/>
              </w:rPr>
            </w:pPr>
            <w:ins w:id="634" w:author="Claus" w:date="2018-12-13T15:08:00Z">
              <w:r w:rsidRPr="001B0E62">
                <w:rPr>
                  <w:rFonts w:eastAsia="Times New Roman" w:cstheme="minorHAnsi"/>
                  <w:color w:val="000000"/>
                  <w:lang w:eastAsia="da-DK"/>
                </w:rPr>
                <w:t>Kræver DB, unit test.</w:t>
              </w:r>
            </w:ins>
          </w:p>
        </w:tc>
        <w:tc>
          <w:tcPr>
            <w:tcW w:w="1890" w:type="dxa"/>
            <w:hideMark/>
            <w:tcPrChange w:id="635" w:author="Claus" w:date="2018-12-13T15:23:00Z">
              <w:tcPr>
                <w:tcW w:w="0" w:type="auto"/>
                <w:hideMark/>
              </w:tcPr>
            </w:tcPrChange>
          </w:tcPr>
          <w:p w:rsidR="00096E66" w:rsidRPr="001B0E62" w:rsidRDefault="00096E66" w:rsidP="0022680F">
            <w:pPr>
              <w:cnfStyle w:val="000000100000"/>
              <w:rPr>
                <w:ins w:id="636" w:author="Claus" w:date="2018-12-13T15:08:00Z"/>
                <w:rFonts w:eastAsia="Times New Roman" w:cstheme="minorHAnsi"/>
                <w:lang w:eastAsia="da-DK"/>
              </w:rPr>
            </w:pPr>
            <w:ins w:id="637" w:author="Claus" w:date="2018-12-13T15:08:00Z">
              <w:r w:rsidRPr="001B0E62">
                <w:rPr>
                  <w:rFonts w:eastAsia="Times New Roman" w:cstheme="minorHAnsi"/>
                  <w:color w:val="000000"/>
                  <w:lang w:eastAsia="da-DK"/>
                </w:rPr>
                <w:t>I: Ellers tabes mange salg.</w:t>
              </w:r>
            </w:ins>
          </w:p>
          <w:p w:rsidR="00096E66" w:rsidRPr="001B0E62" w:rsidRDefault="00096E66" w:rsidP="0022680F">
            <w:pPr>
              <w:cnfStyle w:val="000000100000"/>
              <w:rPr>
                <w:ins w:id="638" w:author="Claus" w:date="2018-12-13T15:08:00Z"/>
                <w:rFonts w:eastAsia="Times New Roman" w:cstheme="minorHAnsi"/>
                <w:lang w:eastAsia="da-DK"/>
              </w:rPr>
            </w:pPr>
            <w:ins w:id="639" w:author="Claus" w:date="2018-12-13T15:08:00Z">
              <w:r w:rsidRPr="001B0E62">
                <w:rPr>
                  <w:rFonts w:eastAsia="Times New Roman" w:cstheme="minorHAnsi"/>
                  <w:color w:val="000000"/>
                  <w:lang w:eastAsia="da-DK"/>
                </w:rPr>
                <w:t>E: Create</w:t>
              </w:r>
            </w:ins>
          </w:p>
        </w:tc>
      </w:tr>
      <w:tr w:rsidR="006B388D" w:rsidRPr="001B0E62" w:rsidTr="0022680F">
        <w:trPr>
          <w:trHeight w:val="20"/>
        </w:trPr>
        <w:tc>
          <w:tcPr>
            <w:cnfStyle w:val="001000000000"/>
            <w:tcW w:w="817" w:type="dxa"/>
            <w:hideMark/>
          </w:tcPr>
          <w:p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rsidR="006B388D" w:rsidRPr="001B0E62"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JUnit som tester funktionaliteten.</w:t>
            </w:r>
          </w:p>
        </w:tc>
      </w:tr>
      <w:tr w:rsidR="006B388D" w:rsidRPr="001B0E62" w:rsidTr="0022680F">
        <w:trPr>
          <w:cnfStyle w:val="000000100000"/>
          <w:trHeight w:val="20"/>
          <w:ins w:id="640" w:author="Claus" w:date="2018-12-13T15:24:00Z"/>
        </w:trPr>
        <w:tc>
          <w:tcPr>
            <w:cnfStyle w:val="001000000000"/>
            <w:tcW w:w="817" w:type="dxa"/>
            <w:hideMark/>
          </w:tcPr>
          <w:p w:rsidR="006B388D" w:rsidRDefault="006B388D" w:rsidP="0022680F">
            <w:pPr>
              <w:rPr>
                <w:ins w:id="641" w:author="Claus" w:date="2018-12-13T15:24:00Z"/>
                <w:rFonts w:eastAsia="Times New Roman" w:cstheme="minorHAnsi"/>
                <w:color w:val="000000"/>
                <w:lang w:eastAsia="da-DK"/>
              </w:rPr>
            </w:pPr>
            <w:ins w:id="642" w:author="Claus" w:date="2018-12-13T15:25:00Z">
              <w:r>
                <w:rPr>
                  <w:rFonts w:eastAsia="Times New Roman" w:cstheme="minorHAnsi"/>
                  <w:color w:val="000000"/>
                  <w:lang w:eastAsia="da-DK"/>
                </w:rPr>
                <w:t>T-30</w:t>
              </w:r>
            </w:ins>
          </w:p>
        </w:tc>
        <w:tc>
          <w:tcPr>
            <w:tcW w:w="9037" w:type="dxa"/>
            <w:gridSpan w:val="6"/>
            <w:hideMark/>
          </w:tcPr>
          <w:p w:rsidR="006B388D" w:rsidRDefault="006B388D" w:rsidP="0022680F">
            <w:pPr>
              <w:cnfStyle w:val="000000100000"/>
              <w:rPr>
                <w:ins w:id="643" w:author="Claus" w:date="2018-12-13T15:24:00Z"/>
                <w:rFonts w:eastAsia="Times New Roman" w:cstheme="minorHAnsi"/>
                <w:color w:val="000000"/>
                <w:lang w:eastAsia="da-DK"/>
              </w:rPr>
            </w:pPr>
            <w:ins w:id="644" w:author="Claus" w:date="2018-12-13T15:25:00Z">
              <w:r>
                <w:rPr>
                  <w:rFonts w:eastAsia="Times New Roman" w:cstheme="minorHAnsi"/>
                  <w:color w:val="000000"/>
                  <w:lang w:eastAsia="da-DK"/>
                </w:rPr>
                <w:t>Opret SQL til indsættelse af forespørgsel i db.</w:t>
              </w:r>
            </w:ins>
          </w:p>
        </w:tc>
      </w:tr>
      <w:tr w:rsidR="006B388D" w:rsidRPr="001B0E62" w:rsidTr="0022680F">
        <w:trPr>
          <w:trHeight w:val="20"/>
          <w:ins w:id="645" w:author="Claus" w:date="2018-12-13T15:25:00Z"/>
        </w:trPr>
        <w:tc>
          <w:tcPr>
            <w:cnfStyle w:val="001000000000"/>
            <w:tcW w:w="817" w:type="dxa"/>
            <w:hideMark/>
          </w:tcPr>
          <w:p w:rsidR="006B388D" w:rsidRDefault="006B388D" w:rsidP="0022680F">
            <w:pPr>
              <w:rPr>
                <w:ins w:id="646" w:author="Claus" w:date="2018-12-13T15:25:00Z"/>
                <w:rFonts w:eastAsia="Times New Roman" w:cstheme="minorHAnsi"/>
                <w:color w:val="000000"/>
                <w:lang w:eastAsia="da-DK"/>
              </w:rPr>
            </w:pPr>
            <w:ins w:id="647" w:author="Claus" w:date="2018-12-13T15:25:00Z">
              <w:r>
                <w:rPr>
                  <w:rFonts w:eastAsia="Times New Roman" w:cstheme="minorHAnsi"/>
                  <w:color w:val="000000"/>
                  <w:lang w:eastAsia="da-DK"/>
                </w:rPr>
                <w:t>T-31</w:t>
              </w:r>
            </w:ins>
          </w:p>
        </w:tc>
        <w:tc>
          <w:tcPr>
            <w:tcW w:w="9037" w:type="dxa"/>
            <w:gridSpan w:val="6"/>
            <w:hideMark/>
          </w:tcPr>
          <w:p w:rsidR="006B388D" w:rsidRDefault="006B388D" w:rsidP="0022680F">
            <w:pPr>
              <w:cnfStyle w:val="000000000000"/>
              <w:rPr>
                <w:ins w:id="648" w:author="Claus" w:date="2018-12-13T15:25:00Z"/>
                <w:rFonts w:eastAsia="Times New Roman" w:cstheme="minorHAnsi"/>
                <w:color w:val="000000"/>
                <w:lang w:eastAsia="da-DK"/>
              </w:rPr>
            </w:pPr>
            <w:ins w:id="649" w:author="Claus" w:date="2018-12-13T15:25:00Z">
              <w:r>
                <w:rPr>
                  <w:rFonts w:eastAsia="Times New Roman" w:cstheme="minorHAnsi"/>
                  <w:color w:val="000000"/>
                  <w:lang w:eastAsia="da-DK"/>
                </w:rPr>
                <w:t>Opret DAO som udfører indsættelsen.</w:t>
              </w:r>
            </w:ins>
          </w:p>
        </w:tc>
      </w:tr>
      <w:tr w:rsidR="006B388D" w:rsidRPr="001B0E62" w:rsidTr="0022680F">
        <w:trPr>
          <w:cnfStyle w:val="000000100000"/>
          <w:trHeight w:val="20"/>
          <w:ins w:id="650" w:author="Claus" w:date="2018-12-13T15:25:00Z"/>
        </w:trPr>
        <w:tc>
          <w:tcPr>
            <w:cnfStyle w:val="001000000000"/>
            <w:tcW w:w="817" w:type="dxa"/>
            <w:hideMark/>
          </w:tcPr>
          <w:p w:rsidR="006B388D" w:rsidRDefault="006B388D" w:rsidP="0022680F">
            <w:pPr>
              <w:rPr>
                <w:ins w:id="651" w:author="Claus" w:date="2018-12-13T15:25:00Z"/>
                <w:rFonts w:eastAsia="Times New Roman" w:cstheme="minorHAnsi"/>
                <w:color w:val="000000"/>
                <w:lang w:eastAsia="da-DK"/>
              </w:rPr>
            </w:pPr>
            <w:ins w:id="652" w:author="Claus" w:date="2018-12-13T15:25:00Z">
              <w:r>
                <w:rPr>
                  <w:rFonts w:eastAsia="Times New Roman" w:cstheme="minorHAnsi"/>
                  <w:color w:val="000000"/>
                  <w:lang w:eastAsia="da-DK"/>
                </w:rPr>
                <w:t>T-32</w:t>
              </w:r>
            </w:ins>
          </w:p>
        </w:tc>
        <w:tc>
          <w:tcPr>
            <w:tcW w:w="9037" w:type="dxa"/>
            <w:gridSpan w:val="6"/>
            <w:hideMark/>
          </w:tcPr>
          <w:p w:rsidR="006B388D" w:rsidRDefault="006B388D" w:rsidP="0022680F">
            <w:pPr>
              <w:cnfStyle w:val="000000100000"/>
              <w:rPr>
                <w:ins w:id="653" w:author="Claus" w:date="2018-12-13T15:25:00Z"/>
                <w:rFonts w:eastAsia="Times New Roman" w:cstheme="minorHAnsi"/>
                <w:color w:val="000000"/>
                <w:lang w:eastAsia="da-DK"/>
              </w:rPr>
            </w:pPr>
            <w:ins w:id="654" w:author="Claus" w:date="2018-12-13T15:25:00Z">
              <w:r>
                <w:rPr>
                  <w:rFonts w:eastAsia="Times New Roman" w:cstheme="minorHAnsi"/>
                  <w:color w:val="000000"/>
                  <w:lang w:eastAsia="da-DK"/>
                </w:rPr>
                <w:t xml:space="preserve">Opret tabellerne </w:t>
              </w:r>
            </w:ins>
            <w:ins w:id="655" w:author="Claus" w:date="2018-12-13T15:26:00Z">
              <w:r>
                <w:rPr>
                  <w:rFonts w:eastAsia="Times New Roman" w:cstheme="minorHAnsi"/>
                  <w:color w:val="000000"/>
                  <w:lang w:eastAsia="da-DK"/>
                </w:rPr>
                <w:t>kunde, postnr, tag, skur, forespørgsel i databasen.</w:t>
              </w:r>
            </w:ins>
          </w:p>
        </w:tc>
      </w:tr>
      <w:tr w:rsidR="006B388D" w:rsidRPr="001B0E62" w:rsidTr="0022680F">
        <w:trPr>
          <w:trHeight w:val="20"/>
          <w:ins w:id="656" w:author="Claus" w:date="2018-12-13T15:26:00Z"/>
        </w:trPr>
        <w:tc>
          <w:tcPr>
            <w:cnfStyle w:val="001000000000"/>
            <w:tcW w:w="817" w:type="dxa"/>
            <w:hideMark/>
          </w:tcPr>
          <w:p w:rsidR="006B388D" w:rsidRDefault="006B388D" w:rsidP="0022680F">
            <w:pPr>
              <w:rPr>
                <w:ins w:id="657" w:author="Claus" w:date="2018-12-13T15:26:00Z"/>
                <w:rFonts w:eastAsia="Times New Roman" w:cstheme="minorHAnsi"/>
                <w:color w:val="000000"/>
                <w:lang w:eastAsia="da-DK"/>
              </w:rPr>
            </w:pPr>
            <w:ins w:id="658" w:author="Claus" w:date="2018-12-13T15:26:00Z">
              <w:r>
                <w:rPr>
                  <w:rFonts w:eastAsia="Times New Roman" w:cstheme="minorHAnsi"/>
                  <w:color w:val="000000"/>
                  <w:lang w:eastAsia="da-DK"/>
                </w:rPr>
                <w:t>T-33</w:t>
              </w:r>
            </w:ins>
          </w:p>
        </w:tc>
        <w:tc>
          <w:tcPr>
            <w:tcW w:w="9037" w:type="dxa"/>
            <w:gridSpan w:val="6"/>
            <w:hideMark/>
          </w:tcPr>
          <w:p w:rsidR="006B388D" w:rsidRDefault="006B388D" w:rsidP="0022680F">
            <w:pPr>
              <w:cnfStyle w:val="000000000000"/>
              <w:rPr>
                <w:ins w:id="659" w:author="Claus" w:date="2018-12-13T15:26:00Z"/>
                <w:rFonts w:eastAsia="Times New Roman" w:cstheme="minorHAnsi"/>
                <w:color w:val="000000"/>
                <w:lang w:eastAsia="da-DK"/>
              </w:rPr>
            </w:pPr>
            <w:ins w:id="660" w:author="Claus" w:date="2018-12-13T15:26:00Z">
              <w:r>
                <w:rPr>
                  <w:rFonts w:eastAsia="Times New Roman" w:cstheme="minorHAnsi"/>
                  <w:color w:val="000000"/>
                  <w:lang w:eastAsia="da-DK"/>
                </w:rPr>
                <w:t>Opret DTO til forespørgsel.</w:t>
              </w:r>
            </w:ins>
          </w:p>
        </w:tc>
      </w:tr>
      <w:tr w:rsidR="006B388D" w:rsidRPr="001B0E62" w:rsidTr="0022680F">
        <w:trPr>
          <w:cnfStyle w:val="000000100000"/>
          <w:trHeight w:val="20"/>
          <w:ins w:id="661" w:author="Claus" w:date="2018-12-13T15:26:00Z"/>
        </w:trPr>
        <w:tc>
          <w:tcPr>
            <w:cnfStyle w:val="001000000000"/>
            <w:tcW w:w="817" w:type="dxa"/>
            <w:hideMark/>
          </w:tcPr>
          <w:p w:rsidR="006B388D" w:rsidRDefault="006B388D" w:rsidP="0022680F">
            <w:pPr>
              <w:rPr>
                <w:ins w:id="662" w:author="Claus" w:date="2018-12-13T15:26:00Z"/>
                <w:rFonts w:eastAsia="Times New Roman" w:cstheme="minorHAnsi"/>
                <w:color w:val="000000"/>
                <w:lang w:eastAsia="da-DK"/>
              </w:rPr>
            </w:pPr>
            <w:ins w:id="663" w:author="Claus" w:date="2018-12-13T15:26:00Z">
              <w:r>
                <w:rPr>
                  <w:rFonts w:eastAsia="Times New Roman" w:cstheme="minorHAnsi"/>
                  <w:color w:val="000000"/>
                  <w:lang w:eastAsia="da-DK"/>
                </w:rPr>
                <w:t>T-34</w:t>
              </w:r>
            </w:ins>
          </w:p>
        </w:tc>
        <w:tc>
          <w:tcPr>
            <w:tcW w:w="9037" w:type="dxa"/>
            <w:gridSpan w:val="6"/>
            <w:hideMark/>
          </w:tcPr>
          <w:p w:rsidR="006B388D" w:rsidRDefault="006B388D" w:rsidP="0022680F">
            <w:pPr>
              <w:cnfStyle w:val="000000100000"/>
              <w:rPr>
                <w:ins w:id="664" w:author="Claus" w:date="2018-12-13T15:26:00Z"/>
                <w:rFonts w:eastAsia="Times New Roman" w:cstheme="minorHAnsi"/>
                <w:color w:val="000000"/>
                <w:lang w:eastAsia="da-DK"/>
              </w:rPr>
            </w:pPr>
            <w:ins w:id="665" w:author="Claus" w:date="2018-12-13T15:26:00Z">
              <w:r>
                <w:rPr>
                  <w:rFonts w:eastAsia="Times New Roman" w:cstheme="minorHAnsi"/>
                  <w:color w:val="000000"/>
                  <w:lang w:eastAsia="da-DK"/>
                </w:rPr>
                <w:t>Connector klasse til databasen.</w:t>
              </w:r>
            </w:ins>
          </w:p>
        </w:tc>
      </w:tr>
      <w:tr w:rsidR="006B388D" w:rsidRPr="001B0E62" w:rsidTr="006B388D">
        <w:trPr>
          <w:trHeight w:val="20"/>
          <w:ins w:id="666" w:author="Claus" w:date="2018-12-13T15:08:00Z"/>
        </w:trPr>
        <w:tc>
          <w:tcPr>
            <w:cnfStyle w:val="001000000000"/>
            <w:tcW w:w="817" w:type="dxa"/>
            <w:hideMark/>
          </w:tcPr>
          <w:p w:rsidR="00096E66" w:rsidRPr="001B0E62" w:rsidRDefault="006B388D" w:rsidP="0022680F">
            <w:pPr>
              <w:rPr>
                <w:ins w:id="667" w:author="Claus" w:date="2018-12-13T15:08:00Z"/>
                <w:rFonts w:eastAsia="Times New Roman" w:cstheme="minorHAnsi"/>
                <w:lang w:eastAsia="da-DK"/>
              </w:rPr>
            </w:pPr>
            <w:ins w:id="668" w:author="Claus" w:date="2018-12-13T15:23:00Z">
              <w:r>
                <w:rPr>
                  <w:rFonts w:eastAsia="Times New Roman" w:cstheme="minorHAnsi"/>
                  <w:color w:val="000000"/>
                  <w:lang w:eastAsia="da-DK"/>
                </w:rPr>
                <w:t>US-</w:t>
              </w:r>
            </w:ins>
            <w:ins w:id="669" w:author="Claus" w:date="2018-12-13T15:08:00Z">
              <w:r w:rsidR="00096E66" w:rsidRPr="001B0E62">
                <w:rPr>
                  <w:rFonts w:eastAsia="Times New Roman" w:cstheme="minorHAnsi"/>
                  <w:color w:val="000000"/>
                  <w:lang w:eastAsia="da-DK"/>
                </w:rPr>
                <w:t>7</w:t>
              </w:r>
            </w:ins>
          </w:p>
        </w:tc>
        <w:tc>
          <w:tcPr>
            <w:tcW w:w="1255" w:type="dxa"/>
            <w:hideMark/>
          </w:tcPr>
          <w:p w:rsidR="00096E66" w:rsidRPr="001B0E62" w:rsidRDefault="00096E66" w:rsidP="0022680F">
            <w:pPr>
              <w:cnfStyle w:val="000000000000"/>
              <w:rPr>
                <w:ins w:id="670" w:author="Claus" w:date="2018-12-13T15:08:00Z"/>
                <w:rFonts w:eastAsia="Times New Roman" w:cstheme="minorHAnsi"/>
                <w:lang w:eastAsia="da-DK"/>
              </w:rPr>
            </w:pPr>
            <w:ins w:id="671" w:author="Claus" w:date="2018-12-13T15:08:00Z">
              <w:r w:rsidRPr="001B0E62">
                <w:rPr>
                  <w:rFonts w:eastAsia="Times New Roman" w:cstheme="minorHAnsi"/>
                  <w:color w:val="000000"/>
                  <w:lang w:eastAsia="da-DK"/>
                </w:rPr>
                <w:t>Åbn carport-forespørgsel</w:t>
              </w:r>
            </w:ins>
          </w:p>
        </w:tc>
        <w:tc>
          <w:tcPr>
            <w:tcW w:w="572" w:type="dxa"/>
            <w:hideMark/>
          </w:tcPr>
          <w:p w:rsidR="00096E66" w:rsidRPr="001B0E62" w:rsidRDefault="00096E66" w:rsidP="0022680F">
            <w:pPr>
              <w:cnfStyle w:val="000000000000"/>
              <w:rPr>
                <w:ins w:id="672" w:author="Claus" w:date="2018-12-13T15:08:00Z"/>
                <w:rFonts w:eastAsia="Times New Roman" w:cstheme="minorHAnsi"/>
                <w:lang w:eastAsia="da-DK"/>
              </w:rPr>
            </w:pPr>
            <w:ins w:id="673" w:author="Claus" w:date="2018-12-13T15:08:00Z">
              <w:r w:rsidRPr="001B0E62">
                <w:rPr>
                  <w:rFonts w:eastAsia="Times New Roman" w:cstheme="minorHAnsi"/>
                  <w:color w:val="000000"/>
                  <w:lang w:eastAsia="da-DK"/>
                </w:rPr>
                <w:t>50</w:t>
              </w:r>
            </w:ins>
          </w:p>
        </w:tc>
        <w:tc>
          <w:tcPr>
            <w:tcW w:w="488" w:type="dxa"/>
            <w:hideMark/>
          </w:tcPr>
          <w:p w:rsidR="00096E66" w:rsidRPr="001B0E62" w:rsidRDefault="00096E66" w:rsidP="0022680F">
            <w:pPr>
              <w:cnfStyle w:val="000000000000"/>
              <w:rPr>
                <w:ins w:id="674" w:author="Claus" w:date="2018-12-13T15:08:00Z"/>
                <w:rFonts w:eastAsia="Times New Roman" w:cstheme="minorHAnsi"/>
                <w:lang w:eastAsia="da-DK"/>
              </w:rPr>
            </w:pPr>
            <w:ins w:id="675" w:author="Claus" w:date="2018-12-13T15:08:00Z">
              <w:r w:rsidRPr="001B0E62">
                <w:rPr>
                  <w:rFonts w:eastAsia="Times New Roman" w:cstheme="minorHAnsi"/>
                  <w:color w:val="000000"/>
                  <w:lang w:eastAsia="da-DK"/>
                </w:rPr>
                <w:t>2</w:t>
              </w:r>
            </w:ins>
          </w:p>
        </w:tc>
        <w:tc>
          <w:tcPr>
            <w:tcW w:w="3806" w:type="dxa"/>
            <w:hideMark/>
          </w:tcPr>
          <w:p w:rsidR="00096E66" w:rsidRPr="001B0E62" w:rsidRDefault="00096E66" w:rsidP="00096E66">
            <w:pPr>
              <w:cnfStyle w:val="000000000000"/>
              <w:rPr>
                <w:ins w:id="676" w:author="Claus" w:date="2018-12-13T15:08:00Z"/>
                <w:rFonts w:eastAsia="Times New Roman" w:cstheme="minorHAnsi"/>
                <w:lang w:eastAsia="da-DK"/>
              </w:rPr>
            </w:pPr>
            <w:ins w:id="677" w:author="Claus" w:date="2018-12-13T15:12:00Z">
              <w:r>
                <w:t>Åbn webside med liste over forespørgsler, en forespørgsel klikkes og webside med formular med forespørgslens indhold vises</w:t>
              </w:r>
            </w:ins>
          </w:p>
        </w:tc>
        <w:tc>
          <w:tcPr>
            <w:tcW w:w="1026" w:type="dxa"/>
            <w:hideMark/>
          </w:tcPr>
          <w:p w:rsidR="00096E66" w:rsidRPr="001B0E62" w:rsidRDefault="00096E66" w:rsidP="0022680F">
            <w:pPr>
              <w:cnfStyle w:val="000000000000"/>
              <w:rPr>
                <w:ins w:id="678" w:author="Claus" w:date="2018-12-13T15:08:00Z"/>
                <w:rFonts w:eastAsia="Times New Roman" w:cstheme="minorHAnsi"/>
                <w:lang w:eastAsia="da-DK"/>
              </w:rPr>
            </w:pPr>
            <w:ins w:id="679" w:author="Claus" w:date="2018-12-13T15:08:00Z">
              <w:r>
                <w:rPr>
                  <w:rFonts w:eastAsia="Times New Roman" w:cstheme="minorHAnsi"/>
                  <w:color w:val="000000"/>
                  <w:lang w:eastAsia="da-DK"/>
                </w:rPr>
                <w:t>Kræver DB</w:t>
              </w:r>
              <w:r w:rsidRPr="001B0E62">
                <w:rPr>
                  <w:rFonts w:eastAsia="Times New Roman" w:cstheme="minorHAnsi"/>
                  <w:color w:val="000000"/>
                  <w:lang w:eastAsia="da-DK"/>
                </w:rPr>
                <w:t>.</w:t>
              </w:r>
            </w:ins>
          </w:p>
        </w:tc>
        <w:tc>
          <w:tcPr>
            <w:tcW w:w="1890" w:type="dxa"/>
            <w:hideMark/>
          </w:tcPr>
          <w:p w:rsidR="00096E66" w:rsidRPr="001B0E62" w:rsidRDefault="00096E66" w:rsidP="0022680F">
            <w:pPr>
              <w:cnfStyle w:val="000000000000"/>
              <w:rPr>
                <w:ins w:id="680" w:author="Claus" w:date="2018-12-13T15:08:00Z"/>
                <w:rFonts w:eastAsia="Times New Roman" w:cstheme="minorHAnsi"/>
                <w:lang w:eastAsia="da-DK"/>
              </w:rPr>
            </w:pPr>
            <w:ins w:id="681" w:author="Claus" w:date="2018-12-13T15:08:00Z">
              <w:r w:rsidRPr="001B0E62">
                <w:rPr>
                  <w:rFonts w:eastAsia="Times New Roman" w:cstheme="minorHAnsi"/>
                  <w:color w:val="000000"/>
                  <w:lang w:eastAsia="da-DK"/>
                </w:rPr>
                <w:t>I: Ellers er der ingen kunder.</w:t>
              </w:r>
            </w:ins>
          </w:p>
          <w:p w:rsidR="00096E66" w:rsidRPr="001B0E62" w:rsidRDefault="00096E66" w:rsidP="0022680F">
            <w:pPr>
              <w:cnfStyle w:val="000000000000"/>
              <w:rPr>
                <w:ins w:id="682" w:author="Claus" w:date="2018-12-13T15:08:00Z"/>
                <w:rFonts w:eastAsia="Times New Roman" w:cstheme="minorHAnsi"/>
                <w:lang w:eastAsia="da-DK"/>
              </w:rPr>
            </w:pPr>
            <w:ins w:id="683" w:author="Claus" w:date="2018-12-13T15:08:00Z">
              <w:r w:rsidRPr="001B0E62">
                <w:rPr>
                  <w:rFonts w:eastAsia="Times New Roman" w:cstheme="minorHAnsi"/>
                  <w:color w:val="000000"/>
                  <w:lang w:eastAsia="da-DK"/>
                </w:rPr>
                <w:t>E: Read</w:t>
              </w:r>
            </w:ins>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rsidR="006B388D" w:rsidRPr="001B0E62" w:rsidRDefault="006B388D" w:rsidP="0022680F">
            <w:pPr>
              <w:cnfStyle w:val="000000100000"/>
              <w:rPr>
                <w:rFonts w:eastAsia="Times New Roman" w:cstheme="minorHAnsi"/>
                <w:color w:val="000000"/>
                <w:lang w:eastAsia="da-DK"/>
              </w:rPr>
            </w:pPr>
            <w:ins w:id="684" w:author="Claus" w:date="2018-12-13T15:27:00Z">
              <w:r>
                <w:rPr>
                  <w:rFonts w:eastAsia="Times New Roman" w:cstheme="minorHAnsi"/>
                  <w:color w:val="000000"/>
                  <w:lang w:eastAsia="da-DK"/>
                </w:rPr>
                <w:t>FrontController opsættes.</w:t>
              </w:r>
            </w:ins>
          </w:p>
        </w:tc>
      </w:tr>
      <w:tr w:rsidR="006B388D" w:rsidRPr="001B0E62" w:rsidTr="0022680F">
        <w:trPr>
          <w:trHeight w:val="20"/>
          <w:ins w:id="685" w:author="Claus" w:date="2018-12-13T15:27:00Z"/>
        </w:trPr>
        <w:tc>
          <w:tcPr>
            <w:cnfStyle w:val="001000000000"/>
            <w:tcW w:w="817" w:type="dxa"/>
            <w:hideMark/>
          </w:tcPr>
          <w:p w:rsidR="006B388D" w:rsidRDefault="006B388D" w:rsidP="0022680F">
            <w:pPr>
              <w:rPr>
                <w:ins w:id="686" w:author="Claus" w:date="2018-12-13T15:27:00Z"/>
                <w:rFonts w:eastAsia="Times New Roman" w:cstheme="minorHAnsi"/>
                <w:color w:val="000000"/>
                <w:lang w:eastAsia="da-DK"/>
              </w:rPr>
            </w:pPr>
            <w:ins w:id="687" w:author="Claus" w:date="2018-12-13T15:27:00Z">
              <w:r>
                <w:rPr>
                  <w:rFonts w:eastAsia="Times New Roman" w:cstheme="minorHAnsi"/>
                  <w:color w:val="000000"/>
                  <w:lang w:eastAsia="da-DK"/>
                </w:rPr>
                <w:t>T-43</w:t>
              </w:r>
            </w:ins>
          </w:p>
        </w:tc>
        <w:tc>
          <w:tcPr>
            <w:tcW w:w="9037" w:type="dxa"/>
            <w:gridSpan w:val="6"/>
            <w:hideMark/>
          </w:tcPr>
          <w:p w:rsidR="006B388D" w:rsidRDefault="006B388D" w:rsidP="0022680F">
            <w:pPr>
              <w:cnfStyle w:val="000000000000"/>
              <w:rPr>
                <w:ins w:id="688" w:author="Claus" w:date="2018-12-13T15:27:00Z"/>
                <w:rFonts w:eastAsia="Times New Roman" w:cstheme="minorHAnsi"/>
                <w:color w:val="000000"/>
                <w:lang w:eastAsia="da-DK"/>
              </w:rPr>
            </w:pPr>
            <w:ins w:id="689" w:author="Claus" w:date="2018-12-13T15:27:00Z">
              <w:r>
                <w:rPr>
                  <w:rFonts w:eastAsia="Times New Roman" w:cstheme="minorHAnsi"/>
                  <w:color w:val="000000"/>
                  <w:lang w:eastAsia="da-DK"/>
                </w:rPr>
                <w:t>Command pattern implementeres.</w:t>
              </w:r>
            </w:ins>
          </w:p>
        </w:tc>
      </w:tr>
      <w:tr w:rsidR="006B388D" w:rsidRPr="001B0E62" w:rsidTr="0022680F">
        <w:trPr>
          <w:cnfStyle w:val="000000100000"/>
          <w:trHeight w:val="20"/>
          <w:ins w:id="690" w:author="Claus" w:date="2018-12-13T15:27:00Z"/>
        </w:trPr>
        <w:tc>
          <w:tcPr>
            <w:cnfStyle w:val="001000000000"/>
            <w:tcW w:w="817" w:type="dxa"/>
            <w:hideMark/>
          </w:tcPr>
          <w:p w:rsidR="006B388D" w:rsidRDefault="006B388D" w:rsidP="0022680F">
            <w:pPr>
              <w:rPr>
                <w:ins w:id="691" w:author="Claus" w:date="2018-12-13T15:27:00Z"/>
                <w:rFonts w:eastAsia="Times New Roman" w:cstheme="minorHAnsi"/>
                <w:color w:val="000000"/>
                <w:lang w:eastAsia="da-DK"/>
              </w:rPr>
            </w:pPr>
            <w:ins w:id="692" w:author="Claus" w:date="2018-12-13T15:27:00Z">
              <w:r>
                <w:rPr>
                  <w:rFonts w:eastAsia="Times New Roman" w:cstheme="minorHAnsi"/>
                  <w:color w:val="000000"/>
                  <w:lang w:eastAsia="da-DK"/>
                </w:rPr>
                <w:t>T-44</w:t>
              </w:r>
            </w:ins>
          </w:p>
        </w:tc>
        <w:tc>
          <w:tcPr>
            <w:tcW w:w="9037" w:type="dxa"/>
            <w:gridSpan w:val="6"/>
            <w:hideMark/>
          </w:tcPr>
          <w:p w:rsidR="006B388D" w:rsidRDefault="006B388D" w:rsidP="0022680F">
            <w:pPr>
              <w:cnfStyle w:val="000000100000"/>
              <w:rPr>
                <w:ins w:id="693" w:author="Claus" w:date="2018-12-13T15:27:00Z"/>
                <w:rFonts w:eastAsia="Times New Roman" w:cstheme="minorHAnsi"/>
                <w:color w:val="000000"/>
                <w:lang w:eastAsia="da-DK"/>
              </w:rPr>
            </w:pPr>
            <w:ins w:id="694" w:author="Claus" w:date="2018-12-13T15:27:00Z">
              <w:r>
                <w:rPr>
                  <w:rFonts w:eastAsia="Times New Roman" w:cstheme="minorHAnsi"/>
                  <w:color w:val="000000"/>
                  <w:lang w:eastAsia="da-DK"/>
                </w:rPr>
                <w:t>Side med liste over forespørgsler oprettes.</w:t>
              </w:r>
            </w:ins>
          </w:p>
        </w:tc>
      </w:tr>
      <w:tr w:rsidR="006B388D" w:rsidRPr="001B0E62" w:rsidTr="0022680F">
        <w:trPr>
          <w:trHeight w:val="20"/>
          <w:ins w:id="695" w:author="Claus" w:date="2018-12-13T15:27:00Z"/>
        </w:trPr>
        <w:tc>
          <w:tcPr>
            <w:cnfStyle w:val="001000000000"/>
            <w:tcW w:w="817" w:type="dxa"/>
            <w:hideMark/>
          </w:tcPr>
          <w:p w:rsidR="006B388D" w:rsidRDefault="006B388D" w:rsidP="0022680F">
            <w:pPr>
              <w:rPr>
                <w:ins w:id="696" w:author="Claus" w:date="2018-12-13T15:27:00Z"/>
                <w:rFonts w:eastAsia="Times New Roman" w:cstheme="minorHAnsi"/>
                <w:color w:val="000000"/>
                <w:lang w:eastAsia="da-DK"/>
              </w:rPr>
            </w:pPr>
            <w:ins w:id="697" w:author="Claus" w:date="2018-12-13T15:28:00Z">
              <w:r>
                <w:rPr>
                  <w:rFonts w:eastAsia="Times New Roman" w:cstheme="minorHAnsi"/>
                  <w:color w:val="000000"/>
                  <w:lang w:eastAsia="da-DK"/>
                </w:rPr>
                <w:t>T-45</w:t>
              </w:r>
            </w:ins>
          </w:p>
        </w:tc>
        <w:tc>
          <w:tcPr>
            <w:tcW w:w="9037" w:type="dxa"/>
            <w:gridSpan w:val="6"/>
            <w:hideMark/>
          </w:tcPr>
          <w:p w:rsidR="006B388D" w:rsidRDefault="006B388D" w:rsidP="0022680F">
            <w:pPr>
              <w:cnfStyle w:val="000000000000"/>
              <w:rPr>
                <w:ins w:id="698" w:author="Claus" w:date="2018-12-13T15:27:00Z"/>
                <w:rFonts w:eastAsia="Times New Roman" w:cstheme="minorHAnsi"/>
                <w:color w:val="000000"/>
                <w:lang w:eastAsia="da-DK"/>
              </w:rPr>
            </w:pPr>
            <w:ins w:id="699" w:author="Claus" w:date="2018-12-13T15:28:00Z">
              <w:r>
                <w:rPr>
                  <w:rFonts w:eastAsia="Times New Roman" w:cstheme="minorHAnsi"/>
                  <w:color w:val="000000"/>
                  <w:lang w:eastAsia="da-DK"/>
                </w:rPr>
                <w:t>Side som viser indhold af en forespørgsel.</w:t>
              </w:r>
            </w:ins>
          </w:p>
        </w:tc>
      </w:tr>
      <w:tr w:rsidR="006B388D" w:rsidRPr="001B0E62" w:rsidTr="0022680F">
        <w:trPr>
          <w:cnfStyle w:val="000000100000"/>
          <w:trHeight w:val="20"/>
          <w:ins w:id="700" w:author="Claus" w:date="2018-12-13T15:28:00Z"/>
        </w:trPr>
        <w:tc>
          <w:tcPr>
            <w:cnfStyle w:val="001000000000"/>
            <w:tcW w:w="817" w:type="dxa"/>
            <w:hideMark/>
          </w:tcPr>
          <w:p w:rsidR="006B388D" w:rsidRDefault="006B388D" w:rsidP="0022680F">
            <w:pPr>
              <w:rPr>
                <w:ins w:id="701" w:author="Claus" w:date="2018-12-13T15:28:00Z"/>
                <w:rFonts w:eastAsia="Times New Roman" w:cstheme="minorHAnsi"/>
                <w:color w:val="000000"/>
                <w:lang w:eastAsia="da-DK"/>
              </w:rPr>
            </w:pPr>
            <w:ins w:id="702" w:author="Claus" w:date="2018-12-13T15:28:00Z">
              <w:r>
                <w:rPr>
                  <w:rFonts w:eastAsia="Times New Roman" w:cstheme="minorHAnsi"/>
                  <w:color w:val="000000"/>
                  <w:lang w:eastAsia="da-DK"/>
                </w:rPr>
                <w:t>T-46</w:t>
              </w:r>
            </w:ins>
          </w:p>
        </w:tc>
        <w:tc>
          <w:tcPr>
            <w:tcW w:w="9037" w:type="dxa"/>
            <w:gridSpan w:val="6"/>
            <w:hideMark/>
          </w:tcPr>
          <w:p w:rsidR="006B388D" w:rsidRDefault="006B388D" w:rsidP="0022680F">
            <w:pPr>
              <w:cnfStyle w:val="000000100000"/>
              <w:rPr>
                <w:ins w:id="703" w:author="Claus" w:date="2018-12-13T15:28:00Z"/>
                <w:rFonts w:eastAsia="Times New Roman" w:cstheme="minorHAnsi"/>
                <w:color w:val="000000"/>
                <w:lang w:eastAsia="da-DK"/>
              </w:rPr>
            </w:pPr>
            <w:ins w:id="704" w:author="Claus" w:date="2018-12-13T15:28:00Z">
              <w:r>
                <w:rPr>
                  <w:rFonts w:eastAsia="Times New Roman" w:cstheme="minorHAnsi"/>
                  <w:color w:val="000000"/>
                  <w:lang w:eastAsia="da-DK"/>
                </w:rPr>
                <w:t>Div. tilpasninger i ForesporgselDAO.</w:t>
              </w:r>
            </w:ins>
          </w:p>
        </w:tc>
      </w:tr>
      <w:tr w:rsidR="006B388D" w:rsidRPr="008D1CB6" w:rsidTr="0022680F">
        <w:trPr>
          <w:trHeight w:val="20"/>
          <w:ins w:id="705" w:author="Claus" w:date="2018-12-13T15:28:00Z"/>
        </w:trPr>
        <w:tc>
          <w:tcPr>
            <w:cnfStyle w:val="001000000000"/>
            <w:tcW w:w="817" w:type="dxa"/>
            <w:hideMark/>
          </w:tcPr>
          <w:p w:rsidR="006B388D" w:rsidRDefault="006B388D" w:rsidP="0022680F">
            <w:pPr>
              <w:rPr>
                <w:ins w:id="706" w:author="Claus" w:date="2018-12-13T15:28:00Z"/>
                <w:rFonts w:eastAsia="Times New Roman" w:cstheme="minorHAnsi"/>
                <w:color w:val="000000"/>
                <w:lang w:eastAsia="da-DK"/>
              </w:rPr>
            </w:pPr>
            <w:ins w:id="707" w:author="Claus" w:date="2018-12-13T15:28:00Z">
              <w:r>
                <w:rPr>
                  <w:rFonts w:eastAsia="Times New Roman" w:cstheme="minorHAnsi"/>
                  <w:color w:val="000000"/>
                  <w:lang w:eastAsia="da-DK"/>
                </w:rPr>
                <w:t>T-47</w:t>
              </w:r>
            </w:ins>
          </w:p>
        </w:tc>
        <w:tc>
          <w:tcPr>
            <w:tcW w:w="9037" w:type="dxa"/>
            <w:gridSpan w:val="6"/>
            <w:hideMark/>
          </w:tcPr>
          <w:p w:rsidR="006B388D" w:rsidRPr="006B388D" w:rsidRDefault="000A0755" w:rsidP="006B388D">
            <w:pPr>
              <w:spacing w:after="200" w:line="276" w:lineRule="auto"/>
              <w:ind w:left="720"/>
              <w:contextualSpacing/>
              <w:cnfStyle w:val="000000000000"/>
              <w:rPr>
                <w:ins w:id="708" w:author="Claus" w:date="2018-12-13T15:28:00Z"/>
                <w:rFonts w:eastAsia="Times New Roman" w:cstheme="minorHAnsi"/>
                <w:color w:val="000000"/>
                <w:lang w:val="en-US" w:eastAsia="da-DK"/>
                <w:rPrChange w:id="709" w:author="Claus" w:date="2018-12-13T15:29:00Z">
                  <w:rPr>
                    <w:ins w:id="710" w:author="Claus" w:date="2018-12-13T15:28:00Z"/>
                    <w:rFonts w:eastAsia="Times New Roman" w:cstheme="minorHAnsi"/>
                    <w:color w:val="000000"/>
                    <w:lang w:eastAsia="da-DK"/>
                  </w:rPr>
                </w:rPrChange>
              </w:rPr>
            </w:pPr>
            <w:ins w:id="711" w:author="Claus" w:date="2018-12-13T15:28:00Z">
              <w:r w:rsidRPr="000A0755">
                <w:rPr>
                  <w:rFonts w:eastAsia="Times New Roman" w:cstheme="minorHAnsi"/>
                  <w:color w:val="000000"/>
                  <w:lang w:val="en-US" w:eastAsia="da-DK"/>
                  <w:rPrChange w:id="712" w:author="Claus" w:date="2018-12-13T15:29:00Z">
                    <w:rPr>
                      <w:rFonts w:eastAsia="Times New Roman" w:cstheme="minorHAnsi"/>
                      <w:color w:val="000000"/>
                      <w:lang w:eastAsia="da-DK"/>
                    </w:rPr>
                  </w:rPrChange>
                </w:rPr>
                <w:t xml:space="preserve">UnknownCommand, </w:t>
              </w:r>
            </w:ins>
            <w:ins w:id="713" w:author="Claus" w:date="2018-12-13T15:29:00Z">
              <w:r w:rsidRPr="000A0755">
                <w:rPr>
                  <w:rFonts w:eastAsia="Times New Roman" w:cstheme="minorHAnsi"/>
                  <w:color w:val="000000"/>
                  <w:lang w:val="en-US" w:eastAsia="da-DK"/>
                  <w:rPrChange w:id="714" w:author="Claus" w:date="2018-12-13T15:29:00Z">
                    <w:rPr>
                      <w:rFonts w:eastAsia="Times New Roman" w:cstheme="minorHAnsi"/>
                      <w:color w:val="000000"/>
                      <w:lang w:eastAsia="da-DK"/>
                    </w:rPr>
                  </w:rPrChange>
                </w:rPr>
                <w:t xml:space="preserve">ShowSingleRequestCommand og ShowRequestsCommand </w:t>
              </w:r>
              <w:r w:rsidR="006B388D">
                <w:rPr>
                  <w:rFonts w:eastAsia="Times New Roman" w:cstheme="minorHAnsi"/>
                  <w:color w:val="000000"/>
                  <w:lang w:val="en-US" w:eastAsia="da-DK"/>
                </w:rPr>
                <w:t>laves</w:t>
              </w:r>
              <w:r w:rsidRPr="000A0755">
                <w:rPr>
                  <w:rFonts w:eastAsia="Times New Roman" w:cstheme="minorHAnsi"/>
                  <w:color w:val="000000"/>
                  <w:lang w:val="en-US" w:eastAsia="da-DK"/>
                  <w:rPrChange w:id="715" w:author="Claus" w:date="2018-12-13T15:29:00Z">
                    <w:rPr>
                      <w:rFonts w:eastAsia="Times New Roman" w:cstheme="minorHAnsi"/>
                      <w:color w:val="000000"/>
                      <w:lang w:eastAsia="da-DK"/>
                    </w:rPr>
                  </w:rPrChange>
                </w:rPr>
                <w:t>.</w:t>
              </w:r>
            </w:ins>
          </w:p>
        </w:tc>
      </w:tr>
      <w:tr w:rsidR="006B388D" w:rsidRPr="006B388D" w:rsidTr="0022680F">
        <w:trPr>
          <w:cnfStyle w:val="000000100000"/>
          <w:trHeight w:val="20"/>
          <w:ins w:id="716" w:author="Claus" w:date="2018-12-13T15:29:00Z"/>
        </w:trPr>
        <w:tc>
          <w:tcPr>
            <w:cnfStyle w:val="001000000000"/>
            <w:tcW w:w="817" w:type="dxa"/>
            <w:hideMark/>
          </w:tcPr>
          <w:p w:rsidR="006B388D" w:rsidRDefault="006B388D" w:rsidP="0022680F">
            <w:pPr>
              <w:rPr>
                <w:ins w:id="717" w:author="Claus" w:date="2018-12-13T15:29:00Z"/>
                <w:rFonts w:eastAsia="Times New Roman" w:cstheme="minorHAnsi"/>
                <w:color w:val="000000"/>
                <w:lang w:eastAsia="da-DK"/>
              </w:rPr>
            </w:pPr>
            <w:ins w:id="718" w:author="Claus" w:date="2018-12-13T15:29:00Z">
              <w:r>
                <w:rPr>
                  <w:rFonts w:eastAsia="Times New Roman" w:cstheme="minorHAnsi"/>
                  <w:color w:val="000000"/>
                  <w:lang w:eastAsia="da-DK"/>
                </w:rPr>
                <w:t>T-48</w:t>
              </w:r>
            </w:ins>
          </w:p>
        </w:tc>
        <w:tc>
          <w:tcPr>
            <w:tcW w:w="9037" w:type="dxa"/>
            <w:gridSpan w:val="6"/>
            <w:hideMark/>
          </w:tcPr>
          <w:p w:rsidR="000A0755" w:rsidRPr="000A0755" w:rsidRDefault="000A0755" w:rsidP="000A0755">
            <w:pPr>
              <w:spacing w:after="200" w:line="276" w:lineRule="auto"/>
              <w:contextualSpacing/>
              <w:cnfStyle w:val="000000100000"/>
              <w:rPr>
                <w:ins w:id="719" w:author="Claus" w:date="2018-12-13T15:29:00Z"/>
                <w:rFonts w:eastAsia="Times New Roman" w:cstheme="minorHAnsi"/>
                <w:color w:val="000000"/>
                <w:lang w:eastAsia="da-DK"/>
                <w:rPrChange w:id="720" w:author="Claus" w:date="2018-12-13T15:29:00Z">
                  <w:rPr>
                    <w:ins w:id="721" w:author="Claus" w:date="2018-12-13T15:29:00Z"/>
                    <w:rFonts w:eastAsia="Times New Roman" w:cstheme="minorHAnsi"/>
                    <w:color w:val="000000"/>
                    <w:lang w:val="en-US" w:eastAsia="da-DK"/>
                  </w:rPr>
                </w:rPrChange>
              </w:rPr>
              <w:pPrChange w:id="722" w:author="Claus" w:date="2018-12-14T11:22:00Z">
                <w:pPr>
                  <w:spacing w:after="200" w:line="276" w:lineRule="auto"/>
                  <w:ind w:left="720"/>
                  <w:contextualSpacing/>
                  <w:cnfStyle w:val="000000100000"/>
                </w:pPr>
              </w:pPrChange>
            </w:pPr>
            <w:ins w:id="723" w:author="Claus" w:date="2018-12-13T15:29:00Z">
              <w:r w:rsidRPr="000A0755">
                <w:rPr>
                  <w:rFonts w:eastAsia="Times New Roman" w:cstheme="minorHAnsi"/>
                  <w:color w:val="000000"/>
                  <w:lang w:eastAsia="da-DK"/>
                  <w:rPrChange w:id="724" w:author="Claus" w:date="2018-12-13T15:29:00Z">
                    <w:rPr>
                      <w:rFonts w:eastAsia="Times New Roman" w:cstheme="minorHAnsi"/>
                      <w:color w:val="000000"/>
                      <w:lang w:val="en-US" w:eastAsia="da-DK"/>
                    </w:rPr>
                  </w:rPrChange>
                </w:rPr>
                <w:t>I</w:t>
              </w:r>
              <w:r w:rsidR="006B388D">
                <w:rPr>
                  <w:rFonts w:eastAsia="Times New Roman" w:cstheme="minorHAnsi"/>
                  <w:color w:val="000000"/>
                  <w:lang w:eastAsia="da-DK"/>
                </w:rPr>
                <w:t xml:space="preserve">mplementering af eget Exception </w:t>
              </w:r>
              <w:r w:rsidRPr="000A0755">
                <w:rPr>
                  <w:rFonts w:eastAsia="Times New Roman" w:cstheme="minorHAnsi"/>
                  <w:color w:val="000000"/>
                  <w:lang w:eastAsia="da-DK"/>
                  <w:rPrChange w:id="725" w:author="Claus" w:date="2018-12-13T15:29:00Z">
                    <w:rPr>
                      <w:rFonts w:eastAsia="Times New Roman" w:cstheme="minorHAnsi"/>
                      <w:color w:val="000000"/>
                      <w:lang w:val="en-US" w:eastAsia="da-DK"/>
                    </w:rPr>
                  </w:rPrChange>
                </w:rPr>
                <w:t>system.</w:t>
              </w:r>
            </w:ins>
          </w:p>
        </w:tc>
      </w:tr>
      <w:tr w:rsidR="006B388D" w:rsidRPr="006B388D" w:rsidTr="0022680F">
        <w:trPr>
          <w:trHeight w:val="20"/>
          <w:ins w:id="726" w:author="Claus" w:date="2018-12-13T15:29:00Z"/>
        </w:trPr>
        <w:tc>
          <w:tcPr>
            <w:cnfStyle w:val="001000000000"/>
            <w:tcW w:w="817" w:type="dxa"/>
            <w:hideMark/>
          </w:tcPr>
          <w:p w:rsidR="006B388D" w:rsidRDefault="006B388D" w:rsidP="0022680F">
            <w:pPr>
              <w:rPr>
                <w:ins w:id="727" w:author="Claus" w:date="2018-12-13T15:29:00Z"/>
                <w:rFonts w:eastAsia="Times New Roman" w:cstheme="minorHAnsi"/>
                <w:color w:val="000000"/>
                <w:lang w:eastAsia="da-DK"/>
              </w:rPr>
            </w:pPr>
            <w:ins w:id="728" w:author="Claus" w:date="2018-12-13T15:29:00Z">
              <w:r>
                <w:rPr>
                  <w:rFonts w:eastAsia="Times New Roman" w:cstheme="minorHAnsi"/>
                  <w:color w:val="000000"/>
                  <w:lang w:eastAsia="da-DK"/>
                </w:rPr>
                <w:t>T-49</w:t>
              </w:r>
            </w:ins>
          </w:p>
        </w:tc>
        <w:tc>
          <w:tcPr>
            <w:tcW w:w="9037" w:type="dxa"/>
            <w:gridSpan w:val="6"/>
            <w:hideMark/>
          </w:tcPr>
          <w:p w:rsidR="006B388D" w:rsidRPr="006B388D" w:rsidRDefault="006B388D" w:rsidP="006B388D">
            <w:pPr>
              <w:cnfStyle w:val="000000000000"/>
              <w:rPr>
                <w:ins w:id="729" w:author="Claus" w:date="2018-12-13T15:29:00Z"/>
                <w:rFonts w:eastAsia="Times New Roman" w:cstheme="minorHAnsi"/>
                <w:color w:val="000000"/>
                <w:lang w:eastAsia="da-DK"/>
              </w:rPr>
            </w:pPr>
            <w:ins w:id="730" w:author="Claus" w:date="2018-12-13T15:29:00Z">
              <w:r>
                <w:rPr>
                  <w:rFonts w:eastAsia="Times New Roman" w:cstheme="minorHAnsi"/>
                  <w:color w:val="000000"/>
                  <w:lang w:eastAsia="da-DK"/>
                </w:rPr>
                <w:t>Filer med konstanter til Commands og Pages.</w:t>
              </w:r>
            </w:ins>
          </w:p>
        </w:tc>
      </w:tr>
      <w:tr w:rsidR="006B388D" w:rsidRPr="006B388D" w:rsidTr="0022680F">
        <w:trPr>
          <w:cnfStyle w:val="000000100000"/>
          <w:trHeight w:val="20"/>
          <w:ins w:id="731" w:author="Claus" w:date="2018-12-13T15:30:00Z"/>
        </w:trPr>
        <w:tc>
          <w:tcPr>
            <w:cnfStyle w:val="001000000000"/>
            <w:tcW w:w="817" w:type="dxa"/>
            <w:hideMark/>
          </w:tcPr>
          <w:p w:rsidR="006B388D" w:rsidRDefault="006B388D" w:rsidP="0022680F">
            <w:pPr>
              <w:rPr>
                <w:ins w:id="732" w:author="Claus" w:date="2018-12-13T15:30:00Z"/>
                <w:rFonts w:eastAsia="Times New Roman" w:cstheme="minorHAnsi"/>
                <w:color w:val="000000"/>
                <w:lang w:eastAsia="da-DK"/>
              </w:rPr>
            </w:pPr>
            <w:ins w:id="733" w:author="Claus" w:date="2018-12-13T15:30:00Z">
              <w:r>
                <w:rPr>
                  <w:rFonts w:eastAsia="Times New Roman" w:cstheme="minorHAnsi"/>
                  <w:color w:val="000000"/>
                  <w:lang w:eastAsia="da-DK"/>
                </w:rPr>
                <w:t>T-50</w:t>
              </w:r>
            </w:ins>
          </w:p>
        </w:tc>
        <w:tc>
          <w:tcPr>
            <w:tcW w:w="9037" w:type="dxa"/>
            <w:gridSpan w:val="6"/>
            <w:hideMark/>
          </w:tcPr>
          <w:p w:rsidR="006B388D" w:rsidRDefault="006B388D" w:rsidP="006B388D">
            <w:pPr>
              <w:cnfStyle w:val="000000100000"/>
              <w:rPr>
                <w:ins w:id="734" w:author="Claus" w:date="2018-12-13T15:30:00Z"/>
                <w:rFonts w:eastAsia="Times New Roman" w:cstheme="minorHAnsi"/>
                <w:color w:val="000000"/>
                <w:lang w:eastAsia="da-DK"/>
              </w:rPr>
            </w:pPr>
            <w:ins w:id="735" w:author="Claus" w:date="2018-12-13T15:30:00Z">
              <w:r>
                <w:rPr>
                  <w:rFonts w:eastAsia="Times New Roman" w:cstheme="minorHAnsi"/>
                  <w:color w:val="000000"/>
                  <w:lang w:eastAsia="da-DK"/>
                </w:rPr>
                <w:t>Facade i data lag.</w:t>
              </w:r>
            </w:ins>
          </w:p>
        </w:tc>
      </w:tr>
      <w:tr w:rsidR="006B388D" w:rsidRPr="006B388D" w:rsidTr="0022680F">
        <w:trPr>
          <w:trHeight w:val="20"/>
          <w:ins w:id="736" w:author="Claus" w:date="2018-12-13T15:30:00Z"/>
        </w:trPr>
        <w:tc>
          <w:tcPr>
            <w:cnfStyle w:val="001000000000"/>
            <w:tcW w:w="817" w:type="dxa"/>
            <w:hideMark/>
          </w:tcPr>
          <w:p w:rsidR="006B388D" w:rsidRDefault="006B388D" w:rsidP="0022680F">
            <w:pPr>
              <w:rPr>
                <w:ins w:id="737" w:author="Claus" w:date="2018-12-13T15:30:00Z"/>
                <w:rFonts w:eastAsia="Times New Roman" w:cstheme="minorHAnsi"/>
                <w:color w:val="000000"/>
                <w:lang w:eastAsia="da-DK"/>
              </w:rPr>
            </w:pPr>
            <w:ins w:id="738" w:author="Claus" w:date="2018-12-13T15:30:00Z">
              <w:r>
                <w:rPr>
                  <w:rFonts w:eastAsia="Times New Roman" w:cstheme="minorHAnsi"/>
                  <w:color w:val="000000"/>
                  <w:lang w:eastAsia="da-DK"/>
                </w:rPr>
                <w:t>T-51</w:t>
              </w:r>
            </w:ins>
          </w:p>
        </w:tc>
        <w:tc>
          <w:tcPr>
            <w:tcW w:w="9037" w:type="dxa"/>
            <w:gridSpan w:val="6"/>
            <w:hideMark/>
          </w:tcPr>
          <w:p w:rsidR="006B388D" w:rsidRDefault="006B388D" w:rsidP="006B388D">
            <w:pPr>
              <w:cnfStyle w:val="000000000000"/>
              <w:rPr>
                <w:ins w:id="739" w:author="Claus" w:date="2018-12-13T15:30:00Z"/>
                <w:rFonts w:eastAsia="Times New Roman" w:cstheme="minorHAnsi"/>
                <w:color w:val="000000"/>
                <w:lang w:eastAsia="da-DK"/>
              </w:rPr>
            </w:pPr>
            <w:ins w:id="740" w:author="Claus" w:date="2018-12-13T15:30:00Z">
              <w:r>
                <w:rPr>
                  <w:rFonts w:eastAsia="Times New Roman" w:cstheme="minorHAnsi"/>
                  <w:color w:val="000000"/>
                  <w:lang w:eastAsia="da-DK"/>
                </w:rPr>
                <w:t>Try catch i commands.</w:t>
              </w:r>
            </w:ins>
          </w:p>
        </w:tc>
      </w:tr>
      <w:tr w:rsidR="006B388D" w:rsidRPr="006B388D" w:rsidTr="0022680F">
        <w:trPr>
          <w:cnfStyle w:val="000000100000"/>
          <w:trHeight w:val="20"/>
          <w:ins w:id="741" w:author="Claus" w:date="2018-12-13T15:30:00Z"/>
        </w:trPr>
        <w:tc>
          <w:tcPr>
            <w:cnfStyle w:val="001000000000"/>
            <w:tcW w:w="817" w:type="dxa"/>
            <w:hideMark/>
          </w:tcPr>
          <w:p w:rsidR="006B388D" w:rsidRDefault="006B388D" w:rsidP="0022680F">
            <w:pPr>
              <w:rPr>
                <w:ins w:id="742" w:author="Claus" w:date="2018-12-13T15:30:00Z"/>
                <w:rFonts w:eastAsia="Times New Roman" w:cstheme="minorHAnsi"/>
                <w:color w:val="000000"/>
                <w:lang w:eastAsia="da-DK"/>
              </w:rPr>
            </w:pPr>
            <w:ins w:id="743" w:author="Claus" w:date="2018-12-13T15:30:00Z">
              <w:r>
                <w:rPr>
                  <w:rFonts w:eastAsia="Times New Roman" w:cstheme="minorHAnsi"/>
                  <w:color w:val="000000"/>
                  <w:lang w:eastAsia="da-DK"/>
                </w:rPr>
                <w:t>T-52</w:t>
              </w:r>
            </w:ins>
          </w:p>
        </w:tc>
        <w:tc>
          <w:tcPr>
            <w:tcW w:w="9037" w:type="dxa"/>
            <w:gridSpan w:val="6"/>
            <w:hideMark/>
          </w:tcPr>
          <w:p w:rsidR="006B388D" w:rsidRDefault="006B388D" w:rsidP="006B388D">
            <w:pPr>
              <w:cnfStyle w:val="000000100000"/>
              <w:rPr>
                <w:ins w:id="744" w:author="Claus" w:date="2018-12-13T15:30:00Z"/>
                <w:rFonts w:eastAsia="Times New Roman" w:cstheme="minorHAnsi"/>
                <w:color w:val="000000"/>
                <w:lang w:eastAsia="da-DK"/>
              </w:rPr>
            </w:pPr>
            <w:ins w:id="745" w:author="Claus" w:date="2018-12-13T15:30:00Z">
              <w:r>
                <w:rPr>
                  <w:rFonts w:eastAsia="Times New Roman" w:cstheme="minorHAnsi"/>
                  <w:color w:val="000000"/>
                  <w:lang w:eastAsia="da-DK"/>
                </w:rPr>
                <w:t>Links fra siden med listen til siden med enkelt forespørgsel.</w:t>
              </w:r>
            </w:ins>
          </w:p>
        </w:tc>
      </w:tr>
      <w:tr w:rsidR="006B388D" w:rsidRPr="006B388D" w:rsidTr="0022680F">
        <w:trPr>
          <w:trHeight w:val="20"/>
          <w:ins w:id="746" w:author="Claus" w:date="2018-12-13T15:30:00Z"/>
        </w:trPr>
        <w:tc>
          <w:tcPr>
            <w:cnfStyle w:val="001000000000"/>
            <w:tcW w:w="817" w:type="dxa"/>
            <w:hideMark/>
          </w:tcPr>
          <w:p w:rsidR="006B388D" w:rsidRDefault="006B388D" w:rsidP="0022680F">
            <w:pPr>
              <w:rPr>
                <w:ins w:id="747" w:author="Claus" w:date="2018-12-13T15:30:00Z"/>
                <w:rFonts w:eastAsia="Times New Roman" w:cstheme="minorHAnsi"/>
                <w:color w:val="000000"/>
                <w:lang w:eastAsia="da-DK"/>
              </w:rPr>
            </w:pPr>
            <w:ins w:id="748" w:author="Claus" w:date="2018-12-13T15:30:00Z">
              <w:r>
                <w:rPr>
                  <w:rFonts w:eastAsia="Times New Roman" w:cstheme="minorHAnsi"/>
                  <w:color w:val="000000"/>
                  <w:lang w:eastAsia="da-DK"/>
                </w:rPr>
                <w:t>T-53</w:t>
              </w:r>
            </w:ins>
          </w:p>
        </w:tc>
        <w:tc>
          <w:tcPr>
            <w:tcW w:w="9037" w:type="dxa"/>
            <w:gridSpan w:val="6"/>
            <w:hideMark/>
          </w:tcPr>
          <w:p w:rsidR="006B388D" w:rsidRDefault="006B388D" w:rsidP="006B388D">
            <w:pPr>
              <w:cnfStyle w:val="000000000000"/>
              <w:rPr>
                <w:ins w:id="749" w:author="Claus" w:date="2018-12-13T15:30:00Z"/>
                <w:rFonts w:eastAsia="Times New Roman" w:cstheme="minorHAnsi"/>
                <w:color w:val="000000"/>
                <w:lang w:eastAsia="da-DK"/>
              </w:rPr>
            </w:pPr>
            <w:ins w:id="750" w:author="Claus" w:date="2018-12-13T15:30:00Z">
              <w:r>
                <w:rPr>
                  <w:rFonts w:eastAsia="Times New Roman" w:cstheme="minorHAnsi"/>
                  <w:color w:val="000000"/>
                  <w:lang w:eastAsia="da-DK"/>
                </w:rPr>
                <w:t>Link fra siden med enkelt forespørgsel tilbage til siden med listen.</w:t>
              </w:r>
            </w:ins>
          </w:p>
        </w:tc>
      </w:tr>
      <w:tr w:rsidR="006B388D" w:rsidRPr="001B0E62" w:rsidTr="006B388D">
        <w:trPr>
          <w:cnfStyle w:val="000000100000"/>
          <w:trHeight w:val="20"/>
          <w:ins w:id="751" w:author="Claus" w:date="2018-12-13T15:08:00Z"/>
        </w:trPr>
        <w:tc>
          <w:tcPr>
            <w:cnfStyle w:val="001000000000"/>
            <w:tcW w:w="817" w:type="dxa"/>
            <w:hideMark/>
          </w:tcPr>
          <w:p w:rsidR="00096E66" w:rsidRPr="001B0E62" w:rsidRDefault="006B388D" w:rsidP="0022680F">
            <w:pPr>
              <w:rPr>
                <w:ins w:id="752" w:author="Claus" w:date="2018-12-13T15:08:00Z"/>
                <w:rFonts w:eastAsia="Times New Roman" w:cstheme="minorHAnsi"/>
                <w:lang w:eastAsia="da-DK"/>
              </w:rPr>
            </w:pPr>
            <w:ins w:id="753" w:author="Claus" w:date="2018-12-13T15:23:00Z">
              <w:r>
                <w:rPr>
                  <w:rFonts w:eastAsia="Times New Roman" w:cstheme="minorHAnsi"/>
                  <w:color w:val="000000"/>
                  <w:lang w:eastAsia="da-DK"/>
                </w:rPr>
                <w:t>US-</w:t>
              </w:r>
            </w:ins>
            <w:ins w:id="754" w:author="Claus" w:date="2018-12-13T15:08:00Z">
              <w:r w:rsidR="00096E66" w:rsidRPr="001B0E62">
                <w:rPr>
                  <w:rFonts w:eastAsia="Times New Roman" w:cstheme="minorHAnsi"/>
                  <w:color w:val="000000"/>
                  <w:lang w:eastAsia="da-DK"/>
                </w:rPr>
                <w:t>1</w:t>
              </w:r>
              <w:r w:rsidR="00096E66">
                <w:rPr>
                  <w:rFonts w:eastAsia="Times New Roman" w:cstheme="minorHAnsi"/>
                  <w:color w:val="000000"/>
                  <w:lang w:eastAsia="da-DK"/>
                </w:rPr>
                <w:t>6</w:t>
              </w:r>
            </w:ins>
          </w:p>
        </w:tc>
        <w:tc>
          <w:tcPr>
            <w:tcW w:w="1255" w:type="dxa"/>
            <w:hideMark/>
          </w:tcPr>
          <w:p w:rsidR="00096E66" w:rsidRPr="001B0E62" w:rsidRDefault="00096E66" w:rsidP="0022680F">
            <w:pPr>
              <w:cnfStyle w:val="000000100000"/>
              <w:rPr>
                <w:ins w:id="755" w:author="Claus" w:date="2018-12-13T15:08:00Z"/>
                <w:rFonts w:eastAsia="Times New Roman" w:cstheme="minorHAnsi"/>
                <w:lang w:eastAsia="da-DK"/>
              </w:rPr>
            </w:pPr>
            <w:ins w:id="756" w:author="Claus" w:date="2018-12-13T15:08:00Z">
              <w:r w:rsidRPr="001B0E62">
                <w:rPr>
                  <w:rFonts w:eastAsia="Times New Roman" w:cstheme="minorHAnsi"/>
                  <w:color w:val="000000"/>
                  <w:lang w:eastAsia="da-DK"/>
                </w:rPr>
                <w:t>Besvare carport forespørgsel</w:t>
              </w:r>
            </w:ins>
          </w:p>
        </w:tc>
        <w:tc>
          <w:tcPr>
            <w:tcW w:w="572" w:type="dxa"/>
            <w:hideMark/>
          </w:tcPr>
          <w:p w:rsidR="00096E66" w:rsidRPr="001B0E62" w:rsidRDefault="00096E66" w:rsidP="0022680F">
            <w:pPr>
              <w:cnfStyle w:val="000000100000"/>
              <w:rPr>
                <w:ins w:id="757" w:author="Claus" w:date="2018-12-13T15:08:00Z"/>
                <w:rFonts w:eastAsia="Times New Roman" w:cstheme="minorHAnsi"/>
                <w:lang w:eastAsia="da-DK"/>
              </w:rPr>
            </w:pPr>
            <w:ins w:id="758" w:author="Claus" w:date="2018-12-13T15:08:00Z">
              <w:r w:rsidRPr="001B0E62">
                <w:rPr>
                  <w:rFonts w:eastAsia="Times New Roman" w:cstheme="minorHAnsi"/>
                  <w:color w:val="000000"/>
                  <w:lang w:eastAsia="da-DK"/>
                </w:rPr>
                <w:t>45</w:t>
              </w:r>
            </w:ins>
          </w:p>
        </w:tc>
        <w:tc>
          <w:tcPr>
            <w:tcW w:w="488" w:type="dxa"/>
            <w:hideMark/>
          </w:tcPr>
          <w:p w:rsidR="00096E66" w:rsidRPr="001B0E62" w:rsidRDefault="00096E66" w:rsidP="0022680F">
            <w:pPr>
              <w:cnfStyle w:val="000000100000"/>
              <w:rPr>
                <w:ins w:id="759" w:author="Claus" w:date="2018-12-13T15:08:00Z"/>
                <w:rFonts w:eastAsia="Times New Roman" w:cstheme="minorHAnsi"/>
                <w:lang w:eastAsia="da-DK"/>
              </w:rPr>
            </w:pPr>
            <w:ins w:id="760" w:author="Claus" w:date="2018-12-13T15:08:00Z">
              <w:r w:rsidRPr="001B0E62">
                <w:rPr>
                  <w:rFonts w:eastAsia="Times New Roman" w:cstheme="minorHAnsi"/>
                  <w:color w:val="000000"/>
                  <w:lang w:eastAsia="da-DK"/>
                </w:rPr>
                <w:t>1</w:t>
              </w:r>
            </w:ins>
          </w:p>
        </w:tc>
        <w:tc>
          <w:tcPr>
            <w:tcW w:w="3806" w:type="dxa"/>
            <w:hideMark/>
          </w:tcPr>
          <w:p w:rsidR="00096E66" w:rsidRDefault="00096E66" w:rsidP="0022680F">
            <w:pPr>
              <w:cnfStyle w:val="000000100000"/>
              <w:rPr>
                <w:ins w:id="761" w:author="Claus" w:date="2018-12-13T15:08:00Z"/>
                <w:rFonts w:eastAsia="Times New Roman" w:cstheme="minorHAnsi"/>
                <w:color w:val="000000"/>
                <w:lang w:eastAsia="da-DK"/>
              </w:rPr>
            </w:pPr>
            <w:ins w:id="762" w:author="Claus" w:date="2018-12-13T15:08:00Z">
              <w:r>
                <w:rPr>
                  <w:rFonts w:eastAsia="Times New Roman" w:cstheme="minorHAnsi"/>
                  <w:color w:val="000000"/>
                  <w:lang w:eastAsia="da-DK"/>
                </w:rPr>
                <w:t>Åbn webside med carporte, klik på linket ’Carport med egne mål’, tag vælges og carportens mål indtastes. Indtast mail adresse der er adgang til under test.</w:t>
              </w:r>
            </w:ins>
          </w:p>
          <w:p w:rsidR="00096E66" w:rsidRDefault="00096E66" w:rsidP="0022680F">
            <w:pPr>
              <w:cnfStyle w:val="000000100000"/>
              <w:rPr>
                <w:ins w:id="763" w:author="Claus" w:date="2018-12-13T15:08:00Z"/>
                <w:rFonts w:eastAsia="Times New Roman" w:cstheme="minorHAnsi"/>
                <w:color w:val="000000"/>
                <w:lang w:eastAsia="da-DK"/>
              </w:rPr>
            </w:pPr>
            <w:ins w:id="764" w:author="Claus" w:date="2018-12-13T15:08:00Z">
              <w:r>
                <w:rPr>
                  <w:rFonts w:eastAsia="Times New Roman" w:cstheme="minorHAnsi"/>
                  <w:color w:val="000000"/>
                  <w:lang w:eastAsia="da-DK"/>
                </w:rPr>
                <w:t>Knappen ’Send forespørgsel’ klikkes.</w:t>
              </w:r>
            </w:ins>
          </w:p>
          <w:p w:rsidR="00096E66" w:rsidRDefault="00096E66" w:rsidP="0022680F">
            <w:pPr>
              <w:cnfStyle w:val="000000100000"/>
              <w:rPr>
                <w:ins w:id="765" w:author="Claus" w:date="2018-12-13T15:08:00Z"/>
                <w:rFonts w:eastAsia="Times New Roman" w:cstheme="minorHAnsi"/>
                <w:color w:val="000000"/>
                <w:lang w:eastAsia="da-DK"/>
              </w:rPr>
            </w:pPr>
            <w:ins w:id="766" w:author="Claus" w:date="2018-12-13T15:08:00Z">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ins>
          </w:p>
          <w:p w:rsidR="00096E66" w:rsidRDefault="00096E66" w:rsidP="0022680F">
            <w:pPr>
              <w:cnfStyle w:val="000000100000"/>
              <w:rPr>
                <w:ins w:id="767" w:author="Claus" w:date="2018-12-13T15:08:00Z"/>
                <w:rFonts w:eastAsia="Times New Roman" w:cstheme="minorHAnsi"/>
                <w:color w:val="000000"/>
                <w:lang w:eastAsia="da-DK"/>
              </w:rPr>
            </w:pPr>
            <w:ins w:id="768" w:author="Claus" w:date="2018-12-13T15:08:00Z">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danner e</w:t>
              </w:r>
            </w:ins>
            <w:ins w:id="769" w:author="Claus" w:date="2018-12-19T15:52:00Z">
              <w:r w:rsidR="00E504E3">
                <w:rPr>
                  <w:rFonts w:eastAsia="Times New Roman" w:cstheme="minorHAnsi"/>
                  <w:color w:val="000000"/>
                  <w:lang w:eastAsia="da-DK"/>
                </w:rPr>
                <w:t>-</w:t>
              </w:r>
            </w:ins>
            <w:ins w:id="770" w:author="Claus" w:date="2018-12-13T15:08:00Z">
              <w:r>
                <w:rPr>
                  <w:rFonts w:eastAsia="Times New Roman" w:cstheme="minorHAnsi"/>
                  <w:color w:val="000000"/>
                  <w:lang w:eastAsia="da-DK"/>
                </w:rPr>
                <w:t xml:space="preserv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ins>
          </w:p>
          <w:p w:rsidR="00096E66" w:rsidRPr="001B0E62" w:rsidRDefault="00096E66" w:rsidP="0022680F">
            <w:pPr>
              <w:cnfStyle w:val="000000100000"/>
              <w:rPr>
                <w:ins w:id="771" w:author="Claus" w:date="2018-12-13T15:08:00Z"/>
                <w:rFonts w:eastAsia="Times New Roman" w:cstheme="minorHAnsi"/>
                <w:lang w:eastAsia="da-DK"/>
              </w:rPr>
            </w:pPr>
            <w:ins w:id="772" w:author="Claus" w:date="2018-12-13T15:08:00Z">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ins>
          </w:p>
        </w:tc>
        <w:tc>
          <w:tcPr>
            <w:tcW w:w="1026" w:type="dxa"/>
            <w:hideMark/>
          </w:tcPr>
          <w:p w:rsidR="00096E66" w:rsidRPr="001B0E62" w:rsidRDefault="00096E66" w:rsidP="0022680F">
            <w:pPr>
              <w:cnfStyle w:val="000000100000"/>
              <w:rPr>
                <w:ins w:id="773" w:author="Claus" w:date="2018-12-13T15:08:00Z"/>
                <w:rFonts w:eastAsia="Times New Roman" w:cstheme="minorHAnsi"/>
                <w:lang w:eastAsia="da-DK"/>
              </w:rPr>
            </w:pPr>
            <w:ins w:id="774" w:author="Claus" w:date="2018-12-13T15:08:00Z">
              <w:r w:rsidRPr="001B0E62">
                <w:rPr>
                  <w:rFonts w:eastAsia="Times New Roman" w:cstheme="minorHAnsi"/>
                  <w:color w:val="000000"/>
                  <w:lang w:eastAsia="da-DK"/>
                </w:rPr>
                <w:t xml:space="preserve"> </w:t>
              </w:r>
            </w:ins>
          </w:p>
        </w:tc>
        <w:tc>
          <w:tcPr>
            <w:tcW w:w="1890" w:type="dxa"/>
            <w:hideMark/>
          </w:tcPr>
          <w:p w:rsidR="00096E66" w:rsidRPr="001B0E62" w:rsidRDefault="00096E66" w:rsidP="0022680F">
            <w:pPr>
              <w:cnfStyle w:val="000000100000"/>
              <w:rPr>
                <w:ins w:id="775" w:author="Claus" w:date="2018-12-13T15:08:00Z"/>
                <w:rFonts w:eastAsia="Times New Roman" w:cstheme="minorHAnsi"/>
                <w:lang w:eastAsia="da-DK"/>
              </w:rPr>
            </w:pPr>
            <w:ins w:id="776" w:author="Claus" w:date="2018-12-13T15:08:00Z">
              <w:r w:rsidRPr="001B0E62">
                <w:rPr>
                  <w:rFonts w:eastAsia="Times New Roman" w:cstheme="minorHAnsi"/>
                  <w:color w:val="000000"/>
                  <w:lang w:eastAsia="da-DK"/>
                </w:rPr>
                <w:t>I: En obligatorisk del af salgsprocessen.</w:t>
              </w:r>
            </w:ins>
          </w:p>
          <w:p w:rsidR="00096E66" w:rsidRPr="001B0E62" w:rsidRDefault="00096E66" w:rsidP="0022680F">
            <w:pPr>
              <w:cnfStyle w:val="000000100000"/>
              <w:rPr>
                <w:ins w:id="777" w:author="Claus" w:date="2018-12-13T15:08:00Z"/>
                <w:rFonts w:eastAsia="Times New Roman" w:cstheme="minorHAnsi"/>
                <w:lang w:eastAsia="da-DK"/>
              </w:rPr>
            </w:pPr>
            <w:ins w:id="778" w:author="Claus" w:date="2018-12-13T15:08:00Z">
              <w:r w:rsidRPr="001B0E62">
                <w:rPr>
                  <w:rFonts w:eastAsia="Times New Roman" w:cstheme="minorHAnsi"/>
                  <w:color w:val="000000"/>
                  <w:lang w:eastAsia="da-DK"/>
                </w:rPr>
                <w:t>E: Simpel funktion</w:t>
              </w:r>
            </w:ins>
          </w:p>
        </w:tc>
      </w:tr>
      <w:tr w:rsidR="00164A52" w:rsidRPr="001B0E62" w:rsidTr="0022680F">
        <w:trPr>
          <w:trHeight w:val="20"/>
        </w:trPr>
        <w:tc>
          <w:tcPr>
            <w:cnfStyle w:val="001000000000"/>
            <w:tcW w:w="9854" w:type="dxa"/>
            <w:gridSpan w:val="7"/>
            <w:hideMark/>
          </w:tcPr>
          <w:p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lastRenderedPageBreak/>
              <w:t xml:space="preserve">Ingen tasks – da denne </w:t>
            </w:r>
            <w:commentRangeStart w:id="779"/>
            <w:r>
              <w:rPr>
                <w:rFonts w:eastAsia="Times New Roman" w:cstheme="minorHAnsi"/>
                <w:color w:val="000000"/>
                <w:lang w:eastAsia="da-DK"/>
              </w:rPr>
              <w:t>User Story ikke er planlagt.</w:t>
            </w:r>
            <w:commentRangeEnd w:id="779"/>
            <w:r w:rsidR="0022680F">
              <w:rPr>
                <w:rStyle w:val="Kommentarhenvisning"/>
                <w:b w:val="0"/>
                <w:bCs w:val="0"/>
                <w:color w:val="auto"/>
              </w:rPr>
              <w:commentReference w:id="779"/>
            </w:r>
          </w:p>
        </w:tc>
      </w:tr>
    </w:tbl>
    <w:p w:rsidR="002C605A" w:rsidRDefault="002C605A" w:rsidP="00552589">
      <w:pPr>
        <w:rPr>
          <w:ins w:id="780" w:author="Claus" w:date="2018-12-13T14:16:00Z"/>
        </w:rPr>
      </w:pPr>
    </w:p>
    <w:p w:rsidR="002C605A" w:rsidRDefault="002C605A" w:rsidP="00552589"/>
    <w:p w:rsidR="00B307C8" w:rsidRDefault="00B307C8" w:rsidP="00552589">
      <w:commentRangeStart w:id="781"/>
      <w:r>
        <w:t>…</w:t>
      </w:r>
    </w:p>
    <w:p w:rsidR="00B307C8" w:rsidRDefault="00B307C8" w:rsidP="00552589">
      <w:r>
        <w:t>Den fulde backlog kan ses i appendix …x</w:t>
      </w:r>
    </w:p>
    <w:commentRangeEnd w:id="781"/>
    <w:p w:rsidR="000A0755" w:rsidRDefault="00E504E3" w:rsidP="000A0755">
      <w:pPr>
        <w:pStyle w:val="Overskrift1"/>
        <w:rPr>
          <w:ins w:id="782" w:author="Claus" w:date="2018-12-14T11:23:00Z"/>
        </w:rPr>
        <w:pPrChange w:id="783" w:author="Claus" w:date="2018-12-13T15:52:00Z">
          <w:pPr/>
        </w:pPrChange>
      </w:pPr>
      <w:r>
        <w:rPr>
          <w:rStyle w:val="Kommentarhenvisning"/>
          <w:rFonts w:asciiTheme="minorHAnsi" w:eastAsia="MS Mincho" w:hAnsiTheme="minorHAnsi" w:cstheme="minorBidi"/>
          <w:b w:val="0"/>
          <w:bCs w:val="0"/>
          <w:color w:val="auto"/>
        </w:rPr>
        <w:commentReference w:id="781"/>
      </w:r>
      <w:ins w:id="784" w:author="Claus" w:date="2018-12-13T15:52:00Z">
        <w:r w:rsidR="00A76C8B">
          <w:t>Domænemodel og ER diagram</w:t>
        </w:r>
      </w:ins>
    </w:p>
    <w:p w:rsidR="00323B0D" w:rsidRDefault="0081437D" w:rsidP="0081437D">
      <w:pPr>
        <w:rPr>
          <w:ins w:id="785" w:author="Claus" w:date="2018-12-15T12:10:00Z"/>
        </w:rPr>
      </w:pPr>
      <w:ins w:id="786" w:author="Claus" w:date="2018-12-14T11:23:00Z">
        <w:r>
          <w:t>Som nævnt i afsnittet ’Krav’</w:t>
        </w:r>
      </w:ins>
      <w:ins w:id="787" w:author="Claus" w:date="2018-12-14T11:24:00Z">
        <w:r>
          <w:t xml:space="preserve">, har vi afledt en række kandidatklasser fra de funktionelle krav. </w:t>
        </w:r>
      </w:ins>
      <w:ins w:id="788" w:author="Claus" w:date="2018-12-15T12:07:00Z">
        <w:r w:rsidR="00323B0D">
          <w:t xml:space="preserve">I listen findes også en række beregningsfunktioner med høj kompleksitet. </w:t>
        </w:r>
      </w:ins>
      <w:ins w:id="789" w:author="Claus" w:date="2018-12-15T12:08:00Z">
        <w:r w:rsidR="00323B0D">
          <w:t xml:space="preserve">Disse har vi forsøgt at deltaljere vha. </w:t>
        </w:r>
        <w:commentRangeStart w:id="790"/>
        <w:r w:rsidR="00323B0D">
          <w:t>pseudokode</w:t>
        </w:r>
      </w:ins>
      <w:ins w:id="791" w:author="Claus" w:date="2018-12-19T14:21:00Z">
        <w:r w:rsidR="004F64B0">
          <w:t xml:space="preserve"> (</w:t>
        </w:r>
      </w:ins>
      <w:ins w:id="792" w:author="Claus" w:date="2018-12-15T12:24:00Z">
        <w:r w:rsidR="001B2587">
          <w:t>se afsnittet om kode</w:t>
        </w:r>
      </w:ins>
      <w:commentRangeEnd w:id="790"/>
      <w:ins w:id="793" w:author="Claus" w:date="2018-12-19T14:21:00Z">
        <w:r w:rsidR="004F64B0">
          <w:t>)</w:t>
        </w:r>
      </w:ins>
      <w:ins w:id="794" w:author="Claus" w:date="2018-12-15T12:24:00Z">
        <w:r w:rsidR="001B2587">
          <w:rPr>
            <w:rStyle w:val="Kommentarhenvisning"/>
          </w:rPr>
          <w:commentReference w:id="790"/>
        </w:r>
        <w:r w:rsidR="001B2587">
          <w:t>,</w:t>
        </w:r>
      </w:ins>
      <w:ins w:id="795" w:author="Claus" w:date="2018-12-15T12:08:00Z">
        <w:r w:rsidR="00323B0D">
          <w:t xml:space="preserve"> ligesom vi </w:t>
        </w:r>
        <w:r w:rsidR="00E504E3">
          <w:t>har gransket interviewet nøjere</w:t>
        </w:r>
        <w:r w:rsidR="00323B0D">
          <w:t xml:space="preserve"> for at opnå en dybere forståelse af problemområdet</w:t>
        </w:r>
      </w:ins>
      <w:ins w:id="796" w:author="Claus" w:date="2018-12-15T12:09:00Z">
        <w:r w:rsidR="00323B0D">
          <w:t xml:space="preserve"> med fokus på carporte og deres bestanddele. </w:t>
        </w:r>
      </w:ins>
    </w:p>
    <w:p w:rsidR="0081437D" w:rsidRDefault="00323B0D" w:rsidP="0081437D">
      <w:pPr>
        <w:rPr>
          <w:ins w:id="797" w:author="Claus" w:date="2018-12-14T11:39:00Z"/>
        </w:rPr>
      </w:pPr>
      <w:ins w:id="798" w:author="Claus" w:date="2018-12-15T12:10:00Z">
        <w:r>
          <w:t>S</w:t>
        </w:r>
      </w:ins>
      <w:ins w:id="799" w:author="Claus" w:date="2018-12-14T11:41:00Z">
        <w:r w:rsidR="00984CD6">
          <w:t>åledes er vi kommet frem til flg. kandidatklasser:</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5"/>
        <w:gridCol w:w="1955"/>
        <w:gridCol w:w="1956"/>
        <w:gridCol w:w="1956"/>
        <w:gridCol w:w="1956"/>
      </w:tblGrid>
      <w:tr w:rsidR="00984CD6" w:rsidTr="00A43C50">
        <w:trPr>
          <w:ins w:id="800" w:author="Claus" w:date="2018-12-14T11:41:00Z"/>
        </w:trPr>
        <w:tc>
          <w:tcPr>
            <w:tcW w:w="1955" w:type="dxa"/>
          </w:tcPr>
          <w:p w:rsidR="00984CD6" w:rsidRDefault="00984CD6" w:rsidP="00A43C50">
            <w:pPr>
              <w:rPr>
                <w:ins w:id="801" w:author="Claus" w:date="2018-12-14T11:41:00Z"/>
                <w:i/>
              </w:rPr>
            </w:pPr>
            <w:ins w:id="802" w:author="Claus" w:date="2018-12-14T11:41:00Z">
              <w:r>
                <w:rPr>
                  <w:i/>
                </w:rPr>
                <w:t>Carport</w:t>
              </w:r>
            </w:ins>
          </w:p>
        </w:tc>
        <w:tc>
          <w:tcPr>
            <w:tcW w:w="1955" w:type="dxa"/>
          </w:tcPr>
          <w:p w:rsidR="00984CD6" w:rsidRDefault="00984CD6" w:rsidP="00A43C50">
            <w:pPr>
              <w:rPr>
                <w:ins w:id="803" w:author="Claus" w:date="2018-12-14T11:41:00Z"/>
                <w:i/>
              </w:rPr>
            </w:pPr>
            <w:ins w:id="804" w:author="Claus" w:date="2018-12-14T11:41:00Z">
              <w:r>
                <w:rPr>
                  <w:i/>
                </w:rPr>
                <w:t>Tegning</w:t>
              </w:r>
            </w:ins>
            <w:ins w:id="805" w:author="Claus" w:date="2018-12-14T11:55:00Z">
              <w:r w:rsidR="0082141B">
                <w:rPr>
                  <w:i/>
                </w:rPr>
                <w:t>*</w:t>
              </w:r>
            </w:ins>
          </w:p>
        </w:tc>
        <w:tc>
          <w:tcPr>
            <w:tcW w:w="1956" w:type="dxa"/>
          </w:tcPr>
          <w:p w:rsidR="00984CD6" w:rsidRDefault="00984CD6" w:rsidP="00A43C50">
            <w:pPr>
              <w:rPr>
                <w:ins w:id="806" w:author="Claus" w:date="2018-12-14T11:41:00Z"/>
                <w:i/>
              </w:rPr>
            </w:pPr>
            <w:ins w:id="807" w:author="Claus" w:date="2018-12-14T11:41:00Z">
              <w:r>
                <w:rPr>
                  <w:i/>
                </w:rPr>
                <w:t>Pris</w:t>
              </w:r>
            </w:ins>
            <w:ins w:id="808" w:author="Claus" w:date="2018-12-14T11:55:00Z">
              <w:r w:rsidR="0082141B">
                <w:rPr>
                  <w:i/>
                </w:rPr>
                <w:t xml:space="preserve"> *</w:t>
              </w:r>
            </w:ins>
          </w:p>
        </w:tc>
        <w:tc>
          <w:tcPr>
            <w:tcW w:w="1956" w:type="dxa"/>
          </w:tcPr>
          <w:p w:rsidR="00984CD6" w:rsidRDefault="00984CD6" w:rsidP="00A43C50">
            <w:pPr>
              <w:rPr>
                <w:ins w:id="809" w:author="Claus" w:date="2018-12-14T11:41:00Z"/>
                <w:i/>
              </w:rPr>
            </w:pPr>
            <w:ins w:id="810" w:author="Claus" w:date="2018-12-14T11:41:00Z">
              <w:r>
                <w:rPr>
                  <w:i/>
                </w:rPr>
                <w:t>Design</w:t>
              </w:r>
            </w:ins>
            <w:ins w:id="811" w:author="Claus" w:date="2018-12-14T11:55:00Z">
              <w:r w:rsidR="0082141B">
                <w:rPr>
                  <w:i/>
                </w:rPr>
                <w:t>*</w:t>
              </w:r>
            </w:ins>
          </w:p>
        </w:tc>
        <w:tc>
          <w:tcPr>
            <w:tcW w:w="1956" w:type="dxa"/>
          </w:tcPr>
          <w:p w:rsidR="00984CD6" w:rsidRDefault="00A1147E" w:rsidP="00A1147E">
            <w:pPr>
              <w:rPr>
                <w:ins w:id="812" w:author="Claus" w:date="2018-12-14T11:41:00Z"/>
                <w:i/>
              </w:rPr>
            </w:pPr>
            <w:ins w:id="813" w:author="Claus" w:date="2018-12-14T11:47:00Z">
              <w:r>
                <w:rPr>
                  <w:i/>
                </w:rPr>
                <w:t>F</w:t>
              </w:r>
            </w:ins>
            <w:ins w:id="814" w:author="Claus" w:date="2018-12-14T11:41:00Z">
              <w:r w:rsidR="00984CD6">
                <w:rPr>
                  <w:i/>
                </w:rPr>
                <w:t>orespørgsel</w:t>
              </w:r>
            </w:ins>
          </w:p>
        </w:tc>
      </w:tr>
      <w:tr w:rsidR="00984CD6" w:rsidTr="00A43C50">
        <w:trPr>
          <w:ins w:id="815" w:author="Claus" w:date="2018-12-14T11:41:00Z"/>
        </w:trPr>
        <w:tc>
          <w:tcPr>
            <w:tcW w:w="1955" w:type="dxa"/>
          </w:tcPr>
          <w:p w:rsidR="00984CD6" w:rsidRDefault="00984CD6" w:rsidP="00A43C50">
            <w:pPr>
              <w:rPr>
                <w:ins w:id="816" w:author="Claus" w:date="2018-12-14T11:41:00Z"/>
                <w:i/>
              </w:rPr>
            </w:pPr>
            <w:ins w:id="817" w:author="Claus" w:date="2018-12-14T11:41:00Z">
              <w:r>
                <w:rPr>
                  <w:i/>
                </w:rPr>
                <w:t>Kunde</w:t>
              </w:r>
            </w:ins>
          </w:p>
        </w:tc>
        <w:tc>
          <w:tcPr>
            <w:tcW w:w="1955" w:type="dxa"/>
          </w:tcPr>
          <w:p w:rsidR="00984CD6" w:rsidRDefault="00984CD6" w:rsidP="00A43C50">
            <w:pPr>
              <w:rPr>
                <w:ins w:id="818" w:author="Claus" w:date="2018-12-14T11:41:00Z"/>
                <w:i/>
              </w:rPr>
            </w:pPr>
            <w:ins w:id="819" w:author="Claus" w:date="2018-12-14T11:41:00Z">
              <w:r>
                <w:rPr>
                  <w:i/>
                </w:rPr>
                <w:t>Stykliste</w:t>
              </w:r>
            </w:ins>
          </w:p>
        </w:tc>
        <w:tc>
          <w:tcPr>
            <w:tcW w:w="1956" w:type="dxa"/>
          </w:tcPr>
          <w:p w:rsidR="00984CD6" w:rsidRDefault="00984CD6" w:rsidP="00A43C50">
            <w:pPr>
              <w:rPr>
                <w:ins w:id="820" w:author="Claus" w:date="2018-12-14T11:41:00Z"/>
                <w:i/>
              </w:rPr>
            </w:pPr>
            <w:ins w:id="821" w:author="Claus" w:date="2018-12-14T11:41:00Z">
              <w:r>
                <w:rPr>
                  <w:i/>
                </w:rPr>
                <w:t>Dækningsgrad</w:t>
              </w:r>
            </w:ins>
            <w:ins w:id="822" w:author="Claus" w:date="2018-12-14T11:56:00Z">
              <w:r w:rsidR="0082141B">
                <w:rPr>
                  <w:i/>
                </w:rPr>
                <w:t>*</w:t>
              </w:r>
            </w:ins>
          </w:p>
        </w:tc>
        <w:tc>
          <w:tcPr>
            <w:tcW w:w="1956" w:type="dxa"/>
          </w:tcPr>
          <w:p w:rsidR="00984CD6" w:rsidRDefault="00984CD6" w:rsidP="00A43C50">
            <w:pPr>
              <w:rPr>
                <w:ins w:id="823" w:author="Claus" w:date="2018-12-14T11:41:00Z"/>
                <w:i/>
              </w:rPr>
            </w:pPr>
            <w:ins w:id="824" w:author="Claus" w:date="2018-12-14T11:41:00Z">
              <w:r>
                <w:rPr>
                  <w:i/>
                </w:rPr>
                <w:t>Hjælpetekst</w:t>
              </w:r>
            </w:ins>
            <w:ins w:id="825" w:author="Claus" w:date="2018-12-14T11:56:00Z">
              <w:r w:rsidR="0082141B">
                <w:rPr>
                  <w:i/>
                </w:rPr>
                <w:t>*</w:t>
              </w:r>
            </w:ins>
          </w:p>
        </w:tc>
        <w:tc>
          <w:tcPr>
            <w:tcW w:w="1956" w:type="dxa"/>
          </w:tcPr>
          <w:p w:rsidR="00984CD6" w:rsidRDefault="00984CD6" w:rsidP="00A43C50">
            <w:pPr>
              <w:rPr>
                <w:ins w:id="826" w:author="Claus" w:date="2018-12-14T11:41:00Z"/>
                <w:i/>
              </w:rPr>
            </w:pPr>
            <w:ins w:id="827" w:author="Claus" w:date="2018-12-14T11:41:00Z">
              <w:r>
                <w:rPr>
                  <w:i/>
                </w:rPr>
                <w:t>Vare</w:t>
              </w:r>
            </w:ins>
            <w:ins w:id="828" w:author="Claus" w:date="2018-12-14T11:56:00Z">
              <w:r w:rsidR="0082141B">
                <w:rPr>
                  <w:i/>
                </w:rPr>
                <w:t>*</w:t>
              </w:r>
            </w:ins>
          </w:p>
        </w:tc>
      </w:tr>
      <w:tr w:rsidR="00984CD6" w:rsidTr="00A43C50">
        <w:trPr>
          <w:ins w:id="829" w:author="Claus" w:date="2018-12-14T11:41:00Z"/>
        </w:trPr>
        <w:tc>
          <w:tcPr>
            <w:tcW w:w="1955" w:type="dxa"/>
          </w:tcPr>
          <w:p w:rsidR="00984CD6" w:rsidRDefault="00984CD6" w:rsidP="00A43C50">
            <w:pPr>
              <w:rPr>
                <w:ins w:id="830" w:author="Claus" w:date="2018-12-14T11:41:00Z"/>
                <w:i/>
              </w:rPr>
            </w:pPr>
            <w:ins w:id="831" w:author="Claus" w:date="2018-12-14T11:41:00Z">
              <w:r>
                <w:rPr>
                  <w:i/>
                </w:rPr>
                <w:t>Beskrivelse</w:t>
              </w:r>
            </w:ins>
            <w:ins w:id="832" w:author="Claus" w:date="2018-12-14T11:56:00Z">
              <w:r w:rsidR="0082141B">
                <w:rPr>
                  <w:i/>
                </w:rPr>
                <w:t>*</w:t>
              </w:r>
            </w:ins>
          </w:p>
        </w:tc>
        <w:tc>
          <w:tcPr>
            <w:tcW w:w="1955" w:type="dxa"/>
          </w:tcPr>
          <w:p w:rsidR="00984CD6" w:rsidRDefault="00984CD6" w:rsidP="00A43C50">
            <w:pPr>
              <w:rPr>
                <w:ins w:id="833" w:author="Claus" w:date="2018-12-14T11:41:00Z"/>
                <w:i/>
              </w:rPr>
            </w:pPr>
            <w:ins w:id="834" w:author="Claus" w:date="2018-12-14T11:41:00Z">
              <w:r>
                <w:rPr>
                  <w:i/>
                </w:rPr>
                <w:t>Brugerkonto</w:t>
              </w:r>
            </w:ins>
            <w:ins w:id="835" w:author="Claus" w:date="2018-12-14T11:56:00Z">
              <w:r w:rsidR="0082141B">
                <w:rPr>
                  <w:i/>
                </w:rPr>
                <w:t>*</w:t>
              </w:r>
            </w:ins>
          </w:p>
        </w:tc>
        <w:tc>
          <w:tcPr>
            <w:tcW w:w="1956" w:type="dxa"/>
          </w:tcPr>
          <w:p w:rsidR="00984CD6" w:rsidRDefault="00984CD6" w:rsidP="00A43C50">
            <w:pPr>
              <w:rPr>
                <w:ins w:id="836" w:author="Claus" w:date="2018-12-14T11:41:00Z"/>
                <w:i/>
              </w:rPr>
            </w:pPr>
            <w:ins w:id="837" w:author="Claus" w:date="2018-12-14T11:41:00Z">
              <w:r>
                <w:rPr>
                  <w:i/>
                </w:rPr>
                <w:t>Samlevejledning</w:t>
              </w:r>
            </w:ins>
          </w:p>
        </w:tc>
        <w:tc>
          <w:tcPr>
            <w:tcW w:w="1956" w:type="dxa"/>
          </w:tcPr>
          <w:p w:rsidR="00984CD6" w:rsidRDefault="00984CD6" w:rsidP="00A43C50">
            <w:pPr>
              <w:rPr>
                <w:ins w:id="838" w:author="Claus" w:date="2018-12-14T11:41:00Z"/>
                <w:i/>
              </w:rPr>
            </w:pPr>
            <w:ins w:id="839" w:author="Claus" w:date="2018-12-14T11:41:00Z">
              <w:r>
                <w:rPr>
                  <w:i/>
                </w:rPr>
                <w:t>Faktura</w:t>
              </w:r>
            </w:ins>
            <w:ins w:id="840" w:author="Claus" w:date="2018-12-14T11:56:00Z">
              <w:r w:rsidR="0082141B">
                <w:rPr>
                  <w:i/>
                </w:rPr>
                <w:t>*</w:t>
              </w:r>
            </w:ins>
          </w:p>
        </w:tc>
        <w:tc>
          <w:tcPr>
            <w:tcW w:w="1956" w:type="dxa"/>
          </w:tcPr>
          <w:p w:rsidR="00984CD6" w:rsidRDefault="00984CD6" w:rsidP="00A43C50">
            <w:pPr>
              <w:rPr>
                <w:ins w:id="841" w:author="Claus" w:date="2018-12-14T11:41:00Z"/>
                <w:i/>
              </w:rPr>
            </w:pPr>
            <w:ins w:id="842" w:author="Claus" w:date="2018-12-14T11:41:00Z">
              <w:r>
                <w:rPr>
                  <w:i/>
                </w:rPr>
                <w:t>Plukliste</w:t>
              </w:r>
            </w:ins>
          </w:p>
        </w:tc>
      </w:tr>
      <w:tr w:rsidR="00984CD6" w:rsidTr="00A43C50">
        <w:trPr>
          <w:ins w:id="843" w:author="Claus" w:date="2018-12-14T11:41:00Z"/>
        </w:trPr>
        <w:tc>
          <w:tcPr>
            <w:tcW w:w="1955" w:type="dxa"/>
          </w:tcPr>
          <w:p w:rsidR="00984CD6" w:rsidRDefault="00984CD6" w:rsidP="00A43C50">
            <w:pPr>
              <w:rPr>
                <w:ins w:id="844" w:author="Claus" w:date="2018-12-14T11:41:00Z"/>
                <w:i/>
              </w:rPr>
            </w:pPr>
            <w:ins w:id="845" w:author="Claus" w:date="2018-12-14T11:41:00Z">
              <w:r>
                <w:rPr>
                  <w:i/>
                </w:rPr>
                <w:t>Fejl</w:t>
              </w:r>
            </w:ins>
            <w:ins w:id="846" w:author="Claus" w:date="2018-12-14T11:56:00Z">
              <w:r w:rsidR="0082141B">
                <w:rPr>
                  <w:i/>
                </w:rPr>
                <w:t>*</w:t>
              </w:r>
            </w:ins>
          </w:p>
        </w:tc>
        <w:tc>
          <w:tcPr>
            <w:tcW w:w="1955" w:type="dxa"/>
          </w:tcPr>
          <w:p w:rsidR="00984CD6" w:rsidRDefault="00984CD6" w:rsidP="00A43C50">
            <w:pPr>
              <w:rPr>
                <w:ins w:id="847" w:author="Claus" w:date="2018-12-14T11:41:00Z"/>
                <w:i/>
              </w:rPr>
            </w:pPr>
            <w:ins w:id="848" w:author="Claus" w:date="2018-12-14T11:41:00Z">
              <w:r>
                <w:rPr>
                  <w:i/>
                </w:rPr>
                <w:t>Ordrestatus</w:t>
              </w:r>
            </w:ins>
            <w:ins w:id="849" w:author="Claus" w:date="2018-12-14T11:56:00Z">
              <w:r w:rsidR="0082141B">
                <w:rPr>
                  <w:i/>
                </w:rPr>
                <w:t>*</w:t>
              </w:r>
            </w:ins>
          </w:p>
        </w:tc>
        <w:tc>
          <w:tcPr>
            <w:tcW w:w="1956" w:type="dxa"/>
          </w:tcPr>
          <w:p w:rsidR="00984CD6" w:rsidRDefault="00984CD6" w:rsidP="00A43C50">
            <w:pPr>
              <w:rPr>
                <w:ins w:id="850" w:author="Claus" w:date="2018-12-14T11:41:00Z"/>
                <w:i/>
              </w:rPr>
            </w:pPr>
            <w:ins w:id="851" w:author="Claus" w:date="2018-12-14T11:41:00Z">
              <w:r>
                <w:rPr>
                  <w:i/>
                </w:rPr>
                <w:t>Ordre</w:t>
              </w:r>
            </w:ins>
            <w:ins w:id="852" w:author="Claus" w:date="2018-12-14T11:56:00Z">
              <w:r w:rsidR="0082141B">
                <w:rPr>
                  <w:i/>
                </w:rPr>
                <w:t>*</w:t>
              </w:r>
            </w:ins>
          </w:p>
        </w:tc>
        <w:tc>
          <w:tcPr>
            <w:tcW w:w="1956" w:type="dxa"/>
          </w:tcPr>
          <w:p w:rsidR="00984CD6" w:rsidRDefault="00984CD6" w:rsidP="00A43C50">
            <w:pPr>
              <w:rPr>
                <w:ins w:id="853" w:author="Claus" w:date="2018-12-14T11:41:00Z"/>
                <w:i/>
              </w:rPr>
            </w:pPr>
            <w:ins w:id="854" w:author="Claus" w:date="2018-12-14T11:41:00Z">
              <w:r>
                <w:rPr>
                  <w:i/>
                </w:rPr>
                <w:t>Rem</w:t>
              </w:r>
            </w:ins>
          </w:p>
        </w:tc>
        <w:tc>
          <w:tcPr>
            <w:tcW w:w="1956" w:type="dxa"/>
          </w:tcPr>
          <w:p w:rsidR="00984CD6" w:rsidRDefault="00984CD6" w:rsidP="00A43C50">
            <w:pPr>
              <w:rPr>
                <w:ins w:id="855" w:author="Claus" w:date="2018-12-14T11:41:00Z"/>
                <w:i/>
              </w:rPr>
            </w:pPr>
            <w:ins w:id="856" w:author="Claus" w:date="2018-12-14T11:41:00Z">
              <w:r>
                <w:rPr>
                  <w:i/>
                </w:rPr>
                <w:t>Stolpe</w:t>
              </w:r>
            </w:ins>
          </w:p>
        </w:tc>
      </w:tr>
      <w:tr w:rsidR="00984CD6" w:rsidTr="00A43C50">
        <w:trPr>
          <w:ins w:id="857" w:author="Claus" w:date="2018-12-14T11:41:00Z"/>
        </w:trPr>
        <w:tc>
          <w:tcPr>
            <w:tcW w:w="1955" w:type="dxa"/>
          </w:tcPr>
          <w:p w:rsidR="00984CD6" w:rsidRDefault="00984CD6" w:rsidP="00A43C50">
            <w:pPr>
              <w:rPr>
                <w:ins w:id="858" w:author="Claus" w:date="2018-12-14T11:41:00Z"/>
                <w:i/>
              </w:rPr>
            </w:pPr>
            <w:ins w:id="859" w:author="Claus" w:date="2018-12-14T11:41:00Z">
              <w:r>
                <w:rPr>
                  <w:i/>
                </w:rPr>
                <w:t>Spær</w:t>
              </w:r>
            </w:ins>
          </w:p>
        </w:tc>
        <w:tc>
          <w:tcPr>
            <w:tcW w:w="1955" w:type="dxa"/>
          </w:tcPr>
          <w:p w:rsidR="00984CD6" w:rsidRDefault="00984CD6" w:rsidP="00A43C50">
            <w:pPr>
              <w:rPr>
                <w:ins w:id="860" w:author="Claus" w:date="2018-12-14T11:41:00Z"/>
                <w:i/>
              </w:rPr>
            </w:pPr>
            <w:ins w:id="861" w:author="Claus" w:date="2018-12-14T11:41:00Z">
              <w:r>
                <w:rPr>
                  <w:i/>
                </w:rPr>
                <w:t xml:space="preserve">Tag </w:t>
              </w:r>
            </w:ins>
          </w:p>
        </w:tc>
        <w:tc>
          <w:tcPr>
            <w:tcW w:w="1956" w:type="dxa"/>
          </w:tcPr>
          <w:p w:rsidR="00984CD6" w:rsidRDefault="00984CD6" w:rsidP="00A43C50">
            <w:pPr>
              <w:rPr>
                <w:ins w:id="862" w:author="Claus" w:date="2018-12-14T11:41:00Z"/>
                <w:i/>
              </w:rPr>
            </w:pPr>
            <w:ins w:id="863" w:author="Claus" w:date="2018-12-14T11:42:00Z">
              <w:r>
                <w:rPr>
                  <w:i/>
                </w:rPr>
                <w:t>Skur</w:t>
              </w:r>
            </w:ins>
          </w:p>
        </w:tc>
        <w:tc>
          <w:tcPr>
            <w:tcW w:w="1956" w:type="dxa"/>
          </w:tcPr>
          <w:p w:rsidR="00984CD6" w:rsidRDefault="00984CD6" w:rsidP="00A43C50">
            <w:pPr>
              <w:rPr>
                <w:ins w:id="864" w:author="Claus" w:date="2018-12-14T11:41:00Z"/>
                <w:i/>
              </w:rPr>
            </w:pPr>
            <w:ins w:id="865" w:author="Claus" w:date="2018-12-14T11:42:00Z">
              <w:r>
                <w:rPr>
                  <w:i/>
                </w:rPr>
                <w:t>Beslag</w:t>
              </w:r>
            </w:ins>
          </w:p>
        </w:tc>
        <w:tc>
          <w:tcPr>
            <w:tcW w:w="1956" w:type="dxa"/>
          </w:tcPr>
          <w:p w:rsidR="00984CD6" w:rsidRDefault="00984CD6" w:rsidP="00A43C50">
            <w:pPr>
              <w:rPr>
                <w:ins w:id="866" w:author="Claus" w:date="2018-12-14T11:41:00Z"/>
                <w:i/>
              </w:rPr>
            </w:pPr>
            <w:ins w:id="867" w:author="Claus" w:date="2018-12-14T11:42:00Z">
              <w:r>
                <w:rPr>
                  <w:i/>
                </w:rPr>
                <w:t>Gulv</w:t>
              </w:r>
            </w:ins>
          </w:p>
        </w:tc>
      </w:tr>
      <w:tr w:rsidR="00984CD6" w:rsidTr="00A43C50">
        <w:trPr>
          <w:ins w:id="868" w:author="Claus" w:date="2018-12-14T11:42:00Z"/>
        </w:trPr>
        <w:tc>
          <w:tcPr>
            <w:tcW w:w="1955" w:type="dxa"/>
          </w:tcPr>
          <w:p w:rsidR="00984CD6" w:rsidRDefault="00984CD6" w:rsidP="00A43C50">
            <w:pPr>
              <w:rPr>
                <w:ins w:id="869" w:author="Claus" w:date="2018-12-14T11:42:00Z"/>
                <w:i/>
              </w:rPr>
            </w:pPr>
            <w:ins w:id="870" w:author="Claus" w:date="2018-12-14T11:42:00Z">
              <w:r>
                <w:rPr>
                  <w:i/>
                </w:rPr>
                <w:t>Beklædning</w:t>
              </w:r>
            </w:ins>
          </w:p>
        </w:tc>
        <w:tc>
          <w:tcPr>
            <w:tcW w:w="1955" w:type="dxa"/>
          </w:tcPr>
          <w:p w:rsidR="00984CD6" w:rsidRDefault="00984CD6" w:rsidP="00A43C50">
            <w:pPr>
              <w:rPr>
                <w:ins w:id="871" w:author="Claus" w:date="2018-12-14T11:42:00Z"/>
                <w:i/>
              </w:rPr>
            </w:pPr>
            <w:ins w:id="872" w:author="Claus" w:date="2018-12-14T11:42:00Z">
              <w:r>
                <w:rPr>
                  <w:i/>
                </w:rPr>
                <w:t>Dør</w:t>
              </w:r>
            </w:ins>
          </w:p>
        </w:tc>
        <w:tc>
          <w:tcPr>
            <w:tcW w:w="1956" w:type="dxa"/>
          </w:tcPr>
          <w:p w:rsidR="00984CD6" w:rsidRDefault="00984CD6" w:rsidP="00A43C50">
            <w:pPr>
              <w:rPr>
                <w:ins w:id="873" w:author="Claus" w:date="2018-12-14T11:42:00Z"/>
                <w:i/>
              </w:rPr>
            </w:pPr>
            <w:ins w:id="874" w:author="Claus" w:date="2018-12-14T11:42:00Z">
              <w:r>
                <w:rPr>
                  <w:i/>
                </w:rPr>
                <w:t>Tilbehørspakke</w:t>
              </w:r>
            </w:ins>
          </w:p>
        </w:tc>
        <w:tc>
          <w:tcPr>
            <w:tcW w:w="1956" w:type="dxa"/>
          </w:tcPr>
          <w:p w:rsidR="00984CD6" w:rsidRDefault="00A1147E" w:rsidP="00A43C50">
            <w:pPr>
              <w:rPr>
                <w:ins w:id="875" w:author="Claus" w:date="2018-12-14T11:42:00Z"/>
                <w:i/>
              </w:rPr>
            </w:pPr>
            <w:ins w:id="876" w:author="Claus" w:date="2018-12-14T11:47:00Z">
              <w:r>
                <w:rPr>
                  <w:i/>
                </w:rPr>
                <w:t>Tømrer</w:t>
              </w:r>
            </w:ins>
          </w:p>
        </w:tc>
        <w:tc>
          <w:tcPr>
            <w:tcW w:w="1956" w:type="dxa"/>
          </w:tcPr>
          <w:p w:rsidR="00984CD6" w:rsidRDefault="00A1147E" w:rsidP="00A43C50">
            <w:pPr>
              <w:rPr>
                <w:ins w:id="877" w:author="Claus" w:date="2018-12-14T11:42:00Z"/>
                <w:i/>
              </w:rPr>
            </w:pPr>
            <w:ins w:id="878" w:author="Claus" w:date="2018-12-14T11:47:00Z">
              <w:r>
                <w:rPr>
                  <w:i/>
                </w:rPr>
                <w:t>Tilbud</w:t>
              </w:r>
            </w:ins>
          </w:p>
        </w:tc>
      </w:tr>
    </w:tbl>
    <w:p w:rsidR="00A1147E" w:rsidRDefault="00A1147E" w:rsidP="00A76C8B">
      <w:pPr>
        <w:rPr>
          <w:ins w:id="879" w:author="Claus" w:date="2018-12-14T11:50:00Z"/>
        </w:rPr>
      </w:pPr>
    </w:p>
    <w:p w:rsidR="00232D60" w:rsidRDefault="00A1147E" w:rsidP="00A76C8B">
      <w:pPr>
        <w:rPr>
          <w:ins w:id="880" w:author="Claus" w:date="2018-12-14T12:02:00Z"/>
        </w:rPr>
      </w:pPr>
      <w:ins w:id="881" w:author="Claus" w:date="2018-12-14T11:50:00Z">
        <w:r>
          <w:t>De fleste af disse kandidater er vist på domænemodellen nedenfor. Visse</w:t>
        </w:r>
      </w:ins>
      <w:ins w:id="882" w:author="Claus" w:date="2018-12-14T11:58:00Z">
        <w:r w:rsidR="0082141B">
          <w:t xml:space="preserve"> (markeret med *)</w:t>
        </w:r>
      </w:ins>
      <w:ins w:id="883" w:author="Claus" w:date="2018-12-14T11:50:00Z">
        <w:r>
          <w:t xml:space="preserve"> er udeladt, dels for</w:t>
        </w:r>
      </w:ins>
      <w:ins w:id="884" w:author="Claus" w:date="2018-12-14T11:57:00Z">
        <w:r w:rsidR="0082141B">
          <w:t>di de er beregninger</w:t>
        </w:r>
      </w:ins>
      <w:ins w:id="885" w:author="Claus" w:date="2018-12-14T11:51:00Z">
        <w:r>
          <w:t xml:space="preserve"> og dels fordi de tænkes at være attributter på andre kandidatklasser, f.eks. Ordrestatus, som snarere bliver til en s</w:t>
        </w:r>
        <w:r w:rsidR="001B2587">
          <w:t>tatus attribut på Ordre klassen</w:t>
        </w:r>
      </w:ins>
      <w:ins w:id="886" w:author="Claus" w:date="2018-12-15T12:25:00Z">
        <w:r w:rsidR="001B2587">
          <w:t xml:space="preserve"> og Des</w:t>
        </w:r>
      </w:ins>
      <w:ins w:id="887" w:author="Claus" w:date="2018-12-15T12:26:00Z">
        <w:r w:rsidR="001B2587">
          <w:t>ign, som i stedet er en række attributter på Forespørgsel-klassen.</w:t>
        </w:r>
      </w:ins>
    </w:p>
    <w:p w:rsidR="000A0755" w:rsidRDefault="008D1CB6" w:rsidP="000A0755">
      <w:pPr>
        <w:keepNext/>
        <w:rPr>
          <w:ins w:id="888" w:author="Claus" w:date="2018-12-15T12:41:00Z"/>
        </w:rPr>
        <w:pPrChange w:id="889" w:author="Claus" w:date="2018-12-15T12:41:00Z">
          <w:pPr/>
        </w:pPrChange>
      </w:pPr>
      <w:ins w:id="890" w:author="Claus" w:date="2018-12-13T16:15:00Z">
        <w:r>
          <w:rPr>
            <w:noProof/>
            <w:lang w:eastAsia="da-DK"/>
          </w:rPr>
          <w:lastRenderedPageBreak/>
          <w:drawing>
            <wp:inline distT="0" distB="0" distL="0" distR="0">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ins>
    </w:p>
    <w:p w:rsidR="000A0755" w:rsidRDefault="00C25F8E" w:rsidP="000A0755">
      <w:pPr>
        <w:pStyle w:val="Billedtekst"/>
        <w:rPr>
          <w:ins w:id="891" w:author="Claus" w:date="2018-12-18T12:10:00Z"/>
        </w:rPr>
        <w:pPrChange w:id="892" w:author="Claus" w:date="2018-12-15T12:41:00Z">
          <w:pPr/>
        </w:pPrChange>
      </w:pPr>
      <w:ins w:id="893" w:author="Claus" w:date="2018-12-15T12:41:00Z">
        <w:r>
          <w:t xml:space="preserve">Figur </w:t>
        </w:r>
        <w:r w:rsidR="000A0755">
          <w:fldChar w:fldCharType="begin"/>
        </w:r>
        <w:r>
          <w:instrText xml:space="preserve"> SEQ Figur \* ARABIC </w:instrText>
        </w:r>
      </w:ins>
      <w:r w:rsidR="000A0755">
        <w:fldChar w:fldCharType="separate"/>
      </w:r>
      <w:ins w:id="894" w:author="Claus" w:date="2018-12-19T12:08:00Z">
        <w:r w:rsidR="00F270DB">
          <w:rPr>
            <w:noProof/>
          </w:rPr>
          <w:t>4</w:t>
        </w:r>
      </w:ins>
      <w:ins w:id="895" w:author="Claus" w:date="2018-12-15T12:41:00Z">
        <w:r w:rsidR="000A0755">
          <w:fldChar w:fldCharType="end"/>
        </w:r>
        <w:r>
          <w:t xml:space="preserve"> – Domænemodel over problemområdet.</w:t>
        </w:r>
      </w:ins>
    </w:p>
    <w:p w:rsidR="00625AD4" w:rsidRPr="00625AD4" w:rsidRDefault="00625AD4" w:rsidP="00625AD4"/>
    <w:p w:rsidR="000A0755" w:rsidRDefault="00A43C50" w:rsidP="000A0755">
      <w:pPr>
        <w:rPr>
          <w:ins w:id="896" w:author="Claus" w:date="2018-12-14T15:46:00Z"/>
        </w:rPr>
        <w:pPrChange w:id="897" w:author="Claus" w:date="2018-12-14T15:43:00Z">
          <w:pPr>
            <w:pStyle w:val="Overskrift1"/>
          </w:pPr>
        </w:pPrChange>
      </w:pPr>
      <w:ins w:id="898" w:author="Claus" w:date="2018-12-14T15:43:00Z">
        <w:r>
          <w:t xml:space="preserve">Domænemodellen skal skabe et overblik over problemområdet og skal ikke være et udtryk for endelige designklasser. </w:t>
        </w:r>
      </w:ins>
      <w:ins w:id="899" w:author="Claus" w:date="2018-12-14T15:44:00Z">
        <w:r>
          <w:t>Det er meningen</w:t>
        </w:r>
      </w:ins>
      <w:ins w:id="900" w:author="Claus" w:date="2018-12-19T15:54:00Z">
        <w:r w:rsidR="00E504E3">
          <w:t>,</w:t>
        </w:r>
      </w:ins>
      <w:ins w:id="901" w:author="Claus" w:date="2018-12-14T15:44:00Z">
        <w:r>
          <w:t xml:space="preserve"> at den skal illustrere den forståede opfattelse af det område, softwaren skal løse et problem i. Således er den et udgangspunkt for videre diskussion </w:t>
        </w:r>
      </w:ins>
      <w:ins w:id="902" w:author="Claus" w:date="2018-12-14T15:45:00Z">
        <w:r>
          <w:t>og forfinelse mod det første design-klasse diagram og databasen. Begge disse forfines i iterationer gennem hele udviklingsprocessen.</w:t>
        </w:r>
      </w:ins>
    </w:p>
    <w:p w:rsidR="000A0755" w:rsidRDefault="00A43C50" w:rsidP="000A0755">
      <w:pPr>
        <w:rPr>
          <w:ins w:id="903" w:author="Claus" w:date="2018-12-14T15:58:00Z"/>
        </w:rPr>
        <w:pPrChange w:id="904" w:author="Claus" w:date="2018-12-14T15:43:00Z">
          <w:pPr>
            <w:pStyle w:val="Overskrift1"/>
          </w:pPr>
        </w:pPrChange>
      </w:pPr>
      <w:ins w:id="905" w:author="Claus" w:date="2018-12-14T15:46:00Z">
        <w:r>
          <w:t xml:space="preserve">Scrum processen har </w:t>
        </w:r>
      </w:ins>
      <w:ins w:id="906" w:author="Claus" w:date="2018-12-14T15:47:00Z">
        <w:r>
          <w:t xml:space="preserve">bl.a. </w:t>
        </w:r>
      </w:ins>
      <w:ins w:id="907" w:author="Claus" w:date="2018-12-14T15:46:00Z">
        <w:r>
          <w:t xml:space="preserve">til formål, sammen med kunden, at identificere de </w:t>
        </w:r>
      </w:ins>
      <w:ins w:id="908" w:author="Claus" w:date="2018-12-14T15:47:00Z">
        <w:r>
          <w:t>user stories</w:t>
        </w:r>
      </w:ins>
      <w:ins w:id="909" w:author="Claus" w:date="2018-12-19T15:55:00Z">
        <w:r w:rsidR="00E504E3">
          <w:t>,</w:t>
        </w:r>
      </w:ins>
      <w:ins w:id="910" w:author="Claus" w:date="2018-12-14T15:47:00Z">
        <w:r>
          <w:t xml:space="preserve"> der giver mest værdi for kunden</w:t>
        </w:r>
      </w:ins>
      <w:ins w:id="911" w:author="Claus" w:date="2018-12-19T15:55:00Z">
        <w:r w:rsidR="00E504E3">
          <w:t>,</w:t>
        </w:r>
      </w:ins>
      <w:ins w:id="912" w:author="Claus" w:date="2018-12-14T15:47:00Z">
        <w:r>
          <w:t xml:space="preserve"> således at disse kan udvikles først. Det</w:t>
        </w:r>
      </w:ins>
      <w:ins w:id="913" w:author="Claus" w:date="2018-12-19T14:22:00Z">
        <w:r w:rsidR="002D67EF">
          <w:t>te</w:t>
        </w:r>
      </w:ins>
      <w:ins w:id="914" w:author="Claus" w:date="2018-12-14T15:47:00Z">
        <w:r>
          <w:t xml:space="preserve"> vil også medføre nye krav efterhånden som del-systemer </w:t>
        </w:r>
      </w:ins>
      <w:ins w:id="915" w:author="Claus" w:date="2018-12-14T15:48:00Z">
        <w:r>
          <w:t xml:space="preserve">bliver færdige. Således skal man ikke forsøge at afdække alle behov fra starten (vandfaldsmodellen), da disse er foranderlige. </w:t>
        </w:r>
      </w:ins>
    </w:p>
    <w:p w:rsidR="000A0755" w:rsidRDefault="00BB5B5C" w:rsidP="000A0755">
      <w:pPr>
        <w:rPr>
          <w:ins w:id="916" w:author="Claus" w:date="2018-12-14T15:58:00Z"/>
        </w:rPr>
        <w:pPrChange w:id="917" w:author="Claus" w:date="2018-12-14T15:43:00Z">
          <w:pPr>
            <w:pStyle w:val="Overskrift1"/>
          </w:pPr>
        </w:pPrChange>
      </w:pPr>
      <w:ins w:id="918" w:author="Claus" w:date="2018-12-14T15:58:00Z">
        <w:r>
          <w:lastRenderedPageBreak/>
          <w:t>For at kunne udvikle de user stories, der giver mest værdi, bliver databasen også udviklet iterativt. Således havde vores første ER diagram blot 2 tabeller.</w:t>
        </w:r>
      </w:ins>
    </w:p>
    <w:p w:rsidR="000A0755" w:rsidRDefault="008D1CB6" w:rsidP="000A0755">
      <w:pPr>
        <w:keepNext/>
        <w:rPr>
          <w:ins w:id="919" w:author="Claus" w:date="2018-12-15T12:42:00Z"/>
        </w:rPr>
        <w:pPrChange w:id="920" w:author="Claus" w:date="2018-12-15T12:42:00Z">
          <w:pPr/>
        </w:pPrChange>
      </w:pPr>
      <w:ins w:id="921" w:author="Claus" w:date="2018-12-14T15:59:00Z">
        <w:r>
          <w:rPr>
            <w:noProof/>
            <w:lang w:eastAsia="da-DK"/>
          </w:rPr>
          <w:drawing>
            <wp:inline distT="0" distB="0" distL="0" distR="0">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3" cstate="print"/>
                      <a:stretch>
                        <a:fillRect/>
                      </a:stretch>
                    </pic:blipFill>
                    <pic:spPr>
                      <a:xfrm>
                        <a:off x="0" y="0"/>
                        <a:ext cx="1270556" cy="2442206"/>
                      </a:xfrm>
                      <a:prstGeom prst="rect">
                        <a:avLst/>
                      </a:prstGeom>
                    </pic:spPr>
                  </pic:pic>
                </a:graphicData>
              </a:graphic>
            </wp:inline>
          </w:drawing>
        </w:r>
      </w:ins>
    </w:p>
    <w:p w:rsidR="000A0755" w:rsidRDefault="00C25F8E" w:rsidP="000A0755">
      <w:pPr>
        <w:pStyle w:val="Billedtekst"/>
        <w:rPr>
          <w:ins w:id="922" w:author="Claus" w:date="2018-12-14T16:00:00Z"/>
        </w:rPr>
        <w:pPrChange w:id="923" w:author="Claus" w:date="2018-12-15T12:42:00Z">
          <w:pPr>
            <w:pStyle w:val="Overskrift1"/>
          </w:pPr>
        </w:pPrChange>
      </w:pPr>
      <w:ins w:id="924" w:author="Claus" w:date="2018-12-15T12:42:00Z">
        <w:r>
          <w:t xml:space="preserve">Figur </w:t>
        </w:r>
        <w:r w:rsidR="000A0755">
          <w:fldChar w:fldCharType="begin"/>
        </w:r>
        <w:r>
          <w:instrText xml:space="preserve"> SEQ Figur \* ARABIC </w:instrText>
        </w:r>
      </w:ins>
      <w:r w:rsidR="000A0755">
        <w:fldChar w:fldCharType="separate"/>
      </w:r>
      <w:ins w:id="925" w:author="Claus" w:date="2018-12-19T12:08:00Z">
        <w:r w:rsidR="00F270DB">
          <w:rPr>
            <w:noProof/>
          </w:rPr>
          <w:t>5</w:t>
        </w:r>
      </w:ins>
      <w:ins w:id="926" w:author="Claus" w:date="2018-12-15T12:42:00Z">
        <w:r w:rsidR="000A0755">
          <w:fldChar w:fldCharType="end"/>
        </w:r>
        <w:r>
          <w:t xml:space="preserve"> – Databasens første layout</w:t>
        </w:r>
      </w:ins>
      <w:ins w:id="927" w:author="Claus" w:date="2018-12-15T12:43:00Z">
        <w:r>
          <w:t>.</w:t>
        </w:r>
      </w:ins>
    </w:p>
    <w:p w:rsidR="000A0755" w:rsidRDefault="00BB5B5C" w:rsidP="000A0755">
      <w:pPr>
        <w:rPr>
          <w:ins w:id="928" w:author="Claus" w:date="2018-12-16T11:27:00Z"/>
        </w:rPr>
        <w:pPrChange w:id="929" w:author="Claus" w:date="2018-12-16T11:27:00Z">
          <w:pPr>
            <w:keepNext/>
          </w:pPr>
        </w:pPrChange>
      </w:pPr>
      <w:ins w:id="930" w:author="Claus" w:date="2018-12-14T16:02:00Z">
        <w:r>
          <w:t>Af det beskedne design kan man udlede</w:t>
        </w:r>
      </w:ins>
      <w:ins w:id="931" w:author="Claus" w:date="2018-12-19T15:56:00Z">
        <w:r w:rsidR="00E504E3">
          <w:t>,</w:t>
        </w:r>
      </w:ins>
      <w:ins w:id="932" w:author="Claus" w:date="2018-12-14T16:02:00Z">
        <w:r>
          <w:t xml:space="preserve"> at entiteterne rem, stolpe, skur, tag mv. er samlet i en ny entitet; Vare. For at skelne mellem diverse varer og deres brug, er</w:t>
        </w:r>
      </w:ins>
      <w:ins w:id="933" w:author="Claus" w:date="2018-12-19T15:56:00Z">
        <w:r w:rsidR="00E504E3">
          <w:t xml:space="preserve"> der</w:t>
        </w:r>
      </w:ins>
      <w:ins w:id="934" w:author="Claus" w:date="2018-12-14T16:02:00Z">
        <w:r>
          <w:t xml:space="preserve"> indført en relation til </w:t>
        </w:r>
      </w:ins>
      <w:ins w:id="935" w:author="Claus" w:date="2018-12-14T16:03:00Z">
        <w:r>
          <w:t xml:space="preserve">tabel med typer; </w:t>
        </w:r>
      </w:ins>
      <w:ins w:id="936" w:author="Claus" w:date="2018-12-14T16:02:00Z">
        <w:r>
          <w:t>Varetype</w:t>
        </w:r>
      </w:ins>
      <w:ins w:id="937" w:author="Claus" w:date="2018-12-14T16:03:00Z">
        <w:r>
          <w:t>.</w:t>
        </w:r>
      </w:ins>
    </w:p>
    <w:p w:rsidR="000A0755" w:rsidRDefault="00BB5B5C" w:rsidP="000A0755">
      <w:pPr>
        <w:rPr>
          <w:ins w:id="938" w:author="Claus" w:date="2018-12-15T15:42:00Z"/>
        </w:rPr>
        <w:pPrChange w:id="939" w:author="Claus" w:date="2018-12-16T11:27:00Z">
          <w:pPr>
            <w:keepNext/>
          </w:pPr>
        </w:pPrChange>
      </w:pPr>
      <w:ins w:id="940" w:author="Claus" w:date="2018-12-14T16:00:00Z">
        <w:r>
          <w:t>Siden er vores database blevet udvidet</w:t>
        </w:r>
      </w:ins>
      <w:ins w:id="941" w:author="Claus" w:date="2018-12-19T15:56:00Z">
        <w:r w:rsidR="00E504E3">
          <w:t>,</w:t>
        </w:r>
      </w:ins>
      <w:ins w:id="942" w:author="Claus" w:date="2018-12-14T16:00:00Z">
        <w:r>
          <w:t xml:space="preserve"> i takt med </w:t>
        </w:r>
      </w:ins>
      <w:ins w:id="943" w:author="Claus" w:date="2018-12-19T15:56:00Z">
        <w:r w:rsidR="00E504E3">
          <w:t xml:space="preserve">at </w:t>
        </w:r>
      </w:ins>
      <w:ins w:id="944" w:author="Claus" w:date="2018-12-14T16:00:00Z">
        <w:r>
          <w:t xml:space="preserve">flere user stories er lagt i sprints. Af tidsmæssige årsager er vi ikke blevet færdige med at udvikle på vores database. </w:t>
        </w:r>
      </w:ins>
      <w:ins w:id="945" w:author="Claus" w:date="2018-12-14T16:01:00Z">
        <w:r>
          <w:t>Der henstår bl.a. at binde kunden til en carport forespørgsel, idet en carport forespørgsel altid in</w:t>
        </w:r>
      </w:ins>
      <w:ins w:id="946" w:author="Claus" w:date="2018-12-19T15:57:00Z">
        <w:r w:rsidR="00E504E3">
          <w:t>i</w:t>
        </w:r>
      </w:ins>
      <w:ins w:id="947" w:author="Claus" w:date="2018-12-14T16:01:00Z">
        <w:r>
          <w:t>tieres af en kunde og slutteligt, formentlig, skal sendes til denne.</w:t>
        </w:r>
      </w:ins>
      <w:commentRangeStart w:id="948"/>
      <w:ins w:id="949" w:author="Claus" w:date="2018-12-14T16:04:00Z">
        <w:r>
          <w:t xml:space="preserve"> Databasens layout er også skiftet fra dansk til engelsk, som led i en omfattende ny navngivning af vores klasser. </w:t>
        </w:r>
      </w:ins>
      <w:commentRangeEnd w:id="948"/>
    </w:p>
    <w:p w:rsidR="00C25F8E" w:rsidRDefault="00BB5B5C" w:rsidP="00C25F8E">
      <w:pPr>
        <w:keepNext/>
        <w:rPr>
          <w:ins w:id="950" w:author="Claus" w:date="2018-12-15T12:43:00Z"/>
        </w:rPr>
      </w:pPr>
      <w:ins w:id="951" w:author="Claus" w:date="2018-12-14T16:05:00Z">
        <w:r>
          <w:rPr>
            <w:rStyle w:val="Kommentarhenvisning"/>
          </w:rPr>
          <w:lastRenderedPageBreak/>
          <w:commentReference w:id="948"/>
        </w:r>
      </w:ins>
      <w:ins w:id="952" w:author="Claus" w:date="2018-12-15T15:42:00Z">
        <w:r w:rsidR="008D1CB6">
          <w:rPr>
            <w:noProof/>
            <w:lang w:eastAsia="da-DK"/>
          </w:rPr>
          <w:drawing>
            <wp:inline distT="0" distB="0" distL="0" distR="0">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4" cstate="print"/>
                      <a:stretch>
                        <a:fillRect/>
                      </a:stretch>
                    </pic:blipFill>
                    <pic:spPr>
                      <a:xfrm>
                        <a:off x="0" y="0"/>
                        <a:ext cx="5601491" cy="4377853"/>
                      </a:xfrm>
                      <a:prstGeom prst="rect">
                        <a:avLst/>
                      </a:prstGeom>
                    </pic:spPr>
                  </pic:pic>
                </a:graphicData>
              </a:graphic>
            </wp:inline>
          </w:drawing>
        </w:r>
      </w:ins>
    </w:p>
    <w:p w:rsidR="000A0755" w:rsidRDefault="00C25F8E" w:rsidP="000A0755">
      <w:pPr>
        <w:pStyle w:val="Billedtekst"/>
        <w:rPr>
          <w:ins w:id="953" w:author="Claus" w:date="2018-12-14T16:05:00Z"/>
        </w:rPr>
        <w:pPrChange w:id="954" w:author="Claus" w:date="2018-12-15T12:43:00Z">
          <w:pPr/>
        </w:pPrChange>
      </w:pPr>
      <w:ins w:id="955" w:author="Claus" w:date="2018-12-15T12:43:00Z">
        <w:r>
          <w:t xml:space="preserve">Figur </w:t>
        </w:r>
        <w:r w:rsidR="000A0755">
          <w:fldChar w:fldCharType="begin"/>
        </w:r>
        <w:r>
          <w:instrText xml:space="preserve"> SEQ Figur \* ARABIC </w:instrText>
        </w:r>
      </w:ins>
      <w:r w:rsidR="000A0755">
        <w:fldChar w:fldCharType="separate"/>
      </w:r>
      <w:ins w:id="956" w:author="Claus" w:date="2018-12-19T12:08:00Z">
        <w:r w:rsidR="00F270DB">
          <w:rPr>
            <w:noProof/>
          </w:rPr>
          <w:t>6</w:t>
        </w:r>
      </w:ins>
      <w:ins w:id="957" w:author="Claus" w:date="2018-12-15T12:43:00Z">
        <w:r w:rsidR="000A0755">
          <w:fldChar w:fldCharType="end"/>
        </w:r>
        <w:r>
          <w:t xml:space="preserve"> – Databasen er udviklet iterativt gennem Scrum Sprints, navne er skiftet fra dansk til engelsk.</w:t>
        </w:r>
      </w:ins>
    </w:p>
    <w:p w:rsidR="000A0755" w:rsidRDefault="00BB5B5C" w:rsidP="000A0755">
      <w:pPr>
        <w:rPr>
          <w:ins w:id="958" w:author="Claus" w:date="2018-12-15T13:51:00Z"/>
        </w:rPr>
        <w:pPrChange w:id="959" w:author="Claus" w:date="2018-12-14T15:43:00Z">
          <w:pPr>
            <w:pStyle w:val="Overskrift1"/>
          </w:pPr>
        </w:pPrChange>
      </w:pPr>
      <w:ins w:id="960" w:author="Claus" w:date="2018-12-14T16:06:00Z">
        <w:r>
          <w:t>Af det seneste ER diagram ses, at enkelte af domænemodellens klassekandi</w:t>
        </w:r>
      </w:ins>
      <w:ins w:id="961" w:author="Claus" w:date="2018-12-14T16:07:00Z">
        <w:r>
          <w:t>dater har fundet vej til databasen. Andre er blevet til attributter på entiteterne, f.eks. ’Design’, som reelt blo</w:t>
        </w:r>
        <w:r w:rsidR="005609D4">
          <w:t>t er</w:t>
        </w:r>
      </w:ins>
      <w:ins w:id="962" w:author="Claus" w:date="2018-12-14T16:10:00Z">
        <w:r w:rsidR="005609D4">
          <w:t xml:space="preserve"> længde, højde</w:t>
        </w:r>
      </w:ins>
      <w:ins w:id="963" w:author="Claus" w:date="2018-12-14T16:11:00Z">
        <w:r w:rsidR="005609D4">
          <w:t xml:space="preserve"> og</w:t>
        </w:r>
      </w:ins>
      <w:ins w:id="964" w:author="Claus" w:date="2018-12-14T16:10:00Z">
        <w:r w:rsidR="005609D4">
          <w:t xml:space="preserve"> hældning</w:t>
        </w:r>
      </w:ins>
      <w:ins w:id="965" w:author="Claus" w:date="2018-12-14T16:11:00Z">
        <w:r w:rsidR="005609D4">
          <w:t xml:space="preserve"> på carportforespørgslen samt valget af skur </w:t>
        </w:r>
      </w:ins>
      <w:ins w:id="966" w:author="Claus" w:date="2018-12-14T16:44:00Z">
        <w:r w:rsidR="0020484B">
          <w:t xml:space="preserve">og </w:t>
        </w:r>
      </w:ins>
      <w:ins w:id="967" w:author="Claus" w:date="2018-12-14T16:11:00Z">
        <w:r w:rsidR="005609D4">
          <w:t>tagtype.</w:t>
        </w:r>
      </w:ins>
      <w:ins w:id="968" w:author="Claus" w:date="2018-12-14T15:49:00Z">
        <w:r w:rsidR="00A43C50">
          <w:t xml:space="preserve"> </w:t>
        </w:r>
      </w:ins>
    </w:p>
    <w:p w:rsidR="000A0755" w:rsidRDefault="00AE588F" w:rsidP="000A0755">
      <w:pPr>
        <w:pStyle w:val="Overskrift2"/>
        <w:rPr>
          <w:ins w:id="969" w:author="Claus" w:date="2018-12-15T13:52:00Z"/>
        </w:rPr>
        <w:pPrChange w:id="970" w:author="Claus" w:date="2018-12-15T13:52:00Z">
          <w:pPr>
            <w:pStyle w:val="Overskrift1"/>
          </w:pPr>
        </w:pPrChange>
      </w:pPr>
      <w:ins w:id="971" w:author="Claus" w:date="2018-12-15T13:52:00Z">
        <w:r>
          <w:t>Tabellerne.</w:t>
        </w:r>
      </w:ins>
    </w:p>
    <w:p w:rsidR="000A0755" w:rsidRDefault="00AE588F" w:rsidP="000A0755">
      <w:pPr>
        <w:rPr>
          <w:ins w:id="972" w:author="Claus" w:date="2018-12-15T13:53:00Z"/>
        </w:rPr>
        <w:pPrChange w:id="973" w:author="Claus" w:date="2018-12-15T13:52:00Z">
          <w:pPr>
            <w:pStyle w:val="Overskrift1"/>
          </w:pPr>
        </w:pPrChange>
      </w:pPr>
      <w:ins w:id="974" w:author="Claus" w:date="2018-12-15T13:53:00Z">
        <w:r>
          <w:t>Her følger en beskrivelse af de oprettede tabeller.</w:t>
        </w:r>
      </w:ins>
    </w:p>
    <w:tbl>
      <w:tblPr>
        <w:tblStyle w:val="Lysliste-markeringsfarve11"/>
        <w:tblW w:w="0" w:type="auto"/>
        <w:tblLook w:val="04A0"/>
        <w:tblPrChange w:id="975" w:author="Claus" w:date="2018-12-15T13:55:00Z">
          <w:tblPr>
            <w:tblStyle w:val="Tabel-Gitter"/>
            <w:tblW w:w="0" w:type="auto"/>
            <w:tblLook w:val="04A0"/>
          </w:tblPr>
        </w:tblPrChange>
      </w:tblPr>
      <w:tblGrid>
        <w:gridCol w:w="1926"/>
        <w:gridCol w:w="8036"/>
        <w:tblGridChange w:id="976">
          <w:tblGrid>
            <w:gridCol w:w="1926"/>
            <w:gridCol w:w="3017"/>
            <w:gridCol w:w="4943"/>
            <w:gridCol w:w="76"/>
          </w:tblGrid>
        </w:tblGridChange>
      </w:tblGrid>
      <w:tr w:rsidR="00AE588F" w:rsidTr="00AE588F">
        <w:trPr>
          <w:cnfStyle w:val="100000000000"/>
          <w:ins w:id="977" w:author="Claus" w:date="2018-12-15T13:53:00Z"/>
          <w:trPrChange w:id="978" w:author="Claus" w:date="2018-12-15T13:55:00Z">
            <w:trPr>
              <w:gridAfter w:val="0"/>
            </w:trPr>
          </w:trPrChange>
        </w:trPr>
        <w:tc>
          <w:tcPr>
            <w:cnfStyle w:val="001000000000"/>
            <w:tcW w:w="1809" w:type="dxa"/>
            <w:tcPrChange w:id="979" w:author="Claus" w:date="2018-12-15T13:55:00Z">
              <w:tcPr>
                <w:tcW w:w="4943" w:type="dxa"/>
                <w:gridSpan w:val="2"/>
              </w:tcPr>
            </w:tcPrChange>
          </w:tcPr>
          <w:p w:rsidR="00AE588F" w:rsidRDefault="00AE588F" w:rsidP="00AE588F">
            <w:pPr>
              <w:cnfStyle w:val="101000000000"/>
              <w:rPr>
                <w:ins w:id="980" w:author="Claus" w:date="2018-12-15T13:53:00Z"/>
              </w:rPr>
            </w:pPr>
            <w:ins w:id="981" w:author="Claus" w:date="2018-12-15T13:53:00Z">
              <w:r>
                <w:t>Navn</w:t>
              </w:r>
            </w:ins>
          </w:p>
        </w:tc>
        <w:tc>
          <w:tcPr>
            <w:tcW w:w="8077" w:type="dxa"/>
            <w:tcPrChange w:id="982" w:author="Claus" w:date="2018-12-15T13:55:00Z">
              <w:tcPr>
                <w:tcW w:w="4943" w:type="dxa"/>
              </w:tcPr>
            </w:tcPrChange>
          </w:tcPr>
          <w:p w:rsidR="00AE588F" w:rsidRDefault="00AE588F" w:rsidP="00AE588F">
            <w:pPr>
              <w:cnfStyle w:val="100000000000"/>
              <w:rPr>
                <w:ins w:id="983" w:author="Claus" w:date="2018-12-15T13:53:00Z"/>
              </w:rPr>
            </w:pPr>
            <w:ins w:id="984" w:author="Claus" w:date="2018-12-15T13:53:00Z">
              <w:r>
                <w:t xml:space="preserve">Beskrivelse </w:t>
              </w:r>
            </w:ins>
          </w:p>
        </w:tc>
      </w:tr>
      <w:tr w:rsidR="00AE588F" w:rsidTr="00AE588F">
        <w:tblPrEx>
          <w:tblPrExChange w:id="985" w:author="Claus" w:date="2018-12-15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PrEx>
          </w:tblPrExChange>
        </w:tblPrEx>
        <w:trPr>
          <w:cnfStyle w:val="000000100000"/>
          <w:ins w:id="986" w:author="Claus" w:date="2018-12-15T13:53:00Z"/>
          <w:trPrChange w:id="987" w:author="Claus" w:date="2018-12-15T13:55:00Z">
            <w:trPr>
              <w:gridAfter w:val="0"/>
            </w:trPr>
          </w:trPrChange>
        </w:trPr>
        <w:tc>
          <w:tcPr>
            <w:cnfStyle w:val="001000000000"/>
            <w:tcW w:w="1809" w:type="dxa"/>
            <w:tcPrChange w:id="988" w:author="Claus" w:date="2018-12-15T13:55:00Z">
              <w:tcPr>
                <w:tcW w:w="4943" w:type="dxa"/>
                <w:gridSpan w:val="2"/>
              </w:tcPr>
            </w:tcPrChange>
          </w:tcPr>
          <w:p w:rsidR="00AE588F" w:rsidRDefault="00AE588F" w:rsidP="00AE588F">
            <w:pPr>
              <w:cnfStyle w:val="001000100000"/>
              <w:rPr>
                <w:ins w:id="989" w:author="Claus" w:date="2018-12-15T13:53:00Z"/>
              </w:rPr>
            </w:pPr>
            <w:ins w:id="990" w:author="Claus" w:date="2018-12-15T13:54:00Z">
              <w:r>
                <w:t>Users</w:t>
              </w:r>
            </w:ins>
          </w:p>
        </w:tc>
        <w:tc>
          <w:tcPr>
            <w:tcW w:w="8077" w:type="dxa"/>
            <w:tcPrChange w:id="991" w:author="Claus" w:date="2018-12-15T13:55:00Z">
              <w:tcPr>
                <w:tcW w:w="4943" w:type="dxa"/>
              </w:tcPr>
            </w:tcPrChange>
          </w:tcPr>
          <w:p w:rsidR="00AE588F" w:rsidRDefault="00AE588F" w:rsidP="00AE588F">
            <w:pPr>
              <w:cnfStyle w:val="000000100000"/>
              <w:rPr>
                <w:ins w:id="992" w:author="Claus" w:date="2018-12-15T14:19:00Z"/>
              </w:rPr>
            </w:pPr>
            <w:ins w:id="993" w:author="Claus" w:date="2018-12-15T13:54:00Z">
              <w:r>
                <w:t xml:space="preserve">Lagrer information om brugerne. </w:t>
              </w:r>
            </w:ins>
            <w:ins w:id="994" w:author="Claus" w:date="2018-12-15T13:56:00Z">
              <w:r>
                <w:t>V</w:t>
              </w:r>
            </w:ins>
            <w:ins w:id="995" w:author="Claus" w:date="2018-12-15T13:54:00Z">
              <w:r>
                <w:t xml:space="preserve">i har </w:t>
              </w:r>
            </w:ins>
            <w:ins w:id="996" w:author="Claus" w:date="2018-12-15T13:56:00Z">
              <w:r>
                <w:t xml:space="preserve">her </w:t>
              </w:r>
            </w:ins>
            <w:ins w:id="997" w:author="Claus" w:date="2018-12-15T13:54:00Z">
              <w:r>
                <w:t xml:space="preserve">overvejet datatypen for </w:t>
              </w:r>
            </w:ins>
            <w:ins w:id="998" w:author="Claus" w:date="2018-12-15T14:19:00Z">
              <w:r w:rsidR="00B94349">
                <w:t>zip (</w:t>
              </w:r>
            </w:ins>
            <w:ins w:id="999" w:author="Claus" w:date="2018-12-15T13:54:00Z">
              <w:r>
                <w:t>postnumre</w:t>
              </w:r>
            </w:ins>
            <w:ins w:id="1000" w:author="Claus" w:date="2018-12-15T14:19:00Z">
              <w:r w:rsidR="00B94349">
                <w:t>)</w:t>
              </w:r>
            </w:ins>
            <w:ins w:id="1001" w:author="Claus" w:date="2018-12-15T13:54:00Z">
              <w:r>
                <w:t>, idet der b</w:t>
              </w:r>
            </w:ins>
            <w:ins w:id="1002" w:author="Claus" w:date="2018-12-15T13:55:00Z">
              <w:r>
                <w:t>lot er behov for a</w:t>
              </w:r>
              <w:r w:rsidR="00DF2682">
                <w:t xml:space="preserve">t kunne lagre værdier </w:t>
              </w:r>
            </w:ins>
            <w:ins w:id="1003" w:author="Claus" w:date="2018-12-15T14:07:00Z">
              <w:r w:rsidR="00DF2682">
                <w:t xml:space="preserve">&lt; 10000. For at lagre 9999 kræves 14 bits. Oprundet til 2 bytes kan MySql lagre dette som </w:t>
              </w:r>
            </w:ins>
            <w:ins w:id="1004" w:author="Claus" w:date="2018-12-15T14:08:00Z">
              <w:r w:rsidR="00DF2682">
                <w:t>en smallint.</w:t>
              </w:r>
            </w:ins>
          </w:p>
          <w:p w:rsidR="00AE588F" w:rsidRDefault="00B94349" w:rsidP="00B94349">
            <w:pPr>
              <w:cnfStyle w:val="000000100000"/>
              <w:rPr>
                <w:ins w:id="1005" w:author="Claus" w:date="2018-12-16T11:29:00Z"/>
              </w:rPr>
            </w:pPr>
            <w:ins w:id="1006" w:author="Claus" w:date="2018-12-15T14:19:00Z">
              <w:r>
                <w:t>Zip er fremmednøgle og refererer til primærnøglen i tabellen Zipcodes.</w:t>
              </w:r>
            </w:ins>
          </w:p>
          <w:p w:rsidR="000A0755" w:rsidRDefault="003961D3" w:rsidP="00E504E3">
            <w:pPr>
              <w:cnfStyle w:val="000000100000"/>
              <w:rPr>
                <w:ins w:id="1007" w:author="Claus" w:date="2018-12-15T13:53:00Z"/>
              </w:rPr>
              <w:pPrChange w:id="1008" w:author="Claus" w:date="2018-12-19T15:58:00Z">
                <w:pPr>
                  <w:spacing w:after="200" w:line="276" w:lineRule="auto"/>
                  <w:cnfStyle w:val="000000100000"/>
                </w:pPr>
              </w:pPrChange>
            </w:pPr>
            <w:ins w:id="1009" w:author="Claus" w:date="2018-12-16T11:29:00Z">
              <w:r>
                <w:t>Email er unik</w:t>
              </w:r>
            </w:ins>
            <w:ins w:id="1010" w:author="Claus" w:date="2018-12-16T12:13:00Z">
              <w:r w:rsidR="00203507">
                <w:t xml:space="preserve"> og kunne som sådan have været en primær nøgle. Vi har dog valgt en surrogat nøgle</w:t>
              </w:r>
            </w:ins>
            <w:ins w:id="1011" w:author="Claus" w:date="2018-12-19T15:58:00Z">
              <w:r w:rsidR="00E504E3">
                <w:t>,</w:t>
              </w:r>
            </w:ins>
            <w:ins w:id="1012" w:author="Claus" w:date="2018-12-16T12:13:00Z">
              <w:r w:rsidR="00203507">
                <w:t xml:space="preserve"> fordi </w:t>
              </w:r>
            </w:ins>
            <w:ins w:id="1013" w:author="Claus" w:date="2018-12-16T12:14:00Z">
              <w:r w:rsidR="00203507">
                <w:t>en nøgle</w:t>
              </w:r>
            </w:ins>
            <w:ins w:id="1014" w:author="Claus" w:date="2018-12-16T12:16:00Z">
              <w:r w:rsidR="00203507">
                <w:t xml:space="preserve"> skal</w:t>
              </w:r>
            </w:ins>
            <w:ins w:id="1015" w:author="Claus" w:date="2018-12-16T12:14:00Z">
              <w:r w:rsidR="00203507">
                <w:t xml:space="preserve"> identificere rækken og ikke ændres med tiden. E</w:t>
              </w:r>
            </w:ins>
            <w:ins w:id="1016" w:author="Claus" w:date="2018-12-16T12:15:00Z">
              <w:r w:rsidR="00203507">
                <w:t>n ændring af e</w:t>
              </w:r>
            </w:ins>
            <w:ins w:id="1017" w:author="Claus" w:date="2018-12-19T15:58:00Z">
              <w:r w:rsidR="00E504E3">
                <w:t>-</w:t>
              </w:r>
            </w:ins>
            <w:ins w:id="1018" w:author="Claus" w:date="2018-12-16T12:15:00Z">
              <w:r w:rsidR="00203507">
                <w:t>mail</w:t>
              </w:r>
            </w:ins>
            <w:ins w:id="1019" w:author="Claus" w:date="2018-12-19T15:58:00Z">
              <w:r w:rsidR="00E504E3">
                <w:t>-</w:t>
              </w:r>
            </w:ins>
            <w:ins w:id="1020" w:author="Claus" w:date="2018-12-16T12:15:00Z">
              <w:r w:rsidR="00203507">
                <w:t>adressen</w:t>
              </w:r>
            </w:ins>
            <w:ins w:id="1021" w:author="Claus" w:date="2018-12-16T12:16:00Z">
              <w:r w:rsidR="00203507">
                <w:t xml:space="preserve"> ville være et almindeligt </w:t>
              </w:r>
            </w:ins>
            <w:ins w:id="1022" w:author="Claus" w:date="2018-12-16T12:17:00Z">
              <w:r w:rsidR="00203507">
                <w:t xml:space="preserve">forekommende </w:t>
              </w:r>
            </w:ins>
            <w:ins w:id="1023" w:author="Claus" w:date="2018-12-16T12:16:00Z">
              <w:r w:rsidR="00203507">
                <w:t>brugsmønster.</w:t>
              </w:r>
            </w:ins>
          </w:p>
        </w:tc>
      </w:tr>
      <w:tr w:rsidR="00B94349" w:rsidTr="00AE588F">
        <w:trPr>
          <w:ins w:id="1024" w:author="Claus" w:date="2018-12-15T14:20:00Z"/>
        </w:trPr>
        <w:tc>
          <w:tcPr>
            <w:cnfStyle w:val="001000000000"/>
            <w:tcW w:w="1809" w:type="dxa"/>
          </w:tcPr>
          <w:p w:rsidR="00B94349" w:rsidRDefault="00B94349" w:rsidP="00AE588F">
            <w:pPr>
              <w:rPr>
                <w:ins w:id="1025" w:author="Claus" w:date="2018-12-15T14:20:00Z"/>
              </w:rPr>
            </w:pPr>
            <w:ins w:id="1026" w:author="Claus" w:date="2018-12-15T14:20:00Z">
              <w:r>
                <w:t>Zipcodes</w:t>
              </w:r>
            </w:ins>
          </w:p>
        </w:tc>
        <w:tc>
          <w:tcPr>
            <w:tcW w:w="8077" w:type="dxa"/>
          </w:tcPr>
          <w:p w:rsidR="00B94349" w:rsidRDefault="00B94349" w:rsidP="00AE588F">
            <w:pPr>
              <w:cnfStyle w:val="000000000000"/>
              <w:rPr>
                <w:ins w:id="1027" w:author="Claus" w:date="2018-12-15T14:20:00Z"/>
              </w:rPr>
            </w:pPr>
            <w:ins w:id="1028" w:author="Claus" w:date="2018-12-15T14:20:00Z">
              <w:r>
                <w:t>Lagrer danske postnumre. Da der ik</w:t>
              </w:r>
            </w:ins>
            <w:ins w:id="1029" w:author="Claus" w:date="2018-12-15T14:21:00Z">
              <w:r>
                <w:t>ke må være 2 ens, har vi ladet zip være fremmednøglen i stedet for et autogenereret id.</w:t>
              </w:r>
            </w:ins>
          </w:p>
        </w:tc>
      </w:tr>
      <w:tr w:rsidR="00B94349" w:rsidTr="00AE588F">
        <w:trPr>
          <w:cnfStyle w:val="000000100000"/>
          <w:ins w:id="1030" w:author="Claus" w:date="2018-12-15T14:21:00Z"/>
        </w:trPr>
        <w:tc>
          <w:tcPr>
            <w:cnfStyle w:val="001000000000"/>
            <w:tcW w:w="1809" w:type="dxa"/>
          </w:tcPr>
          <w:p w:rsidR="00B94349" w:rsidRDefault="00B94349" w:rsidP="00AE588F">
            <w:pPr>
              <w:rPr>
                <w:ins w:id="1031" w:author="Claus" w:date="2018-12-15T14:21:00Z"/>
              </w:rPr>
            </w:pPr>
            <w:ins w:id="1032" w:author="Claus" w:date="2018-12-15T14:22:00Z">
              <w:r>
                <w:t>Materials</w:t>
              </w:r>
            </w:ins>
          </w:p>
        </w:tc>
        <w:tc>
          <w:tcPr>
            <w:tcW w:w="8077" w:type="dxa"/>
          </w:tcPr>
          <w:p w:rsidR="00B94349" w:rsidRDefault="00B94349" w:rsidP="00D77EED">
            <w:pPr>
              <w:cnfStyle w:val="000000100000"/>
              <w:rPr>
                <w:ins w:id="1033" w:author="Claus" w:date="2018-12-15T14:30:00Z"/>
              </w:rPr>
            </w:pPr>
            <w:ins w:id="1034" w:author="Claus" w:date="2018-12-15T14:22:00Z">
              <w:r>
                <w:t>Lagrer varer. Fremmednøgle</w:t>
              </w:r>
            </w:ins>
            <w:ins w:id="1035" w:author="Claus" w:date="2018-12-15T14:23:00Z">
              <w:r>
                <w:t>n materialtypeId indikerer hvilken materialetype, materialet har, f.eks. rem, spær, tagrygbelægning, tagfladebelægning.</w:t>
              </w:r>
            </w:ins>
          </w:p>
          <w:p w:rsidR="00D77EED" w:rsidRDefault="00D77EED" w:rsidP="00D77EED">
            <w:pPr>
              <w:cnfStyle w:val="000000100000"/>
              <w:rPr>
                <w:ins w:id="1036" w:author="Claus" w:date="2018-12-15T14:21:00Z"/>
              </w:rPr>
            </w:pPr>
            <w:ins w:id="1037" w:author="Claus" w:date="2018-12-15T14:31:00Z">
              <w:r>
                <w:t>Attributten price har datatypen DECIMAL(6,2), hvilket betyder, at prisen kan gå til 9999</w:t>
              </w:r>
            </w:ins>
            <w:ins w:id="1038" w:author="Claus" w:date="2018-12-15T14:32:00Z">
              <w:r>
                <w:t>,99 – 6 betydende cifre, 2 efter kommaet.</w:t>
              </w:r>
            </w:ins>
          </w:p>
        </w:tc>
      </w:tr>
      <w:tr w:rsidR="00D77EED" w:rsidTr="00AE588F">
        <w:trPr>
          <w:ins w:id="1039" w:author="Claus" w:date="2018-12-15T14:32:00Z"/>
        </w:trPr>
        <w:tc>
          <w:tcPr>
            <w:cnfStyle w:val="001000000000"/>
            <w:tcW w:w="1809" w:type="dxa"/>
          </w:tcPr>
          <w:p w:rsidR="00D77EED" w:rsidRDefault="00D77EED" w:rsidP="00AE588F">
            <w:pPr>
              <w:rPr>
                <w:ins w:id="1040" w:author="Claus" w:date="2018-12-15T14:32:00Z"/>
              </w:rPr>
            </w:pPr>
            <w:ins w:id="1041" w:author="Claus" w:date="2018-12-15T14:32:00Z">
              <w:r>
                <w:t>Materialtypes</w:t>
              </w:r>
            </w:ins>
          </w:p>
        </w:tc>
        <w:tc>
          <w:tcPr>
            <w:tcW w:w="8077" w:type="dxa"/>
          </w:tcPr>
          <w:p w:rsidR="00D77EED" w:rsidRDefault="00D77EED" w:rsidP="00D77EED">
            <w:pPr>
              <w:cnfStyle w:val="000000000000"/>
              <w:rPr>
                <w:ins w:id="1042" w:author="Claus" w:date="2018-12-16T11:33:00Z"/>
              </w:rPr>
            </w:pPr>
            <w:ins w:id="1043" w:author="Claus" w:date="2018-12-15T14:33:00Z">
              <w:r>
                <w:t>Bruges til at inddele materialerne i forskellige typer.</w:t>
              </w:r>
            </w:ins>
          </w:p>
          <w:p w:rsidR="000A0755" w:rsidRDefault="003961D3" w:rsidP="000A0755">
            <w:pPr>
              <w:cnfStyle w:val="000000000000"/>
              <w:rPr>
                <w:ins w:id="1044" w:author="Claus" w:date="2018-12-15T14:32:00Z"/>
              </w:rPr>
              <w:pPrChange w:id="1045" w:author="Claus" w:date="2018-12-16T11:33:00Z">
                <w:pPr>
                  <w:spacing w:after="200" w:line="276" w:lineRule="auto"/>
                  <w:cnfStyle w:val="000000000000"/>
                </w:pPr>
              </w:pPrChange>
            </w:pPr>
            <w:ins w:id="1046" w:author="Claus" w:date="2018-12-16T11:33:00Z">
              <w:r>
                <w:t xml:space="preserve">Tabellen MaterialTypes er nødvendig for at softwaren eksempelvis ved beregning af </w:t>
              </w:r>
              <w:r>
                <w:lastRenderedPageBreak/>
                <w:t>materialer til tegltag, kan sondre mellem at beregne materialer til tagfladen hhv. tagryggen.</w:t>
              </w:r>
            </w:ins>
          </w:p>
        </w:tc>
      </w:tr>
      <w:tr w:rsidR="00D77EED" w:rsidTr="00AE588F">
        <w:trPr>
          <w:cnfStyle w:val="000000100000"/>
          <w:ins w:id="1047" w:author="Claus" w:date="2018-12-15T14:33:00Z"/>
        </w:trPr>
        <w:tc>
          <w:tcPr>
            <w:cnfStyle w:val="001000000000"/>
            <w:tcW w:w="1809" w:type="dxa"/>
          </w:tcPr>
          <w:p w:rsidR="00D77EED" w:rsidRDefault="00D77EED" w:rsidP="00AE588F">
            <w:pPr>
              <w:rPr>
                <w:ins w:id="1048" w:author="Claus" w:date="2018-12-15T14:33:00Z"/>
              </w:rPr>
            </w:pPr>
            <w:ins w:id="1049" w:author="Claus" w:date="2018-12-15T14:33:00Z">
              <w:r>
                <w:lastRenderedPageBreak/>
                <w:t>RooftypeMaterials</w:t>
              </w:r>
            </w:ins>
          </w:p>
        </w:tc>
        <w:tc>
          <w:tcPr>
            <w:tcW w:w="8077" w:type="dxa"/>
          </w:tcPr>
          <w:p w:rsidR="00C17CB4" w:rsidRDefault="00D77EED" w:rsidP="00D77EED">
            <w:pPr>
              <w:cnfStyle w:val="000000100000"/>
              <w:rPr>
                <w:ins w:id="1050" w:author="Claus" w:date="2018-12-15T17:36:00Z"/>
              </w:rPr>
            </w:pPr>
            <w:ins w:id="1051" w:author="Claus" w:date="2018-12-15T14:33:00Z">
              <w:r>
                <w:t xml:space="preserve">Lagrer hvilke materialer </w:t>
              </w:r>
            </w:ins>
            <w:ins w:id="1052" w:author="Claus" w:date="2018-12-15T14:34:00Z">
              <w:r>
                <w:t>der indgår i forskellige tagtyper.</w:t>
              </w:r>
            </w:ins>
            <w:ins w:id="1053" w:author="Claus" w:date="2018-12-15T14:35:00Z">
              <w:r>
                <w:t xml:space="preserve"> </w:t>
              </w:r>
            </w:ins>
            <w:ins w:id="1054" w:author="Claus" w:date="2018-12-15T17:35:00Z">
              <w:r w:rsidR="00C17CB4">
                <w:t>Denne tabel løser n-m relationen mellem Rooftypes og M</w:t>
              </w:r>
            </w:ins>
            <w:ins w:id="1055" w:author="Claus" w:date="2018-12-15T17:36:00Z">
              <w:r w:rsidR="00C17CB4">
                <w:t>a</w:t>
              </w:r>
            </w:ins>
            <w:ins w:id="1056" w:author="Claus" w:date="2018-12-15T17:35:00Z">
              <w:r w:rsidR="00C17CB4">
                <w:t>terials.</w:t>
              </w:r>
            </w:ins>
            <w:ins w:id="1057" w:author="Claus" w:date="2018-12-15T17:36:00Z">
              <w:r w:rsidR="00C17CB4">
                <w:t xml:space="preserve"> </w:t>
              </w:r>
            </w:ins>
          </w:p>
          <w:p w:rsidR="00D77EED" w:rsidRDefault="00D77EED" w:rsidP="00D77EED">
            <w:pPr>
              <w:cnfStyle w:val="000000100000"/>
              <w:rPr>
                <w:ins w:id="1058" w:author="Claus" w:date="2018-12-16T11:32:00Z"/>
              </w:rPr>
            </w:pPr>
            <w:ins w:id="1059" w:author="Claus" w:date="2018-12-15T14:35:00Z">
              <w:r>
                <w:t>Primærnøglen udgøres af de 2 fremmednøgler; r</w:t>
              </w:r>
            </w:ins>
            <w:ins w:id="1060" w:author="Claus" w:date="2018-12-15T14:36:00Z">
              <w:r>
                <w:t>ooftypeId og materialId. Således kan et materiale kun indgå i en tagtype 1 gang</w:t>
              </w:r>
            </w:ins>
            <w:ins w:id="1061" w:author="Claus" w:date="2018-12-15T14:37:00Z">
              <w:r w:rsidR="009968D2">
                <w:t xml:space="preserve">. De 2 fremmednøgler </w:t>
              </w:r>
            </w:ins>
            <w:ins w:id="1062" w:author="Claus" w:date="2018-12-15T14:39:00Z">
              <w:r w:rsidR="009968D2">
                <w:t>er identificerende relationer.</w:t>
              </w:r>
            </w:ins>
            <w:ins w:id="1063" w:author="Claus" w:date="2018-12-15T15:28:00Z">
              <w:r w:rsidR="00C85FAA">
                <w:t xml:space="preserve"> Tabellen har også reference til MaterialType, se mere om denne relation i afsnittet ’begrænsninger</w:t>
              </w:r>
            </w:ins>
            <w:ins w:id="1064" w:author="Claus" w:date="2018-12-15T15:30:00Z">
              <w:r w:rsidR="00C85FAA">
                <w:t xml:space="preserve"> – tabellen RooftypeMaterials</w:t>
              </w:r>
            </w:ins>
            <w:ins w:id="1065" w:author="Claus" w:date="2018-12-15T15:28:00Z">
              <w:r w:rsidR="00C85FAA">
                <w:t>’.</w:t>
              </w:r>
            </w:ins>
          </w:p>
          <w:p w:rsidR="003961D3" w:rsidRDefault="003961D3" w:rsidP="00D77EED">
            <w:pPr>
              <w:cnfStyle w:val="000000100000"/>
              <w:rPr>
                <w:ins w:id="1066" w:author="Claus" w:date="2018-12-15T14:33:00Z"/>
              </w:rPr>
            </w:pPr>
          </w:p>
        </w:tc>
      </w:tr>
      <w:tr w:rsidR="00B115C9" w:rsidTr="00AE588F">
        <w:trPr>
          <w:ins w:id="1067" w:author="Claus" w:date="2018-12-15T15:40:00Z"/>
        </w:trPr>
        <w:tc>
          <w:tcPr>
            <w:cnfStyle w:val="001000000000"/>
            <w:tcW w:w="1809" w:type="dxa"/>
          </w:tcPr>
          <w:p w:rsidR="00B115C9" w:rsidRDefault="00B115C9" w:rsidP="00AE588F">
            <w:pPr>
              <w:rPr>
                <w:ins w:id="1068" w:author="Claus" w:date="2018-12-15T15:40:00Z"/>
              </w:rPr>
            </w:pPr>
            <w:ins w:id="1069" w:author="Claus" w:date="2018-12-15T15:40:00Z">
              <w:r>
                <w:t>Rooftypes</w:t>
              </w:r>
            </w:ins>
          </w:p>
        </w:tc>
        <w:tc>
          <w:tcPr>
            <w:tcW w:w="8077" w:type="dxa"/>
          </w:tcPr>
          <w:p w:rsidR="00B115C9" w:rsidRDefault="00B115C9" w:rsidP="00D77EED">
            <w:pPr>
              <w:cnfStyle w:val="000000000000"/>
              <w:rPr>
                <w:ins w:id="1070" w:author="Claus" w:date="2018-12-15T15:40:00Z"/>
              </w:rPr>
            </w:pPr>
            <w:ins w:id="1071" w:author="Claus" w:date="2018-12-15T15:40:00Z">
              <w:r>
                <w:t>Beskriver de tagtyper,</w:t>
              </w:r>
            </w:ins>
            <w:ins w:id="1072" w:author="Claus" w:date="2018-12-15T15:41:00Z">
              <w:r>
                <w:t xml:space="preserve"> der kan vælges, når carport designs.</w:t>
              </w:r>
            </w:ins>
          </w:p>
        </w:tc>
      </w:tr>
      <w:tr w:rsidR="00B115C9" w:rsidTr="00AE588F">
        <w:trPr>
          <w:cnfStyle w:val="000000100000"/>
          <w:ins w:id="1073" w:author="Claus" w:date="2018-12-15T15:41:00Z"/>
        </w:trPr>
        <w:tc>
          <w:tcPr>
            <w:cnfStyle w:val="001000000000"/>
            <w:tcW w:w="1809" w:type="dxa"/>
          </w:tcPr>
          <w:p w:rsidR="00B115C9" w:rsidRDefault="00B115C9" w:rsidP="00AE588F">
            <w:pPr>
              <w:rPr>
                <w:ins w:id="1074" w:author="Claus" w:date="2018-12-15T15:41:00Z"/>
              </w:rPr>
            </w:pPr>
            <w:ins w:id="1075" w:author="Claus" w:date="2018-12-15T15:41:00Z">
              <w:r>
                <w:t>Carportrequests</w:t>
              </w:r>
            </w:ins>
          </w:p>
        </w:tc>
        <w:tc>
          <w:tcPr>
            <w:tcW w:w="8077" w:type="dxa"/>
          </w:tcPr>
          <w:p w:rsidR="00B115C9" w:rsidRDefault="00297FE3" w:rsidP="00D77EED">
            <w:pPr>
              <w:cnfStyle w:val="000000100000"/>
              <w:rPr>
                <w:ins w:id="1076" w:author="Claus" w:date="2018-12-15T15:41:00Z"/>
              </w:rPr>
            </w:pPr>
            <w:ins w:id="1077" w:author="Claus" w:date="2018-12-15T15:41:00Z">
              <w:r>
                <w:t>Lagrer de data der omhandler en forespørgsel på en carport.</w:t>
              </w:r>
            </w:ins>
            <w:ins w:id="1078" w:author="Claus" w:date="2018-12-15T15:43:00Z">
              <w:r>
                <w:t xml:space="preserve"> Valget af tagtype og </w:t>
              </w:r>
            </w:ins>
            <w:ins w:id="1079" w:author="Claus" w:date="2018-12-15T15:44:00Z">
              <w:r>
                <w:t>skur resulterer i referencer til de 2 tabeller; Rooftypes og Sheds.</w:t>
              </w:r>
            </w:ins>
          </w:p>
        </w:tc>
      </w:tr>
      <w:tr w:rsidR="00C17CB4" w:rsidTr="00AE588F">
        <w:trPr>
          <w:ins w:id="1080" w:author="Claus" w:date="2018-12-15T17:30:00Z"/>
        </w:trPr>
        <w:tc>
          <w:tcPr>
            <w:cnfStyle w:val="001000000000"/>
            <w:tcW w:w="1809" w:type="dxa"/>
          </w:tcPr>
          <w:p w:rsidR="00C17CB4" w:rsidRDefault="00C17CB4" w:rsidP="00AE588F">
            <w:pPr>
              <w:rPr>
                <w:ins w:id="1081" w:author="Claus" w:date="2018-12-15T17:30:00Z"/>
              </w:rPr>
            </w:pPr>
            <w:ins w:id="1082" w:author="Claus" w:date="2018-12-15T17:30:00Z">
              <w:r>
                <w:t>Sheds</w:t>
              </w:r>
            </w:ins>
          </w:p>
        </w:tc>
        <w:tc>
          <w:tcPr>
            <w:tcW w:w="8077" w:type="dxa"/>
          </w:tcPr>
          <w:p w:rsidR="00C17CB4" w:rsidRDefault="00C17CB4" w:rsidP="00D77EED">
            <w:pPr>
              <w:cnfStyle w:val="000000000000"/>
              <w:rPr>
                <w:ins w:id="1083" w:author="Claus" w:date="2018-12-15T17:30:00Z"/>
              </w:rPr>
            </w:pPr>
            <w:ins w:id="1084" w:author="Claus" w:date="2018-12-15T17:37:00Z">
              <w:r>
                <w:t>Indtaster kunden dimensioner for et skur, lagres de her. Da et skur er valgfrit, er relationen 0</w:t>
              </w:r>
            </w:ins>
            <w:ins w:id="1085" w:author="Claus" w:date="2018-12-15T17:42:00Z">
              <w:r w:rsidR="00180C87">
                <w:t xml:space="preserve">..1 </w:t>
              </w:r>
            </w:ins>
            <w:ins w:id="1086" w:author="Claus" w:date="2018-12-15T17:41:00Z">
              <w:r w:rsidR="00180C87">
                <w:t>:</w:t>
              </w:r>
            </w:ins>
            <w:ins w:id="1087" w:author="Claus" w:date="2018-12-15T17:42:00Z">
              <w:r w:rsidR="00180C87">
                <w:t xml:space="preserve"> </w:t>
              </w:r>
            </w:ins>
            <w:ins w:id="1088" w:author="Claus" w:date="2018-12-15T17:37:00Z">
              <w:r>
                <w:t>1</w:t>
              </w:r>
            </w:ins>
            <w:ins w:id="1089" w:author="Claus" w:date="2018-12-15T17:42:00Z">
              <w:r w:rsidR="00180C87">
                <w:t xml:space="preserve"> mellem Sheds og Carportrequests.</w:t>
              </w:r>
            </w:ins>
            <w:ins w:id="1090" w:author="Claus" w:date="2018-12-15T17:48:00Z">
              <w:r w:rsidR="0039723C">
                <w:t xml:space="preserve"> Tabellen er oprettet</w:t>
              </w:r>
            </w:ins>
            <w:ins w:id="1091" w:author="Claus" w:date="2018-12-19T16:00:00Z">
              <w:r w:rsidR="0089264D">
                <w:t>,</w:t>
              </w:r>
            </w:ins>
            <w:ins w:id="1092" w:author="Claus" w:date="2018-12-15T17:48:00Z">
              <w:r w:rsidR="0039723C">
                <w:t xml:space="preserve"> fordi alternativet havde været at lade disse attributter være i Carportrequests, med tomme felter hver gang en forespørgsel oprettes uden skur.</w:t>
              </w:r>
            </w:ins>
          </w:p>
        </w:tc>
      </w:tr>
      <w:tr w:rsidR="00C17CB4" w:rsidTr="00AE588F">
        <w:trPr>
          <w:cnfStyle w:val="000000100000"/>
          <w:ins w:id="1093" w:author="Claus" w:date="2018-12-15T17:30:00Z"/>
        </w:trPr>
        <w:tc>
          <w:tcPr>
            <w:cnfStyle w:val="001000000000"/>
            <w:tcW w:w="1809" w:type="dxa"/>
          </w:tcPr>
          <w:p w:rsidR="00C17CB4" w:rsidRDefault="00C17CB4" w:rsidP="00AE588F">
            <w:pPr>
              <w:rPr>
                <w:ins w:id="1094" w:author="Claus" w:date="2018-12-15T17:30:00Z"/>
              </w:rPr>
            </w:pPr>
            <w:ins w:id="1095" w:author="Claus" w:date="2018-12-15T17:30:00Z">
              <w:r>
                <w:t>Remarks</w:t>
              </w:r>
            </w:ins>
          </w:p>
        </w:tc>
        <w:tc>
          <w:tcPr>
            <w:tcW w:w="8077" w:type="dxa"/>
          </w:tcPr>
          <w:p w:rsidR="000A0755" w:rsidRPr="000A0755" w:rsidRDefault="00180C87" w:rsidP="000A0755">
            <w:pPr>
              <w:cnfStyle w:val="000000100000"/>
              <w:rPr>
                <w:ins w:id="1096" w:author="Claus" w:date="2018-12-15T17:30:00Z"/>
                <w:b/>
                <w:rPrChange w:id="1097" w:author="Claus" w:date="2018-12-17T20:16:00Z">
                  <w:rPr>
                    <w:ins w:id="1098" w:author="Claus" w:date="2018-12-15T17:30:00Z"/>
                  </w:rPr>
                </w:rPrChange>
              </w:rPr>
              <w:pPrChange w:id="1099" w:author="Claus" w:date="2018-12-17T20:16:00Z">
                <w:pPr>
                  <w:spacing w:after="200" w:line="276" w:lineRule="auto"/>
                  <w:cnfStyle w:val="000000100000"/>
                </w:pPr>
              </w:pPrChange>
            </w:pPr>
            <w:ins w:id="1100" w:author="Claus" w:date="2018-12-15T17:42:00Z">
              <w:r>
                <w:t xml:space="preserve">Lagrer </w:t>
              </w:r>
            </w:ins>
            <w:ins w:id="1101" w:author="Claus" w:date="2018-12-17T20:15:00Z">
              <w:r w:rsidR="00F9488D">
                <w:t xml:space="preserve">instruktioner </w:t>
              </w:r>
            </w:ins>
            <w:ins w:id="1102" w:author="Claus" w:date="2018-12-17T20:16:00Z">
              <w:r w:rsidR="00F9488D">
                <w:t>for bygningsdele.</w:t>
              </w:r>
            </w:ins>
          </w:p>
        </w:tc>
      </w:tr>
    </w:tbl>
    <w:p w:rsidR="000A0755" w:rsidRDefault="000A0755" w:rsidP="000A0755">
      <w:pPr>
        <w:rPr>
          <w:ins w:id="1103" w:author="Claus" w:date="2018-12-15T15:28:00Z"/>
        </w:rPr>
        <w:pPrChange w:id="1104" w:author="Claus" w:date="2018-12-15T13:52:00Z">
          <w:pPr>
            <w:pStyle w:val="Overskrift1"/>
          </w:pPr>
        </w:pPrChange>
      </w:pPr>
    </w:p>
    <w:p w:rsidR="000A0755" w:rsidRDefault="00C85FAA" w:rsidP="000A0755">
      <w:pPr>
        <w:pStyle w:val="Overskrift3"/>
        <w:rPr>
          <w:ins w:id="1105" w:author="Claus" w:date="2018-12-14T16:44:00Z"/>
        </w:rPr>
        <w:pPrChange w:id="1106" w:author="Claus" w:date="2018-12-15T15:29:00Z">
          <w:pPr>
            <w:pStyle w:val="Overskrift1"/>
          </w:pPr>
        </w:pPrChange>
      </w:pPr>
      <w:ins w:id="1107" w:author="Claus" w:date="2018-12-15T15:29:00Z">
        <w:r>
          <w:t>Begrænsninger.</w:t>
        </w:r>
      </w:ins>
    </w:p>
    <w:p w:rsidR="000A0755" w:rsidRDefault="00BF3F20" w:rsidP="000A0755">
      <w:pPr>
        <w:rPr>
          <w:ins w:id="1108" w:author="Claus" w:date="2018-12-15T15:29:00Z"/>
        </w:rPr>
        <w:pPrChange w:id="1109" w:author="Claus" w:date="2018-12-14T15:43:00Z">
          <w:pPr>
            <w:pStyle w:val="Overskrift1"/>
          </w:pPr>
        </w:pPrChange>
      </w:pPr>
      <w:ins w:id="1110" w:author="Claus" w:date="2018-12-14T16:44:00Z">
        <w:r>
          <w:t xml:space="preserve">I databasen er der en række </w:t>
        </w:r>
      </w:ins>
      <w:ins w:id="1111" w:author="Claus" w:date="2018-12-14T16:59:00Z">
        <w:r w:rsidR="00582449">
          <w:t>begrænsninger, ’</w:t>
        </w:r>
      </w:ins>
      <w:ins w:id="1112" w:author="Claus" w:date="2018-12-14T16:44:00Z">
        <w:r>
          <w:t>constraints</w:t>
        </w:r>
      </w:ins>
      <w:ins w:id="1113" w:author="Claus" w:date="2018-12-14T16:59:00Z">
        <w:r w:rsidR="00582449">
          <w:t xml:space="preserve">’, </w:t>
        </w:r>
      </w:ins>
      <w:ins w:id="1114" w:author="Claus" w:date="2018-12-14T16:44:00Z">
        <w:r>
          <w:t>som sikrer</w:t>
        </w:r>
      </w:ins>
      <w:ins w:id="1115" w:author="Claus" w:date="2018-12-19T16:00:00Z">
        <w:r w:rsidR="0089264D">
          <w:t>,</w:t>
        </w:r>
      </w:ins>
      <w:ins w:id="1116" w:author="Claus" w:date="2018-12-14T16:44:00Z">
        <w:r>
          <w:t xml:space="preserve"> at data</w:t>
        </w:r>
      </w:ins>
      <w:ins w:id="1117" w:author="Claus" w:date="2018-12-14T16:45:00Z">
        <w:r>
          <w:t>integriteten overholdes</w:t>
        </w:r>
      </w:ins>
      <w:ins w:id="1118" w:author="Claus" w:date="2018-12-15T12:33:00Z">
        <w:r w:rsidR="00BD4CE3">
          <w:t>.</w:t>
        </w:r>
      </w:ins>
      <w:ins w:id="1119" w:author="Claus" w:date="2018-12-14T16:47:00Z">
        <w:r>
          <w:t xml:space="preserve"> </w:t>
        </w:r>
      </w:ins>
    </w:p>
    <w:p w:rsidR="000A0755" w:rsidRDefault="00C85FAA" w:rsidP="000A0755">
      <w:pPr>
        <w:pStyle w:val="Overskrift4"/>
        <w:rPr>
          <w:ins w:id="1120" w:author="Claus" w:date="2018-12-15T15:29:00Z"/>
        </w:rPr>
        <w:pPrChange w:id="1121" w:author="Claus" w:date="2018-12-15T15:29:00Z">
          <w:pPr>
            <w:pStyle w:val="Overskrift1"/>
          </w:pPr>
        </w:pPrChange>
      </w:pPr>
      <w:ins w:id="1122" w:author="Claus" w:date="2018-12-15T15:29:00Z">
        <w:r>
          <w:t>Tabellen Carportrequests.</w:t>
        </w:r>
      </w:ins>
    </w:p>
    <w:p w:rsidR="000A0755" w:rsidRDefault="000A0755" w:rsidP="000A0755">
      <w:pPr>
        <w:rPr>
          <w:ins w:id="1123" w:author="Claus" w:date="2018-12-14T16:50:00Z"/>
        </w:rPr>
        <w:pPrChange w:id="1124" w:author="Claus" w:date="2018-12-15T15:29:00Z">
          <w:pPr>
            <w:pStyle w:val="Overskrift1"/>
          </w:pPr>
        </w:pPrChange>
      </w:pPr>
    </w:p>
    <w:p w:rsidR="00C25F8E" w:rsidRDefault="008D1CB6" w:rsidP="00C25F8E">
      <w:pPr>
        <w:keepNext/>
        <w:rPr>
          <w:ins w:id="1125" w:author="Claus" w:date="2018-12-15T12:44:00Z"/>
        </w:rPr>
      </w:pPr>
      <w:ins w:id="1126" w:author="Claus" w:date="2018-12-14T16:58:00Z">
        <w:r>
          <w:rPr>
            <w:noProof/>
            <w:lang w:eastAsia="da-DK"/>
            <w:rPrChange w:id="1127" w:author="Unknown">
              <w:rPr>
                <w:rFonts w:asciiTheme="majorHAnsi" w:eastAsiaTheme="majorEastAsia" w:hAnsiTheme="majorHAnsi" w:cstheme="majorBidi"/>
                <w:b/>
                <w:bCs/>
                <w:noProof/>
                <w:color w:val="365F91" w:themeColor="accent1" w:themeShade="BF"/>
                <w:sz w:val="28"/>
                <w:szCs w:val="28"/>
                <w:lang w:eastAsia="da-DK"/>
              </w:rPr>
            </w:rPrChange>
          </w:rPr>
          <w:drawing>
            <wp:inline distT="0" distB="0" distL="0" distR="0">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tretch>
                        <a:fillRect/>
                      </a:stretch>
                    </pic:blipFill>
                    <pic:spPr bwMode="auto">
                      <a:xfrm>
                        <a:off x="0" y="0"/>
                        <a:ext cx="6000978" cy="2500407"/>
                      </a:xfrm>
                      <a:prstGeom prst="rect">
                        <a:avLst/>
                      </a:prstGeom>
                      <a:noFill/>
                      <a:ln w="9525">
                        <a:noFill/>
                        <a:miter lim="800000"/>
                        <a:headEnd/>
                        <a:tailEnd/>
                      </a:ln>
                    </pic:spPr>
                  </pic:pic>
                </a:graphicData>
              </a:graphic>
            </wp:inline>
          </w:drawing>
        </w:r>
      </w:ins>
    </w:p>
    <w:p w:rsidR="000A0755" w:rsidRDefault="00C25F8E" w:rsidP="000A0755">
      <w:pPr>
        <w:pStyle w:val="Billedtekst"/>
        <w:rPr>
          <w:ins w:id="1128" w:author="Claus" w:date="2018-12-15T12:33:00Z"/>
        </w:rPr>
        <w:pPrChange w:id="1129" w:author="Claus" w:date="2018-12-15T12:44:00Z">
          <w:pPr/>
        </w:pPrChange>
      </w:pPr>
      <w:ins w:id="1130" w:author="Claus" w:date="2018-12-15T12:44:00Z">
        <w:r>
          <w:t xml:space="preserve">Figur </w:t>
        </w:r>
        <w:r w:rsidR="000A0755">
          <w:fldChar w:fldCharType="begin"/>
        </w:r>
        <w:r>
          <w:instrText xml:space="preserve"> SEQ Figur \* ARABIC </w:instrText>
        </w:r>
      </w:ins>
      <w:r w:rsidR="000A0755">
        <w:fldChar w:fldCharType="separate"/>
      </w:r>
      <w:ins w:id="1131" w:author="Claus" w:date="2018-12-19T12:08:00Z">
        <w:r w:rsidR="00F270DB">
          <w:rPr>
            <w:noProof/>
          </w:rPr>
          <w:t>7</w:t>
        </w:r>
      </w:ins>
      <w:ins w:id="1132" w:author="Claus" w:date="2018-12-15T12:44:00Z">
        <w:r w:rsidR="000A0755">
          <w:fldChar w:fldCharType="end"/>
        </w:r>
        <w:r>
          <w:t xml:space="preserve"> – SQL sætning for oprettelse af tabellen Carportrequests.</w:t>
        </w:r>
      </w:ins>
    </w:p>
    <w:p w:rsidR="000A0755" w:rsidRDefault="00582449" w:rsidP="000A0755">
      <w:pPr>
        <w:rPr>
          <w:ins w:id="1133" w:author="Claus" w:date="2018-12-19T16:13:00Z"/>
        </w:rPr>
        <w:pPrChange w:id="1134" w:author="Claus" w:date="2018-12-14T16:59:00Z">
          <w:pPr>
            <w:pStyle w:val="Overskrift1"/>
          </w:pPr>
        </w:pPrChange>
      </w:pPr>
      <w:ins w:id="1135" w:author="Claus" w:date="2018-12-14T17:01:00Z">
        <w:r>
          <w:t>Begrænsningen fk_Carportrequests_Rooftypes sikrer</w:t>
        </w:r>
      </w:ins>
      <w:ins w:id="1136" w:author="Claus" w:date="2018-12-19T16:00:00Z">
        <w:r w:rsidR="0089264D">
          <w:t>,</w:t>
        </w:r>
      </w:ins>
      <w:ins w:id="1137" w:author="Claus" w:date="2018-12-14T17:01:00Z">
        <w:r>
          <w:t xml:space="preserve"> at hvis en carportforespørgsel peger på en tagtype, så kan tagtypen</w:t>
        </w:r>
      </w:ins>
      <w:ins w:id="1138" w:author="Claus" w:date="2018-12-14T17:02:00Z">
        <w:r>
          <w:t>, dvs. tuplen i Rooftypes,</w:t>
        </w:r>
      </w:ins>
      <w:ins w:id="1139" w:author="Claus" w:date="2018-12-14T17:01:00Z">
        <w:r>
          <w:t xml:space="preserve"> ik</w:t>
        </w:r>
      </w:ins>
      <w:ins w:id="1140" w:author="Claus" w:date="2018-12-14T17:02:00Z">
        <w:r>
          <w:t>ke slettes.</w:t>
        </w:r>
      </w:ins>
      <w:ins w:id="1141" w:author="Claus" w:date="2018-12-14T17:00:00Z">
        <w:r>
          <w:t xml:space="preserve"> </w:t>
        </w:r>
      </w:ins>
    </w:p>
    <w:p w:rsidR="002740EB" w:rsidRDefault="002740EB" w:rsidP="000A0755">
      <w:pPr>
        <w:rPr>
          <w:ins w:id="1142" w:author="Claus" w:date="2018-12-19T16:13:00Z"/>
        </w:rPr>
        <w:pPrChange w:id="1143" w:author="Claus" w:date="2018-12-14T16:59:00Z">
          <w:pPr>
            <w:pStyle w:val="Overskrift1"/>
          </w:pPr>
        </w:pPrChange>
      </w:pPr>
    </w:p>
    <w:p w:rsidR="002740EB" w:rsidRDefault="002740EB" w:rsidP="000A0755">
      <w:pPr>
        <w:rPr>
          <w:ins w:id="1144" w:author="Claus" w:date="2018-12-19T16:13:00Z"/>
        </w:rPr>
        <w:pPrChange w:id="1145" w:author="Claus" w:date="2018-12-14T16:59:00Z">
          <w:pPr>
            <w:pStyle w:val="Overskrift1"/>
          </w:pPr>
        </w:pPrChange>
      </w:pPr>
    </w:p>
    <w:p w:rsidR="002740EB" w:rsidRDefault="002740EB" w:rsidP="000A0755">
      <w:pPr>
        <w:rPr>
          <w:ins w:id="1146" w:author="Claus" w:date="2018-12-14T17:08:00Z"/>
        </w:rPr>
        <w:pPrChange w:id="1147" w:author="Claus" w:date="2018-12-14T16:59:00Z">
          <w:pPr>
            <w:pStyle w:val="Overskrift1"/>
          </w:pPr>
        </w:pPrChange>
      </w:pPr>
    </w:p>
    <w:p w:rsidR="000A0755" w:rsidRDefault="00C85FAA" w:rsidP="000A0755">
      <w:pPr>
        <w:pStyle w:val="Overskrift4"/>
        <w:rPr>
          <w:ins w:id="1148" w:author="Claus" w:date="2018-12-15T15:29:00Z"/>
        </w:rPr>
        <w:pPrChange w:id="1149" w:author="Claus" w:date="2018-12-15T15:30:00Z">
          <w:pPr>
            <w:pStyle w:val="Overskrift1"/>
          </w:pPr>
        </w:pPrChange>
      </w:pPr>
      <w:ins w:id="1150" w:author="Claus" w:date="2018-12-15T15:29:00Z">
        <w:r>
          <w:lastRenderedPageBreak/>
          <w:t>Tabellen RooftypeMaterials.</w:t>
        </w:r>
      </w:ins>
    </w:p>
    <w:p w:rsidR="000A0755" w:rsidRDefault="000A0755" w:rsidP="000A0755">
      <w:pPr>
        <w:rPr>
          <w:ins w:id="1151" w:author="Claus" w:date="2018-12-14T17:02:00Z"/>
        </w:rPr>
        <w:pPrChange w:id="1152" w:author="Claus" w:date="2018-12-15T15:29:00Z">
          <w:pPr>
            <w:pStyle w:val="Overskrift1"/>
          </w:pPr>
        </w:pPrChange>
      </w:pPr>
    </w:p>
    <w:p w:rsidR="000A0755" w:rsidRDefault="008D1CB6" w:rsidP="000A0755">
      <w:pPr>
        <w:keepNext/>
        <w:rPr>
          <w:ins w:id="1153" w:author="Claus" w:date="2018-12-15T12:46:00Z"/>
        </w:rPr>
        <w:pPrChange w:id="1154" w:author="Claus" w:date="2018-12-15T12:46:00Z">
          <w:pPr/>
        </w:pPrChange>
      </w:pPr>
      <w:ins w:id="1155" w:author="Claus" w:date="2018-12-14T17:07:00Z">
        <w:r>
          <w:rPr>
            <w:noProof/>
            <w:lang w:eastAsia="da-DK"/>
          </w:rPr>
          <w:drawing>
            <wp:inline distT="0" distB="0" distL="0" distR="0">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ins>
    </w:p>
    <w:p w:rsidR="000A0755" w:rsidRDefault="00C25F8E" w:rsidP="000A0755">
      <w:pPr>
        <w:pStyle w:val="Billedtekst"/>
        <w:rPr>
          <w:ins w:id="1156" w:author="Claus" w:date="2018-12-14T16:59:00Z"/>
        </w:rPr>
        <w:pPrChange w:id="1157" w:author="Claus" w:date="2018-12-15T12:46:00Z">
          <w:pPr>
            <w:pStyle w:val="Overskrift1"/>
          </w:pPr>
        </w:pPrChange>
      </w:pPr>
      <w:ins w:id="1158" w:author="Claus" w:date="2018-12-15T12:46:00Z">
        <w:r>
          <w:t xml:space="preserve">Figur </w:t>
        </w:r>
        <w:r w:rsidR="000A0755">
          <w:fldChar w:fldCharType="begin"/>
        </w:r>
        <w:r>
          <w:instrText xml:space="preserve"> SEQ Figur \* ARABIC </w:instrText>
        </w:r>
      </w:ins>
      <w:r w:rsidR="000A0755">
        <w:fldChar w:fldCharType="separate"/>
      </w:r>
      <w:ins w:id="1159" w:author="Claus" w:date="2018-12-19T12:08:00Z">
        <w:r w:rsidR="00F270DB">
          <w:rPr>
            <w:noProof/>
          </w:rPr>
          <w:t>8</w:t>
        </w:r>
      </w:ins>
      <w:ins w:id="1160" w:author="Claus" w:date="2018-12-15T12:46:00Z">
        <w:r w:rsidR="000A0755">
          <w:fldChar w:fldCharType="end"/>
        </w:r>
        <w:r>
          <w:t xml:space="preserve"> - SQL </w:t>
        </w:r>
        <w:r w:rsidRPr="000544ED">
          <w:t xml:space="preserve">sætning for oprettelse af tabellen </w:t>
        </w:r>
        <w:r>
          <w:t>RooftypeMaterials.</w:t>
        </w:r>
      </w:ins>
    </w:p>
    <w:p w:rsidR="000A0755" w:rsidRDefault="00194AB3" w:rsidP="000A0755">
      <w:pPr>
        <w:rPr>
          <w:ins w:id="1161" w:author="Claus" w:date="2018-12-15T13:28:00Z"/>
        </w:rPr>
        <w:pPrChange w:id="1162" w:author="Claus" w:date="2018-12-15T12:32:00Z">
          <w:pPr>
            <w:pStyle w:val="Overskrift1"/>
          </w:pPr>
        </w:pPrChange>
      </w:pPr>
      <w:ins w:id="1163" w:author="Claus" w:date="2018-12-15T12:48:00Z">
        <w:r>
          <w:t>Begrænsningen</w:t>
        </w:r>
      </w:ins>
      <w:ins w:id="1164" w:author="Claus" w:date="2018-12-15T12:49:00Z">
        <w:r>
          <w:t xml:space="preserve"> fk_RooftypeMaterials_Rooftypes </w:t>
        </w:r>
      </w:ins>
      <w:ins w:id="1165" w:author="Claus" w:date="2018-12-15T13:28:00Z">
        <w:r w:rsidR="008B0BF3">
          <w:t>sørger for</w:t>
        </w:r>
      </w:ins>
      <w:ins w:id="1166" w:author="Claus" w:date="2018-12-19T16:00:00Z">
        <w:r w:rsidR="0089264D">
          <w:t>,</w:t>
        </w:r>
      </w:ins>
      <w:ins w:id="1167" w:author="Claus" w:date="2018-12-15T13:28:00Z">
        <w:r w:rsidR="008B0BF3">
          <w:t xml:space="preserve"> at hvis en tagtype slettes, slettes også informationer om hvilke materialer</w:t>
        </w:r>
      </w:ins>
      <w:ins w:id="1168" w:author="Claus" w:date="2018-12-19T16:00:00Z">
        <w:r w:rsidR="0089264D">
          <w:t>,</w:t>
        </w:r>
      </w:ins>
      <w:ins w:id="1169" w:author="Claus" w:date="2018-12-15T13:28:00Z">
        <w:r w:rsidR="008B0BF3">
          <w:t xml:space="preserve"> der indgik i den.</w:t>
        </w:r>
      </w:ins>
    </w:p>
    <w:p w:rsidR="000A0755" w:rsidRDefault="008B0BF3" w:rsidP="000A0755">
      <w:pPr>
        <w:rPr>
          <w:ins w:id="1170" w:author="Claus" w:date="2018-12-15T17:55:00Z"/>
        </w:rPr>
        <w:pPrChange w:id="1171" w:author="Claus" w:date="2018-12-15T12:32:00Z">
          <w:pPr>
            <w:pStyle w:val="Overskrift1"/>
          </w:pPr>
        </w:pPrChange>
      </w:pPr>
      <w:ins w:id="1172" w:author="Claus" w:date="2018-12-15T13:28:00Z">
        <w:r>
          <w:t>Begrænsningen fk</w:t>
        </w:r>
      </w:ins>
      <w:ins w:id="1173" w:author="Claus" w:date="2018-12-15T13:29:00Z">
        <w:r>
          <w:t>_RooftypeMaterials_Materialtypes</w:t>
        </w:r>
      </w:ins>
      <w:ins w:id="1174" w:author="Claus" w:date="2018-12-15T13:34:00Z">
        <w:r>
          <w:t xml:space="preserve"> sørger for</w:t>
        </w:r>
      </w:ins>
      <w:ins w:id="1175" w:author="Claus" w:date="2018-12-19T16:01:00Z">
        <w:r w:rsidR="0089264D">
          <w:t>,</w:t>
        </w:r>
      </w:ins>
      <w:ins w:id="1176" w:author="Claus" w:date="2018-12-15T13:34:00Z">
        <w:r>
          <w:t xml:space="preserve"> at hvis en materialetype slettes, så slettes også informationen om, at </w:t>
        </w:r>
      </w:ins>
      <w:ins w:id="1177" w:author="Claus" w:date="2018-12-15T13:35:00Z">
        <w:r>
          <w:t xml:space="preserve">materialetypen indgik i tagtypen. </w:t>
        </w:r>
      </w:ins>
      <w:ins w:id="1178" w:author="Claus" w:date="2018-12-15T15:32:00Z">
        <w:r w:rsidR="00B115C9">
          <w:t xml:space="preserve">Denne relation er reelt overflødig, da en materialetype kan fås gennem relationen til Materials-tabellen. Tanken med denne relation var at implementere en begrænsning i databasen, så </w:t>
        </w:r>
      </w:ins>
      <w:ins w:id="1179" w:author="Claus" w:date="2018-12-15T15:33:00Z">
        <w:r w:rsidR="00B115C9">
          <w:t>vi undgik at kunne lægge røde tegl på sorte tegltag</w:t>
        </w:r>
      </w:ins>
      <w:ins w:id="1180" w:author="Claus" w:date="2018-12-15T15:39:00Z">
        <w:r w:rsidR="00B115C9">
          <w:t>e</w:t>
        </w:r>
      </w:ins>
      <w:ins w:id="1181" w:author="Claus" w:date="2018-12-15T15:36:00Z">
        <w:r w:rsidR="00B115C9">
          <w:t xml:space="preserve"> ved at lade denne relation indgå i primærnøglen, se udkommenteret linje i figur 8. </w:t>
        </w:r>
      </w:ins>
      <w:ins w:id="1182" w:author="Claus" w:date="2018-12-15T15:38:00Z">
        <w:r w:rsidR="00B115C9">
          <w:t xml:space="preserve">Men da flade </w:t>
        </w:r>
      </w:ins>
      <w:ins w:id="1183" w:author="Claus" w:date="2018-12-15T15:39:00Z">
        <w:r w:rsidR="00B115C9">
          <w:t>tage har flere varer af samme type</w:t>
        </w:r>
      </w:ins>
      <w:ins w:id="1184" w:author="Claus" w:date="2018-12-15T17:29:00Z">
        <w:r w:rsidR="00C17CB4">
          <w:t>, f.eks. plastic tag i flere længder</w:t>
        </w:r>
      </w:ins>
      <w:ins w:id="1185" w:author="Claus" w:date="2018-12-15T15:39:00Z">
        <w:r w:rsidR="00B115C9">
          <w:t>, duer denne kombination ikke. Begrænsningen må implementeres i softwaren.</w:t>
        </w:r>
      </w:ins>
    </w:p>
    <w:p w:rsidR="000A0755" w:rsidRDefault="008C018D" w:rsidP="000A0755">
      <w:pPr>
        <w:pStyle w:val="Overskrift4"/>
        <w:rPr>
          <w:ins w:id="1186" w:author="Claus" w:date="2018-12-15T17:56:00Z"/>
        </w:rPr>
        <w:pPrChange w:id="1187" w:author="Claus" w:date="2018-12-15T17:56:00Z">
          <w:pPr>
            <w:pStyle w:val="Overskrift1"/>
          </w:pPr>
        </w:pPrChange>
      </w:pPr>
      <w:ins w:id="1188" w:author="Claus" w:date="2018-12-15T17:55:00Z">
        <w:r>
          <w:t>Tabellen Users.</w:t>
        </w:r>
      </w:ins>
    </w:p>
    <w:p w:rsidR="000A0755" w:rsidRDefault="000A0755" w:rsidP="000A0755">
      <w:pPr>
        <w:rPr>
          <w:ins w:id="1189" w:author="Claus" w:date="2018-12-15T17:53:00Z"/>
        </w:rPr>
        <w:pPrChange w:id="1190" w:author="Claus" w:date="2018-12-15T17:56:00Z">
          <w:pPr>
            <w:pStyle w:val="Overskrift1"/>
          </w:pPr>
        </w:pPrChange>
      </w:pPr>
    </w:p>
    <w:p w:rsidR="000A0755" w:rsidRDefault="008D1CB6" w:rsidP="000A0755">
      <w:pPr>
        <w:keepNext/>
        <w:rPr>
          <w:ins w:id="1191" w:author="Claus" w:date="2018-12-15T17:54:00Z"/>
        </w:rPr>
        <w:pPrChange w:id="1192" w:author="Claus" w:date="2018-12-15T17:54:00Z">
          <w:pPr/>
        </w:pPrChange>
      </w:pPr>
      <w:ins w:id="1193" w:author="Claus" w:date="2018-12-15T17:55:00Z">
        <w:r>
          <w:rPr>
            <w:noProof/>
            <w:lang w:eastAsia="da-DK"/>
          </w:rPr>
          <w:drawing>
            <wp:inline distT="0" distB="0" distL="0" distR="0">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ins>
    </w:p>
    <w:p w:rsidR="000A0755" w:rsidRDefault="008C018D" w:rsidP="000A0755">
      <w:pPr>
        <w:pStyle w:val="Billedtekst"/>
        <w:rPr>
          <w:ins w:id="1194" w:author="Claus" w:date="2018-12-15T13:43:00Z"/>
        </w:rPr>
        <w:pPrChange w:id="1195" w:author="Claus" w:date="2018-12-15T17:54:00Z">
          <w:pPr>
            <w:pStyle w:val="Overskrift1"/>
          </w:pPr>
        </w:pPrChange>
      </w:pPr>
      <w:ins w:id="1196" w:author="Claus" w:date="2018-12-15T17:54:00Z">
        <w:r>
          <w:t xml:space="preserve">Figur </w:t>
        </w:r>
        <w:r w:rsidR="000A0755">
          <w:fldChar w:fldCharType="begin"/>
        </w:r>
        <w:r>
          <w:instrText xml:space="preserve"> SEQ Figur \* ARABIC </w:instrText>
        </w:r>
      </w:ins>
      <w:r w:rsidR="000A0755">
        <w:fldChar w:fldCharType="separate"/>
      </w:r>
      <w:ins w:id="1197" w:author="Claus" w:date="2018-12-19T12:08:00Z">
        <w:r w:rsidR="00F270DB">
          <w:rPr>
            <w:noProof/>
          </w:rPr>
          <w:t>9</w:t>
        </w:r>
      </w:ins>
      <w:ins w:id="1198" w:author="Claus" w:date="2018-12-15T17:54:00Z">
        <w:r w:rsidR="000A0755">
          <w:fldChar w:fldCharType="end"/>
        </w:r>
        <w:r>
          <w:t xml:space="preserve"> - </w:t>
        </w:r>
        <w:r w:rsidRPr="00A65281">
          <w:t xml:space="preserve">SQL sætning for oprettelse af tabellen </w:t>
        </w:r>
        <w:r>
          <w:t>Users</w:t>
        </w:r>
      </w:ins>
    </w:p>
    <w:p w:rsidR="000A0755" w:rsidRDefault="00393F7A" w:rsidP="000A0755">
      <w:pPr>
        <w:rPr>
          <w:ins w:id="1199" w:author="Claus" w:date="2018-12-15T17:56:00Z"/>
        </w:rPr>
        <w:pPrChange w:id="1200" w:author="Claus" w:date="2018-12-15T12:32:00Z">
          <w:pPr>
            <w:pStyle w:val="Overskrift1"/>
          </w:pPr>
        </w:pPrChange>
      </w:pPr>
      <w:ins w:id="1201" w:author="Claus" w:date="2018-12-15T18:09:00Z">
        <w:r>
          <w:lastRenderedPageBreak/>
          <w:t>Begrænsningen fk_Users_Zipcodes sørger for</w:t>
        </w:r>
      </w:ins>
      <w:ins w:id="1202" w:author="Claus" w:date="2018-12-19T16:01:00Z">
        <w:r w:rsidR="0089264D">
          <w:t>,</w:t>
        </w:r>
      </w:ins>
      <w:ins w:id="1203" w:author="Claus" w:date="2018-12-15T18:09:00Z">
        <w:r>
          <w:t xml:space="preserve"> at postnumre i brug i Users ikke slettes. I virkeligheden er der sjældent brug for at slette postnumre.</w:t>
        </w:r>
      </w:ins>
    </w:p>
    <w:p w:rsidR="000A0755" w:rsidRDefault="000A0755" w:rsidP="000A0755">
      <w:pPr>
        <w:rPr>
          <w:ins w:id="1204" w:author="Claus" w:date="2018-12-16T11:29:00Z"/>
        </w:rPr>
        <w:pPrChange w:id="1205" w:author="Claus" w:date="2018-12-15T12:32:00Z">
          <w:pPr>
            <w:pStyle w:val="Overskrift1"/>
          </w:pPr>
        </w:pPrChange>
      </w:pPr>
    </w:p>
    <w:p w:rsidR="000A0755" w:rsidRDefault="00C21484" w:rsidP="000A0755">
      <w:pPr>
        <w:rPr>
          <w:ins w:id="1206" w:author="Claus" w:date="2018-12-15T14:29:00Z"/>
        </w:rPr>
        <w:pPrChange w:id="1207" w:author="Claus" w:date="2018-12-15T12:32:00Z">
          <w:pPr>
            <w:pStyle w:val="Overskrift1"/>
          </w:pPr>
        </w:pPrChange>
      </w:pPr>
      <w:commentRangeStart w:id="1208"/>
      <w:ins w:id="1209" w:author="Claus" w:date="2018-12-15T13:43:00Z">
        <w:r>
          <w:t>SENERE</w:t>
        </w:r>
      </w:ins>
      <w:ins w:id="1210" w:author="Claus" w:date="2018-12-16T11:30:00Z">
        <w:r w:rsidR="003961D3">
          <w:t xml:space="preserve"> Vedr MAterials tabellen:</w:t>
        </w:r>
      </w:ins>
      <w:commentRangeEnd w:id="1208"/>
      <w:ins w:id="1211" w:author="Claus" w:date="2018-12-19T16:02:00Z">
        <w:r w:rsidR="0089264D">
          <w:rPr>
            <w:rStyle w:val="Kommentarhenvisning"/>
          </w:rPr>
          <w:commentReference w:id="1208"/>
        </w:r>
      </w:ins>
    </w:p>
    <w:p w:rsidR="000A0755" w:rsidRDefault="005541B5" w:rsidP="000A0755">
      <w:pPr>
        <w:rPr>
          <w:ins w:id="1212" w:author="Claus" w:date="2018-12-16T11:31:00Z"/>
        </w:rPr>
        <w:pPrChange w:id="1213" w:author="Claus" w:date="2018-12-15T12:32:00Z">
          <w:pPr>
            <w:pStyle w:val="Overskrift1"/>
          </w:pPr>
        </w:pPrChange>
      </w:pPr>
      <w:ins w:id="1214" w:author="Claus" w:date="2018-12-15T14:29:00Z">
        <w:r>
          <w:t>Attributten length angiver varens længde. Da ikke alle varer har længder, kan det diskuteres</w:t>
        </w:r>
      </w:ins>
      <w:ins w:id="1215" w:author="Claus" w:date="2018-12-19T16:03:00Z">
        <w:r w:rsidR="0089264D">
          <w:t>,</w:t>
        </w:r>
      </w:ins>
      <w:ins w:id="1216" w:author="Claus" w:date="2018-12-15T14:29:00Z">
        <w:r>
          <w:t xml:space="preserve"> om denne tabel er normaliseret tilstrækkeligt, da mange varer blot har nulls i denne kolonne.</w:t>
        </w:r>
      </w:ins>
      <w:ins w:id="1217" w:author="Claus" w:date="2018-12-15T18:23:00Z">
        <w:r w:rsidR="00EE3BBC">
          <w:t xml:space="preserve"> Vi har tidligere haft en tabel i databasen for håndtering af netop dette</w:t>
        </w:r>
      </w:ins>
      <w:ins w:id="1218" w:author="Claus" w:date="2018-12-16T12:17:00Z">
        <w:r w:rsidR="005E2626">
          <w:t>, d</w:t>
        </w:r>
      </w:ins>
      <w:ins w:id="1219" w:author="Claus" w:date="2018-12-16T11:30:00Z">
        <w:r w:rsidR="003961D3">
          <w:t>og har vi</w:t>
        </w:r>
      </w:ins>
      <w:ins w:id="1220" w:author="Claus" w:date="2018-12-16T11:31:00Z">
        <w:r w:rsidR="003961D3">
          <w:t>, pga. manglende tid,</w:t>
        </w:r>
      </w:ins>
      <w:ins w:id="1221" w:author="Claus" w:date="2018-12-16T11:30:00Z">
        <w:r w:rsidR="003961D3">
          <w:t xml:space="preserve"> tilbagerullet så der er en vare for hver længde den findes i. </w:t>
        </w:r>
      </w:ins>
    </w:p>
    <w:p w:rsidR="000A0755" w:rsidRDefault="008D1CB6" w:rsidP="000A0755">
      <w:pPr>
        <w:keepNext/>
        <w:rPr>
          <w:ins w:id="1222" w:author="Claus" w:date="2018-12-16T11:32:00Z"/>
        </w:rPr>
        <w:pPrChange w:id="1223" w:author="Claus" w:date="2018-12-16T11:32:00Z">
          <w:pPr/>
        </w:pPrChange>
      </w:pPr>
      <w:ins w:id="1224" w:author="Claus" w:date="2018-12-16T11:31:00Z">
        <w:r>
          <w:rPr>
            <w:noProof/>
            <w:lang w:eastAsia="da-DK"/>
          </w:rPr>
          <w:drawing>
            <wp:inline distT="0" distB="0" distL="0" distR="0">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18" cstate="print"/>
                      <a:stretch>
                        <a:fillRect/>
                      </a:stretch>
                    </pic:blipFill>
                    <pic:spPr>
                      <a:xfrm>
                        <a:off x="0" y="0"/>
                        <a:ext cx="4747554" cy="3717869"/>
                      </a:xfrm>
                      <a:prstGeom prst="rect">
                        <a:avLst/>
                      </a:prstGeom>
                    </pic:spPr>
                  </pic:pic>
                </a:graphicData>
              </a:graphic>
            </wp:inline>
          </w:drawing>
        </w:r>
      </w:ins>
    </w:p>
    <w:p w:rsidR="000A0755" w:rsidRDefault="003961D3" w:rsidP="000A0755">
      <w:pPr>
        <w:pStyle w:val="Billedtekst"/>
        <w:rPr>
          <w:ins w:id="1225" w:author="Claus" w:date="2018-12-15T14:29:00Z"/>
        </w:rPr>
        <w:pPrChange w:id="1226" w:author="Claus" w:date="2018-12-16T11:32:00Z">
          <w:pPr>
            <w:pStyle w:val="Overskrift1"/>
          </w:pPr>
        </w:pPrChange>
      </w:pPr>
      <w:ins w:id="1227" w:author="Claus" w:date="2018-12-16T11:32:00Z">
        <w:r>
          <w:t xml:space="preserve">Figur </w:t>
        </w:r>
        <w:r w:rsidR="000A0755">
          <w:fldChar w:fldCharType="begin"/>
        </w:r>
        <w:r>
          <w:instrText xml:space="preserve"> SEQ Figur \* ARABIC </w:instrText>
        </w:r>
      </w:ins>
      <w:r w:rsidR="000A0755">
        <w:fldChar w:fldCharType="separate"/>
      </w:r>
      <w:ins w:id="1228" w:author="Claus" w:date="2018-12-19T12:08:00Z">
        <w:r w:rsidR="00F270DB">
          <w:rPr>
            <w:noProof/>
          </w:rPr>
          <w:t>10</w:t>
        </w:r>
      </w:ins>
      <w:ins w:id="1229" w:author="Claus" w:date="2018-12-16T11:32:00Z">
        <w:r w:rsidR="000A0755">
          <w:fldChar w:fldCharType="end"/>
        </w:r>
        <w:r>
          <w:t xml:space="preserve"> - Databasen med tabeller for varers dimensioner.</w:t>
        </w:r>
      </w:ins>
    </w:p>
    <w:p w:rsidR="00AB2C0A" w:rsidRDefault="00197D57" w:rsidP="00197D57">
      <w:pPr>
        <w:pStyle w:val="Overskrift1"/>
        <w:rPr>
          <w:ins w:id="1230" w:author="Claus" w:date="2018-12-18T18:47:00Z"/>
        </w:rPr>
      </w:pPr>
      <w:ins w:id="1231" w:author="Claus" w:date="2018-12-18T18:46:00Z">
        <w:r>
          <w:t>Navigationsdiagram</w:t>
        </w:r>
      </w:ins>
    </w:p>
    <w:p w:rsidR="00197D57" w:rsidRDefault="00197D57" w:rsidP="00197D57">
      <w:pPr>
        <w:rPr>
          <w:ins w:id="1232" w:author="Claus" w:date="2018-12-18T18:47:00Z"/>
          <w:lang w:eastAsia="da-DK"/>
        </w:rPr>
      </w:pPr>
      <w:ins w:id="1233" w:author="Claus" w:date="2018-12-18T18:47:00Z">
        <w:r>
          <w:rPr>
            <w:lang w:eastAsia="da-DK"/>
          </w:rPr>
          <w:t>Webapplikationen består af en navigationsbar på alle sider. Fra den vil der være forskellige muligheder for navigation afhængig af</w:t>
        </w:r>
      </w:ins>
      <w:ins w:id="1234" w:author="Claus" w:date="2018-12-19T16:03:00Z">
        <w:r w:rsidR="0089264D">
          <w:rPr>
            <w:lang w:eastAsia="da-DK"/>
          </w:rPr>
          <w:t>,</w:t>
        </w:r>
      </w:ins>
      <w:ins w:id="1235" w:author="Claus" w:date="2018-12-18T18:47:00Z">
        <w:r>
          <w:rPr>
            <w:lang w:eastAsia="da-DK"/>
          </w:rPr>
          <w:t xml:space="preserve"> om man er logget ind samt med hvilken rank.</w:t>
        </w:r>
      </w:ins>
    </w:p>
    <w:p w:rsidR="00197D57" w:rsidRDefault="00197D57" w:rsidP="00197D57">
      <w:pPr>
        <w:rPr>
          <w:ins w:id="1236" w:author="Claus" w:date="2018-12-18T18:51:00Z"/>
          <w:lang w:eastAsia="da-DK"/>
        </w:rPr>
      </w:pPr>
      <w:ins w:id="1237" w:author="Claus" w:date="2018-12-18T18:48:00Z">
        <w:r>
          <w:rPr>
            <w:lang w:eastAsia="da-DK"/>
          </w:rPr>
          <w:t>Der er således områder</w:t>
        </w:r>
      </w:ins>
      <w:ins w:id="1238" w:author="Claus" w:date="2018-12-19T16:03:00Z">
        <w:r w:rsidR="0089264D">
          <w:rPr>
            <w:lang w:eastAsia="da-DK"/>
          </w:rPr>
          <w:t>,</w:t>
        </w:r>
      </w:ins>
      <w:ins w:id="1239" w:author="Claus" w:date="2018-12-18T18:48:00Z">
        <w:r>
          <w:rPr>
            <w:lang w:eastAsia="da-DK"/>
          </w:rPr>
          <w:t xml:space="preserve"> der kun kan benyttes, hvis man er logget ind</w:t>
        </w:r>
      </w:ins>
      <w:ins w:id="1240" w:author="Claus" w:date="2018-12-18T18:50:00Z">
        <w:r>
          <w:rPr>
            <w:lang w:eastAsia="da-DK"/>
          </w:rPr>
          <w:t>, se det blå felt i figur 11. Har man administrative rettigheder, kan man også nå siderne i det røde felt.</w:t>
        </w:r>
      </w:ins>
      <w:ins w:id="1241" w:author="Claus" w:date="2018-12-18T18:51:00Z">
        <w:r>
          <w:rPr>
            <w:lang w:eastAsia="da-DK"/>
          </w:rPr>
          <w:t xml:space="preserve"> Sider i det hvide område kan tilgås af alle.</w:t>
        </w:r>
      </w:ins>
    </w:p>
    <w:p w:rsidR="00197D57" w:rsidRDefault="00197D57" w:rsidP="00197D57">
      <w:pPr>
        <w:rPr>
          <w:ins w:id="1242" w:author="Claus" w:date="2018-12-18T18:47:00Z"/>
          <w:lang w:eastAsia="da-DK"/>
        </w:rPr>
      </w:pPr>
    </w:p>
    <w:p w:rsidR="000A0755" w:rsidRDefault="008D1CB6" w:rsidP="000A0755">
      <w:pPr>
        <w:keepNext/>
        <w:rPr>
          <w:ins w:id="1243" w:author="Claus" w:date="2018-12-18T19:32:00Z"/>
        </w:rPr>
        <w:pPrChange w:id="1244" w:author="Claus" w:date="2018-12-18T19:32:00Z">
          <w:pPr/>
        </w:pPrChange>
      </w:pPr>
      <w:ins w:id="1245" w:author="Claus" w:date="2018-12-18T18:47:00Z">
        <w:r>
          <w:rPr>
            <w:noProof/>
            <w:lang w:eastAsia="da-DK"/>
          </w:rPr>
          <w:lastRenderedPageBreak/>
          <w:drawing>
            <wp:inline distT="0" distB="0" distL="0" distR="0">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2470785"/>
                      </a:xfrm>
                      <a:prstGeom prst="rect">
                        <a:avLst/>
                      </a:prstGeom>
                    </pic:spPr>
                  </pic:pic>
                </a:graphicData>
              </a:graphic>
            </wp:inline>
          </w:drawing>
        </w:r>
      </w:ins>
    </w:p>
    <w:p w:rsidR="000A0755" w:rsidRDefault="00EA3E74" w:rsidP="000A0755">
      <w:pPr>
        <w:pStyle w:val="Billedtekst"/>
        <w:rPr>
          <w:ins w:id="1246" w:author="Claus" w:date="2018-12-18T18:47:00Z"/>
          <w:lang w:eastAsia="da-DK"/>
        </w:rPr>
        <w:pPrChange w:id="1247" w:author="Claus" w:date="2018-12-18T19:32:00Z">
          <w:pPr/>
        </w:pPrChange>
      </w:pPr>
      <w:ins w:id="1248" w:author="Claus" w:date="2018-12-18T19:32:00Z">
        <w:r>
          <w:t xml:space="preserve">Figur </w:t>
        </w:r>
        <w:r w:rsidR="000A0755">
          <w:fldChar w:fldCharType="begin"/>
        </w:r>
        <w:r>
          <w:instrText xml:space="preserve"> SEQ Figur \* ARABIC </w:instrText>
        </w:r>
      </w:ins>
      <w:r w:rsidR="000A0755">
        <w:fldChar w:fldCharType="separate"/>
      </w:r>
      <w:ins w:id="1249" w:author="Claus" w:date="2018-12-19T12:08:00Z">
        <w:r w:rsidR="00F270DB">
          <w:rPr>
            <w:noProof/>
          </w:rPr>
          <w:t>11</w:t>
        </w:r>
      </w:ins>
      <w:ins w:id="1250" w:author="Claus" w:date="2018-12-18T19:32:00Z">
        <w:r w:rsidR="000A0755">
          <w:fldChar w:fldCharType="end"/>
        </w:r>
        <w:r>
          <w:t xml:space="preserve"> - Navigationsdiagram med opdelte brugerområder.</w:t>
        </w:r>
      </w:ins>
    </w:p>
    <w:p w:rsidR="00197D57" w:rsidRDefault="007803A6" w:rsidP="00197D57">
      <w:pPr>
        <w:rPr>
          <w:ins w:id="1251" w:author="Claus" w:date="2018-12-18T19:45:00Z"/>
          <w:lang w:eastAsia="da-DK"/>
        </w:rPr>
      </w:pPr>
      <w:ins w:id="1252" w:author="Claus" w:date="2018-12-18T19:44:00Z">
        <w:r>
          <w:rPr>
            <w:lang w:eastAsia="da-DK"/>
          </w:rPr>
          <w:t>Navigationen er implementeret med FrontController pattern, som en central servlet</w:t>
        </w:r>
      </w:ins>
      <w:ins w:id="1253" w:author="Claus" w:date="2018-12-19T16:04:00Z">
        <w:r w:rsidR="0089264D">
          <w:rPr>
            <w:lang w:eastAsia="da-DK"/>
          </w:rPr>
          <w:t>,</w:t>
        </w:r>
      </w:ins>
      <w:ins w:id="1254" w:author="Claus" w:date="2018-12-18T19:44:00Z">
        <w:r>
          <w:rPr>
            <w:lang w:eastAsia="da-DK"/>
          </w:rPr>
          <w:t xml:space="preserve"> der</w:t>
        </w:r>
      </w:ins>
      <w:ins w:id="1255" w:author="Claus" w:date="2018-12-18T19:47:00Z">
        <w:r>
          <w:rPr>
            <w:lang w:eastAsia="da-DK"/>
          </w:rPr>
          <w:t xml:space="preserve"> håndterer alle requests og</w:t>
        </w:r>
      </w:ins>
      <w:ins w:id="1256" w:author="Claus" w:date="2018-12-18T20:07:00Z">
        <w:r w:rsidR="00364FF1">
          <w:rPr>
            <w:lang w:eastAsia="da-DK"/>
          </w:rPr>
          <w:t>,</w:t>
        </w:r>
      </w:ins>
      <w:ins w:id="1257" w:author="Claus" w:date="2018-12-18T19:47:00Z">
        <w:r>
          <w:rPr>
            <w:lang w:eastAsia="da-DK"/>
          </w:rPr>
          <w:t xml:space="preserve"> baseret </w:t>
        </w:r>
      </w:ins>
      <w:ins w:id="1258" w:author="Claus" w:date="2018-12-18T19:44:00Z">
        <w:r>
          <w:rPr>
            <w:lang w:eastAsia="da-DK"/>
          </w:rPr>
          <w:t xml:space="preserve">værdien af parameteren </w:t>
        </w:r>
      </w:ins>
      <w:ins w:id="1259" w:author="Claus" w:date="2018-12-18T19:45:00Z">
        <w:r>
          <w:rPr>
            <w:lang w:eastAsia="da-DK"/>
          </w:rPr>
          <w:t>’command’, kalder et korresponderende Command-objekt’s execute()-metode. Command-objektet har ansvaret for at kalde de lavere liggende lag for at udføre sin opgave og derefter for at returnere den korrekte side til brugeren.</w:t>
        </w:r>
      </w:ins>
    </w:p>
    <w:p w:rsidR="000A0755" w:rsidRDefault="008D1CB6" w:rsidP="000A0755">
      <w:pPr>
        <w:keepNext/>
        <w:rPr>
          <w:ins w:id="1260" w:author="Claus" w:date="2018-12-18T19:46:00Z"/>
        </w:rPr>
        <w:pPrChange w:id="1261" w:author="Claus" w:date="2018-12-18T19:46:00Z">
          <w:pPr/>
        </w:pPrChange>
      </w:pPr>
      <w:ins w:id="1262" w:author="Claus" w:date="2018-12-18T19:46:00Z">
        <w:r>
          <w:rPr>
            <w:noProof/>
            <w:lang w:eastAsia="da-DK"/>
          </w:rPr>
          <w:drawing>
            <wp:inline distT="0" distB="0" distL="0" distR="0">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20"/>
                      <a:srcRect/>
                      <a:stretch>
                        <a:fillRect/>
                      </a:stretch>
                    </pic:blipFill>
                    <pic:spPr bwMode="auto">
                      <a:xfrm>
                        <a:off x="0" y="0"/>
                        <a:ext cx="4264333" cy="2496820"/>
                      </a:xfrm>
                      <a:prstGeom prst="rect">
                        <a:avLst/>
                      </a:prstGeom>
                      <a:noFill/>
                      <a:ln w="9525">
                        <a:noFill/>
                        <a:miter lim="800000"/>
                        <a:headEnd/>
                        <a:tailEnd/>
                      </a:ln>
                    </pic:spPr>
                  </pic:pic>
                </a:graphicData>
              </a:graphic>
            </wp:inline>
          </w:drawing>
        </w:r>
      </w:ins>
    </w:p>
    <w:p w:rsidR="000A0755" w:rsidRPr="000A0755" w:rsidRDefault="000A0755" w:rsidP="000A0755">
      <w:pPr>
        <w:pStyle w:val="Billedtekst"/>
        <w:rPr>
          <w:ins w:id="1263" w:author="Claus" w:date="2018-12-18T19:46:00Z"/>
          <w:lang w:val="en-US"/>
          <w:rPrChange w:id="1264" w:author="Claus" w:date="2018-12-18T19:46:00Z">
            <w:rPr>
              <w:ins w:id="1265" w:author="Claus" w:date="2018-12-18T19:46:00Z"/>
            </w:rPr>
          </w:rPrChange>
        </w:rPr>
        <w:pPrChange w:id="1266" w:author="Claus" w:date="2018-12-18T19:46:00Z">
          <w:pPr/>
        </w:pPrChange>
      </w:pPr>
      <w:ins w:id="1267" w:author="Claus" w:date="2018-12-18T19:46:00Z">
        <w:r w:rsidRPr="000A0755">
          <w:rPr>
            <w:lang w:val="en-US"/>
            <w:rPrChange w:id="1268" w:author="Claus" w:date="2018-12-18T19:46:00Z">
              <w:rPr>
                <w:b/>
                <w:bCs/>
              </w:rPr>
            </w:rPrChange>
          </w:rPr>
          <w:t xml:space="preserve">Figur </w:t>
        </w:r>
        <w:r>
          <w:fldChar w:fldCharType="begin"/>
        </w:r>
        <w:r w:rsidRPr="000A0755">
          <w:rPr>
            <w:lang w:val="en-US"/>
            <w:rPrChange w:id="1269" w:author="Claus" w:date="2018-12-18T19:46:00Z">
              <w:rPr>
                <w:b/>
                <w:bCs/>
              </w:rPr>
            </w:rPrChange>
          </w:rPr>
          <w:instrText xml:space="preserve"> SEQ Figur \* ARABIC </w:instrText>
        </w:r>
      </w:ins>
      <w:r>
        <w:fldChar w:fldCharType="separate"/>
      </w:r>
      <w:ins w:id="1270" w:author="Claus" w:date="2018-12-19T12:08:00Z">
        <w:r w:rsidR="00F270DB">
          <w:rPr>
            <w:noProof/>
            <w:lang w:val="en-US"/>
          </w:rPr>
          <w:t>12</w:t>
        </w:r>
      </w:ins>
      <w:ins w:id="1271" w:author="Claus" w:date="2018-12-18T19:46:00Z">
        <w:r>
          <w:fldChar w:fldCharType="end"/>
        </w:r>
        <w:r w:rsidRPr="000A0755">
          <w:rPr>
            <w:lang w:val="en-US"/>
            <w:rPrChange w:id="1272" w:author="Claus" w:date="2018-12-18T19:46:00Z">
              <w:rPr>
                <w:b/>
                <w:bCs/>
              </w:rPr>
            </w:rPrChange>
          </w:rPr>
          <w:t xml:space="preserve"> - FrontController pattern med Command objekter</w:t>
        </w:r>
      </w:ins>
    </w:p>
    <w:p w:rsidR="00197D57" w:rsidRPr="00EA5D12" w:rsidRDefault="000A0755" w:rsidP="00197D57">
      <w:pPr>
        <w:rPr>
          <w:ins w:id="1273" w:author="Claus" w:date="2018-12-18T18:47:00Z"/>
          <w:lang w:eastAsia="da-DK"/>
        </w:rPr>
      </w:pPr>
      <w:ins w:id="1274" w:author="Claus" w:date="2018-12-18T19:48:00Z">
        <w:r w:rsidRPr="000A0755">
          <w:rPr>
            <w:lang w:eastAsia="da-DK"/>
            <w:rPrChange w:id="1275" w:author="Claus" w:date="2018-12-18T19:49:00Z">
              <w:rPr>
                <w:lang w:val="en-US" w:eastAsia="da-DK"/>
              </w:rPr>
            </w:rPrChange>
          </w:rPr>
          <w:t>For at forenkle udviklingen, har vi samlet en række konstanter for hver</w:t>
        </w:r>
      </w:ins>
      <w:ins w:id="1276" w:author="Claus" w:date="2018-12-18T20:13:00Z">
        <w:r w:rsidR="001C65C2">
          <w:rPr>
            <w:lang w:eastAsia="da-DK"/>
          </w:rPr>
          <w:t>t</w:t>
        </w:r>
      </w:ins>
      <w:ins w:id="1277" w:author="Claus" w:date="2018-12-18T19:48:00Z">
        <w:r w:rsidRPr="000A0755">
          <w:rPr>
            <w:lang w:eastAsia="da-DK"/>
            <w:rPrChange w:id="1278" w:author="Claus" w:date="2018-12-18T19:49:00Z">
              <w:rPr>
                <w:lang w:val="en-US" w:eastAsia="da-DK"/>
              </w:rPr>
            </w:rPrChange>
          </w:rPr>
          <w:t xml:space="preserve"> Command og hver resulterende side</w:t>
        </w:r>
      </w:ins>
      <w:ins w:id="1279" w:author="Claus" w:date="2018-12-18T19:49:00Z">
        <w:r w:rsidR="00EA5D12">
          <w:rPr>
            <w:lang w:eastAsia="da-DK"/>
          </w:rPr>
          <w:t xml:space="preserve"> i klasserne Commands og Pages.</w:t>
        </w:r>
      </w:ins>
      <w:ins w:id="1280" w:author="Claus" w:date="2018-12-18T19:50:00Z">
        <w:r w:rsidR="00E2172F">
          <w:rPr>
            <w:lang w:eastAsia="da-DK"/>
          </w:rPr>
          <w:t xml:space="preserve"> </w:t>
        </w:r>
      </w:ins>
      <w:ins w:id="1281" w:author="Claus" w:date="2018-12-18T19:52:00Z">
        <w:r w:rsidR="000A23A5">
          <w:rPr>
            <w:lang w:eastAsia="da-DK"/>
          </w:rPr>
          <w:t xml:space="preserve">Dette er også med til at sikre, at der er </w:t>
        </w:r>
      </w:ins>
      <w:ins w:id="1282" w:author="Claus" w:date="2018-12-18T19:53:00Z">
        <w:r w:rsidR="00CD6A49">
          <w:rPr>
            <w:lang w:eastAsia="da-DK"/>
          </w:rPr>
          <w:t>konsistens mellem jsp-siderne og tilgængelige commands og omvendt</w:t>
        </w:r>
      </w:ins>
      <w:ins w:id="1283" w:author="Claus" w:date="2018-12-18T20:13:00Z">
        <w:r w:rsidR="00CD6A49">
          <w:rPr>
            <w:lang w:eastAsia="da-DK"/>
          </w:rPr>
          <w:t xml:space="preserve"> og vi undgår stavefejl. Se f.eks. figur 13 pkt. 2 herunder.</w:t>
        </w:r>
        <w:r w:rsidR="00CD6A49" w:rsidRPr="00EA5D12">
          <w:rPr>
            <w:lang w:eastAsia="da-DK"/>
          </w:rPr>
          <w:t xml:space="preserve"> </w:t>
        </w:r>
      </w:ins>
    </w:p>
    <w:p w:rsidR="00197D57" w:rsidRPr="00EA5D12" w:rsidRDefault="00197D57" w:rsidP="00197D57">
      <w:pPr>
        <w:rPr>
          <w:ins w:id="1284" w:author="Claus" w:date="2018-12-18T18:47:00Z"/>
          <w:b/>
          <w:lang w:eastAsia="da-DK"/>
        </w:rPr>
      </w:pPr>
    </w:p>
    <w:p w:rsidR="000A0755" w:rsidRDefault="000A0755" w:rsidP="000A0755">
      <w:pPr>
        <w:rPr>
          <w:ins w:id="1285" w:author="Claus" w:date="2018-12-16T12:19:00Z"/>
        </w:rPr>
        <w:pPrChange w:id="1286" w:author="Claus" w:date="2018-12-18T18:47:00Z">
          <w:pPr>
            <w:pStyle w:val="Overskrift1"/>
          </w:pPr>
        </w:pPrChange>
      </w:pPr>
    </w:p>
    <w:p w:rsidR="0009330D" w:rsidRDefault="005E2626">
      <w:pPr>
        <w:pStyle w:val="Overskrift1"/>
        <w:rPr>
          <w:ins w:id="1287" w:author="Claus" w:date="2018-12-16T13:53:00Z"/>
        </w:rPr>
      </w:pPr>
      <w:ins w:id="1288" w:author="Claus" w:date="2018-12-16T12:19:00Z">
        <w:r>
          <w:lastRenderedPageBreak/>
          <w:t>Sekvensdiagrammer</w:t>
        </w:r>
      </w:ins>
    </w:p>
    <w:p w:rsidR="000A0755" w:rsidRDefault="00CA518B" w:rsidP="000A0755">
      <w:pPr>
        <w:pStyle w:val="Overskrift2"/>
        <w:rPr>
          <w:ins w:id="1289" w:author="Claus" w:date="2018-12-16T12:20:00Z"/>
        </w:rPr>
        <w:pPrChange w:id="1290" w:author="Claus" w:date="2018-12-16T13:53:00Z">
          <w:pPr>
            <w:pStyle w:val="Overskrift1"/>
          </w:pPr>
        </w:pPrChange>
      </w:pPr>
      <w:ins w:id="1291" w:author="Claus" w:date="2018-12-16T13:53:00Z">
        <w:r>
          <w:t>Beregning af stykliste.</w:t>
        </w:r>
      </w:ins>
    </w:p>
    <w:p w:rsidR="000A0755" w:rsidRDefault="008D1CB6" w:rsidP="000A0755">
      <w:pPr>
        <w:keepNext/>
        <w:ind w:left="-142"/>
        <w:rPr>
          <w:ins w:id="1292" w:author="Claus" w:date="2018-12-16T13:13:00Z"/>
        </w:rPr>
        <w:pPrChange w:id="1293" w:author="Claus" w:date="2018-12-17T18:37:00Z">
          <w:pPr/>
        </w:pPrChange>
      </w:pPr>
      <w:ins w:id="1294" w:author="Claus" w:date="2018-12-16T13:19:00Z">
        <w:r>
          <w:rPr>
            <w:noProof/>
            <w:lang w:eastAsia="da-DK"/>
          </w:rPr>
          <w:drawing>
            <wp:inline distT="0" distB="0" distL="0" distR="0">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21"/>
                      <a:stretch>
                        <a:fillRect/>
                      </a:stretch>
                    </pic:blipFill>
                    <pic:spPr>
                      <a:xfrm>
                        <a:off x="0" y="0"/>
                        <a:ext cx="6930303" cy="4336861"/>
                      </a:xfrm>
                      <a:prstGeom prst="rect">
                        <a:avLst/>
                      </a:prstGeom>
                    </pic:spPr>
                  </pic:pic>
                </a:graphicData>
              </a:graphic>
            </wp:inline>
          </w:drawing>
        </w:r>
      </w:ins>
    </w:p>
    <w:p w:rsidR="000A0755" w:rsidRDefault="001A7B65" w:rsidP="000A0755">
      <w:pPr>
        <w:pStyle w:val="Billedtekst"/>
        <w:rPr>
          <w:ins w:id="1295" w:author="Claus" w:date="2018-12-16T13:14:00Z"/>
        </w:rPr>
        <w:pPrChange w:id="1296" w:author="Claus" w:date="2018-12-16T13:13:00Z">
          <w:pPr>
            <w:pStyle w:val="Overskrift1"/>
          </w:pPr>
        </w:pPrChange>
      </w:pPr>
      <w:ins w:id="1297" w:author="Claus" w:date="2018-12-16T13:13:00Z">
        <w:r>
          <w:t xml:space="preserve">Figur </w:t>
        </w:r>
        <w:r w:rsidR="000A0755">
          <w:fldChar w:fldCharType="begin"/>
        </w:r>
        <w:r>
          <w:instrText xml:space="preserve"> SEQ Figur \* ARABIC </w:instrText>
        </w:r>
      </w:ins>
      <w:r w:rsidR="000A0755">
        <w:fldChar w:fldCharType="separate"/>
      </w:r>
      <w:ins w:id="1298" w:author="Claus" w:date="2018-12-19T12:08:00Z">
        <w:r w:rsidR="00F270DB">
          <w:rPr>
            <w:noProof/>
          </w:rPr>
          <w:t>13</w:t>
        </w:r>
      </w:ins>
      <w:ins w:id="1299" w:author="Claus" w:date="2018-12-16T13:13:00Z">
        <w:r w:rsidR="000A0755">
          <w:fldChar w:fldCharType="end"/>
        </w:r>
        <w:r>
          <w:t xml:space="preserve"> - Sekvensdiagram for beregning af stykliste.</w:t>
        </w:r>
      </w:ins>
    </w:p>
    <w:p w:rsidR="000A0755" w:rsidRDefault="001A7B65" w:rsidP="000A0755">
      <w:pPr>
        <w:rPr>
          <w:ins w:id="1300" w:author="Claus" w:date="2018-12-16T13:36:00Z"/>
        </w:rPr>
        <w:pPrChange w:id="1301" w:author="Claus" w:date="2018-12-16T13:14:00Z">
          <w:pPr>
            <w:pStyle w:val="Overskrift1"/>
          </w:pPr>
        </w:pPrChange>
      </w:pPr>
      <w:ins w:id="1302" w:author="Claus" w:date="2018-12-16T13:16:00Z">
        <w:r>
          <w:t>I figur 1</w:t>
        </w:r>
      </w:ins>
      <w:ins w:id="1303" w:author="Claus" w:date="2018-12-19T16:13:00Z">
        <w:r w:rsidR="002740EB">
          <w:t>3</w:t>
        </w:r>
      </w:ins>
      <w:ins w:id="1304" w:author="Claus" w:date="2018-12-16T13:16:00Z">
        <w:r>
          <w:t xml:space="preserve">, beregning af stykliste, kan man tydeligt se den lagdelte arkitektur og </w:t>
        </w:r>
      </w:ins>
      <w:ins w:id="1305" w:author="Claus" w:date="2018-12-16T13:20:00Z">
        <w:r>
          <w:t xml:space="preserve">kaldene imellem dem. </w:t>
        </w:r>
      </w:ins>
    </w:p>
    <w:p w:rsidR="000A0755" w:rsidRDefault="00A975AE" w:rsidP="000A0755">
      <w:pPr>
        <w:rPr>
          <w:ins w:id="1306" w:author="Claus" w:date="2018-12-16T13:43:00Z"/>
        </w:rPr>
        <w:pPrChange w:id="1307" w:author="Claus" w:date="2018-12-16T13:14:00Z">
          <w:pPr>
            <w:pStyle w:val="Overskrift1"/>
          </w:pPr>
        </w:pPrChange>
      </w:pPr>
      <w:ins w:id="1308" w:author="Claus" w:date="2018-12-16T13:22:00Z">
        <w:r>
          <w:t>FrontController instansen får det rette Command-objekt, her ShowBillCommand, fra et HashMap i Command-klassen</w:t>
        </w:r>
      </w:ins>
      <w:ins w:id="1309" w:author="Claus" w:date="2018-12-16T13:43:00Z">
        <w:r w:rsidR="007A5839">
          <w:t xml:space="preserve"> (3)</w:t>
        </w:r>
      </w:ins>
      <w:ins w:id="1310" w:author="Claus" w:date="2018-12-16T13:22:00Z">
        <w:r>
          <w:t xml:space="preserve">. </w:t>
        </w:r>
      </w:ins>
      <w:ins w:id="1311" w:author="Claus" w:date="2018-12-16T13:33:00Z">
        <w:r w:rsidR="007A5839">
          <w:t xml:space="preserve">Hvis </w:t>
        </w:r>
      </w:ins>
      <w:ins w:id="1312" w:author="Claus" w:date="2018-12-16T13:35:00Z">
        <w:r w:rsidR="007A5839">
          <w:t>det</w:t>
        </w:r>
      </w:ins>
      <w:ins w:id="1313" w:author="Claus" w:date="2018-12-16T13:36:00Z">
        <w:r w:rsidR="007A5839">
          <w:t xml:space="preserve"> </w:t>
        </w:r>
      </w:ins>
      <w:ins w:id="1314" w:author="Claus" w:date="2018-12-16T13:35:00Z">
        <w:r w:rsidR="007A5839">
          <w:t>passende Command objekt</w:t>
        </w:r>
      </w:ins>
      <w:ins w:id="1315" w:author="Claus" w:date="2018-12-16T13:36:00Z">
        <w:r w:rsidR="007A5839">
          <w:t xml:space="preserve"> ikke findes</w:t>
        </w:r>
      </w:ins>
      <w:ins w:id="1316" w:author="Claus" w:date="2018-12-16T13:35:00Z">
        <w:r w:rsidR="007A5839">
          <w:t>, returneres et UnknownCommand objekt</w:t>
        </w:r>
      </w:ins>
      <w:ins w:id="1317" w:author="Claus" w:date="2018-12-16T13:36:00Z">
        <w:r w:rsidR="007A5839">
          <w:t xml:space="preserve"> som resulterer i en fejlside med passende fejltekst.</w:t>
        </w:r>
      </w:ins>
    </w:p>
    <w:p w:rsidR="000A0755" w:rsidRDefault="00BD765D" w:rsidP="000A0755">
      <w:pPr>
        <w:rPr>
          <w:ins w:id="1318" w:author="Claus" w:date="2018-12-16T13:47:00Z"/>
        </w:rPr>
        <w:pPrChange w:id="1319" w:author="Claus" w:date="2018-12-16T13:14:00Z">
          <w:pPr>
            <w:pStyle w:val="Overskrift1"/>
          </w:pPr>
        </w:pPrChange>
      </w:pPr>
      <w:ins w:id="1320" w:author="Claus" w:date="2018-12-16T13:43:00Z">
        <w:r>
          <w:t xml:space="preserve">ShowBillCommand objektet bruger både DataFacade- og LogicFacade-objekter til udregning af styklisten. </w:t>
        </w:r>
      </w:ins>
      <w:ins w:id="1321" w:author="Claus" w:date="2018-12-16T13:44:00Z">
        <w:r>
          <w:t xml:space="preserve">Datafacaden bruges til at hente materialer (6) og </w:t>
        </w:r>
      </w:ins>
      <w:ins w:id="1322" w:author="Claus" w:date="2018-12-16T13:47:00Z">
        <w:r>
          <w:t>logicfacaden til udregning af antal (12).</w:t>
        </w:r>
      </w:ins>
    </w:p>
    <w:p w:rsidR="000A0755" w:rsidRDefault="00BD765D" w:rsidP="000A0755">
      <w:pPr>
        <w:rPr>
          <w:ins w:id="1323" w:author="Claus" w:date="2018-12-16T15:42:00Z"/>
        </w:rPr>
        <w:pPrChange w:id="1324" w:author="Claus" w:date="2018-12-16T13:14:00Z">
          <w:pPr>
            <w:pStyle w:val="Overskrift1"/>
          </w:pPr>
        </w:pPrChange>
      </w:pPr>
      <w:ins w:id="1325" w:author="Claus" w:date="2018-12-16T13:48:00Z">
        <w:r>
          <w:t xml:space="preserve">Logicfacaden bruger </w:t>
        </w:r>
      </w:ins>
      <w:ins w:id="1326" w:author="Claus" w:date="2018-12-16T13:49:00Z">
        <w:r>
          <w:t xml:space="preserve">et Calculator </w:t>
        </w:r>
      </w:ins>
      <w:ins w:id="1327" w:author="Claus" w:date="2018-12-16T13:48:00Z">
        <w:r>
          <w:t>objekt</w:t>
        </w:r>
      </w:ins>
      <w:ins w:id="1328" w:author="Claus" w:date="2018-12-17T18:38:00Z">
        <w:r w:rsidR="00A13D0E">
          <w:t>(13)</w:t>
        </w:r>
      </w:ins>
      <w:ins w:id="1329" w:author="Claus" w:date="2018-12-16T13:49:00Z">
        <w:r>
          <w:t>, som initialiserer et hashmap af materialer</w:t>
        </w:r>
      </w:ins>
      <w:ins w:id="1330" w:author="Claus" w:date="2018-12-17T18:38:00Z">
        <w:r w:rsidR="00A13D0E">
          <w:t>(14)</w:t>
        </w:r>
      </w:ins>
      <w:ins w:id="1331" w:author="Claus" w:date="2018-12-16T13:49:00Z">
        <w:r>
          <w:t xml:space="preserve">, til at beregne </w:t>
        </w:r>
      </w:ins>
      <w:ins w:id="1332" w:author="Claus" w:date="2018-12-16T13:50:00Z">
        <w:r w:rsidR="00A13D0E">
          <w:t>styklisten (1</w:t>
        </w:r>
      </w:ins>
      <w:ins w:id="1333" w:author="Claus" w:date="2018-12-17T18:39:00Z">
        <w:r w:rsidR="00A13D0E">
          <w:t>7</w:t>
        </w:r>
      </w:ins>
      <w:ins w:id="1334" w:author="Claus" w:date="2018-12-16T13:50:00Z">
        <w:r>
          <w:t>). Calculator objektet benytter objekter</w:t>
        </w:r>
      </w:ins>
      <w:ins w:id="1335" w:author="Claus" w:date="2018-12-16T13:48:00Z">
        <w:r>
          <w:t xml:space="preserve"> af RulesCalculator typen til at udregne hver del af carporten</w:t>
        </w:r>
      </w:ins>
      <w:ins w:id="1336" w:author="Claus" w:date="2018-12-16T13:50:00Z">
        <w:r w:rsidR="00A13D0E">
          <w:t xml:space="preserve"> (1</w:t>
        </w:r>
      </w:ins>
      <w:ins w:id="1337" w:author="Claus" w:date="2018-12-17T18:39:00Z">
        <w:r w:rsidR="00A13D0E">
          <w:t>8</w:t>
        </w:r>
      </w:ins>
      <w:ins w:id="1338" w:author="Claus" w:date="2018-12-16T13:50:00Z">
        <w:r>
          <w:t>)</w:t>
        </w:r>
      </w:ins>
      <w:ins w:id="1339" w:author="Claus" w:date="2018-12-16T13:48:00Z">
        <w:r>
          <w:t>. Der er således flere RulesCalculators end der er illustreret på diagrammet.</w:t>
        </w:r>
      </w:ins>
    </w:p>
    <w:p w:rsidR="000A0755" w:rsidRDefault="00257A2C" w:rsidP="000A0755">
      <w:pPr>
        <w:rPr>
          <w:ins w:id="1340" w:author="Claus" w:date="2018-12-16T16:02:00Z"/>
        </w:rPr>
        <w:pPrChange w:id="1341" w:author="Claus" w:date="2018-12-16T13:14:00Z">
          <w:pPr>
            <w:pStyle w:val="Overskrift1"/>
          </w:pPr>
        </w:pPrChange>
      </w:pPr>
      <w:ins w:id="1342" w:author="Claus" w:date="2018-12-16T15:42:00Z">
        <w:r>
          <w:t>I selve udregningen (1</w:t>
        </w:r>
      </w:ins>
      <w:ins w:id="1343" w:author="Claus" w:date="2018-12-17T18:40:00Z">
        <w:r w:rsidR="00A13D0E">
          <w:t>9</w:t>
        </w:r>
      </w:ins>
      <w:ins w:id="1344" w:author="Claus" w:date="2018-12-16T15:42:00Z">
        <w:r>
          <w:t xml:space="preserve">) skelnes der, i relevante RuleCalculators, mellem carporte </w:t>
        </w:r>
      </w:ins>
      <w:ins w:id="1345" w:author="Claus" w:date="2018-12-16T15:43:00Z">
        <w:r>
          <w:t>med</w:t>
        </w:r>
      </w:ins>
      <w:ins w:id="1346" w:author="Claus" w:date="2018-12-16T15:42:00Z">
        <w:r>
          <w:t xml:space="preserve"> fladt tag </w:t>
        </w:r>
      </w:ins>
      <w:ins w:id="1347" w:author="Claus" w:date="2018-12-16T15:43:00Z">
        <w:r>
          <w:t xml:space="preserve">og carporte med </w:t>
        </w:r>
      </w:ins>
      <w:ins w:id="1348" w:author="Claus" w:date="2018-12-16T15:42:00Z">
        <w:r>
          <w:t>tag med rejsning.</w:t>
        </w:r>
      </w:ins>
      <w:ins w:id="1349" w:author="Claus" w:date="2018-12-16T15:58:00Z">
        <w:r w:rsidR="00614611">
          <w:t xml:space="preserve"> Dette gøres i if-sætninger</w:t>
        </w:r>
      </w:ins>
      <w:ins w:id="1350" w:author="Claus" w:date="2018-12-19T16:05:00Z">
        <w:r w:rsidR="0089264D">
          <w:t>,</w:t>
        </w:r>
      </w:ins>
      <w:ins w:id="1351" w:author="Claus" w:date="2018-12-16T15:58:00Z">
        <w:r w:rsidR="00614611">
          <w:t xml:space="preserve"> som evaluerer forespørgslens hældning. Baseret på denne værdi vælges f.eks. </w:t>
        </w:r>
      </w:ins>
      <w:ins w:id="1352" w:author="Claus" w:date="2018-12-16T15:59:00Z">
        <w:r w:rsidR="00614611">
          <w:t>materialer enten af typen</w:t>
        </w:r>
      </w:ins>
      <w:ins w:id="1353" w:author="Claus" w:date="2018-12-16T16:00:00Z">
        <w:r w:rsidR="00614611">
          <w:t xml:space="preserve"> byg-selv spær eller spærtræ. </w:t>
        </w:r>
      </w:ins>
    </w:p>
    <w:p w:rsidR="000A0755" w:rsidRDefault="00614611" w:rsidP="000A0755">
      <w:pPr>
        <w:rPr>
          <w:ins w:id="1354" w:author="Claus" w:date="2018-12-16T13:51:00Z"/>
        </w:rPr>
        <w:pPrChange w:id="1355" w:author="Claus" w:date="2018-12-16T13:14:00Z">
          <w:pPr>
            <w:pStyle w:val="Overskrift1"/>
          </w:pPr>
        </w:pPrChange>
      </w:pPr>
      <w:ins w:id="1356" w:author="Claus" w:date="2018-12-16T16:00:00Z">
        <w:r>
          <w:lastRenderedPageBreak/>
          <w:t>Disse valg har betydning for materialeforbruget, da byg-selv-spær</w:t>
        </w:r>
      </w:ins>
      <w:ins w:id="1357" w:author="Claus" w:date="2018-12-16T16:01:00Z">
        <w:r>
          <w:t>,</w:t>
        </w:r>
      </w:ins>
      <w:ins w:id="1358" w:author="Claus" w:date="2018-12-16T16:00:00Z">
        <w:r>
          <w:t xml:space="preserve"> </w:t>
        </w:r>
      </w:ins>
      <w:ins w:id="1359" w:author="Claus" w:date="2018-12-16T16:01:00Z">
        <w:r>
          <w:t xml:space="preserve">til tage med hældning, </w:t>
        </w:r>
      </w:ins>
      <w:ins w:id="1360" w:author="Claus" w:date="2018-12-16T16:00:00Z">
        <w:r>
          <w:t>kan spænde over hele carportens vidde</w:t>
        </w:r>
      </w:ins>
      <w:ins w:id="1361" w:author="Claus" w:date="2018-12-19T16:06:00Z">
        <w:r w:rsidR="0089264D">
          <w:t>,</w:t>
        </w:r>
      </w:ins>
      <w:ins w:id="1362" w:author="Claus" w:date="2018-12-16T16:00:00Z">
        <w:r>
          <w:t xml:space="preserve"> mens spær</w:t>
        </w:r>
      </w:ins>
      <w:ins w:id="1363" w:author="Claus" w:date="2018-12-16T16:01:00Z">
        <w:r>
          <w:t xml:space="preserve"> til fladt tag </w:t>
        </w:r>
      </w:ins>
      <w:ins w:id="1364" w:author="Claus" w:date="2018-12-16T16:00:00Z">
        <w:r>
          <w:t xml:space="preserve">evt. </w:t>
        </w:r>
      </w:ins>
      <w:ins w:id="1365" w:author="Claus" w:date="2018-12-16T16:01:00Z">
        <w:r>
          <w:t xml:space="preserve">skal samles af flere stykker spærtræ. </w:t>
        </w:r>
      </w:ins>
      <w:ins w:id="1366" w:author="Claus" w:date="2018-12-16T16:02:00Z">
        <w:r>
          <w:t>Dette har også betydning for antallet af stolper.</w:t>
        </w:r>
      </w:ins>
    </w:p>
    <w:p w:rsidR="000A0755" w:rsidRDefault="00BD765D" w:rsidP="000A0755">
      <w:pPr>
        <w:rPr>
          <w:ins w:id="1367" w:author="Claus" w:date="2018-12-16T13:52:00Z"/>
        </w:rPr>
        <w:pPrChange w:id="1368" w:author="Claus" w:date="2018-12-16T13:14:00Z">
          <w:pPr>
            <w:pStyle w:val="Overskrift1"/>
          </w:pPr>
        </w:pPrChange>
      </w:pPr>
      <w:ins w:id="1369" w:author="Claus" w:date="2018-12-16T13:51:00Z">
        <w:r>
          <w:t>Når styklisten er udregnet, konverteres den til en HTML-repræsentation i ShowBillCommand objektet (</w:t>
        </w:r>
      </w:ins>
      <w:ins w:id="1370" w:author="Claus" w:date="2018-12-17T18:40:00Z">
        <w:r w:rsidR="00A13D0E">
          <w:t>23</w:t>
        </w:r>
      </w:ins>
      <w:ins w:id="1371" w:author="Claus" w:date="2018-12-16T13:51:00Z">
        <w:r>
          <w:t>) inden den returneres med siden.</w:t>
        </w:r>
      </w:ins>
    </w:p>
    <w:p w:rsidR="000A0755" w:rsidRDefault="00CA518B" w:rsidP="000A0755">
      <w:pPr>
        <w:pStyle w:val="Overskrift2"/>
        <w:rPr>
          <w:ins w:id="1372" w:author="Claus" w:date="2018-12-16T17:01:00Z"/>
        </w:rPr>
        <w:pPrChange w:id="1373" w:author="Claus" w:date="2018-12-16T13:53:00Z">
          <w:pPr>
            <w:pStyle w:val="Overskrift1"/>
          </w:pPr>
        </w:pPrChange>
      </w:pPr>
      <w:ins w:id="1374" w:author="Claus" w:date="2018-12-16T13:53:00Z">
        <w:r>
          <w:t>Opdatering af carportforespørgsel.</w:t>
        </w:r>
      </w:ins>
    </w:p>
    <w:p w:rsidR="000A0755" w:rsidRDefault="008D1CB6" w:rsidP="000A0755">
      <w:pPr>
        <w:keepNext/>
        <w:ind w:left="-142"/>
        <w:rPr>
          <w:ins w:id="1375" w:author="Claus" w:date="2018-12-16T17:01:00Z"/>
        </w:rPr>
        <w:pPrChange w:id="1376" w:author="Claus" w:date="2018-12-17T18:37:00Z">
          <w:pPr/>
        </w:pPrChange>
      </w:pPr>
      <w:ins w:id="1377" w:author="Claus" w:date="2018-12-16T17:01:00Z">
        <w:r>
          <w:rPr>
            <w:noProof/>
            <w:lang w:eastAsia="da-DK"/>
          </w:rPr>
          <w:drawing>
            <wp:inline distT="0" distB="0" distL="0" distR="0">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2"/>
                      <a:stretch>
                        <a:fillRect/>
                      </a:stretch>
                    </pic:blipFill>
                    <pic:spPr>
                      <a:xfrm>
                        <a:off x="0" y="0"/>
                        <a:ext cx="6903609" cy="3781832"/>
                      </a:xfrm>
                      <a:prstGeom prst="rect">
                        <a:avLst/>
                      </a:prstGeom>
                    </pic:spPr>
                  </pic:pic>
                </a:graphicData>
              </a:graphic>
            </wp:inline>
          </w:drawing>
        </w:r>
      </w:ins>
    </w:p>
    <w:p w:rsidR="000A0755" w:rsidRDefault="002E736F" w:rsidP="000A0755">
      <w:pPr>
        <w:pStyle w:val="Billedtekst"/>
        <w:rPr>
          <w:ins w:id="1378" w:author="Claus" w:date="2018-12-16T17:01:00Z"/>
        </w:rPr>
        <w:pPrChange w:id="1379" w:author="Claus" w:date="2018-12-16T17:01:00Z">
          <w:pPr>
            <w:pStyle w:val="Overskrift1"/>
          </w:pPr>
        </w:pPrChange>
      </w:pPr>
      <w:ins w:id="1380" w:author="Claus" w:date="2018-12-16T17:01:00Z">
        <w:r>
          <w:t xml:space="preserve">Figur </w:t>
        </w:r>
        <w:r w:rsidR="000A0755">
          <w:fldChar w:fldCharType="begin"/>
        </w:r>
        <w:r>
          <w:instrText xml:space="preserve"> SEQ Figur \* ARABIC </w:instrText>
        </w:r>
      </w:ins>
      <w:r w:rsidR="000A0755">
        <w:fldChar w:fldCharType="separate"/>
      </w:r>
      <w:ins w:id="1381" w:author="Claus" w:date="2018-12-19T12:08:00Z">
        <w:r w:rsidR="00F270DB">
          <w:rPr>
            <w:noProof/>
          </w:rPr>
          <w:t>14</w:t>
        </w:r>
      </w:ins>
      <w:ins w:id="1382" w:author="Claus" w:date="2018-12-16T17:01:00Z">
        <w:r w:rsidR="000A0755">
          <w:fldChar w:fldCharType="end"/>
        </w:r>
        <w:r>
          <w:t xml:space="preserve"> - opdatering af carport forespørgsel.</w:t>
        </w:r>
      </w:ins>
    </w:p>
    <w:p w:rsidR="000A0755" w:rsidRDefault="0089264D" w:rsidP="000A0755">
      <w:pPr>
        <w:rPr>
          <w:ins w:id="1383" w:author="Claus" w:date="2018-12-16T17:02:00Z"/>
        </w:rPr>
        <w:pPrChange w:id="1384" w:author="Claus" w:date="2018-12-16T17:01:00Z">
          <w:pPr>
            <w:pStyle w:val="Overskrift1"/>
          </w:pPr>
        </w:pPrChange>
      </w:pPr>
      <w:ins w:id="1385" w:author="Claus" w:date="2018-12-16T17:02:00Z">
        <w:r>
          <w:t>I figur 1</w:t>
        </w:r>
      </w:ins>
      <w:ins w:id="1386" w:author="Claus" w:date="2018-12-19T16:07:00Z">
        <w:r>
          <w:t>4</w:t>
        </w:r>
      </w:ins>
      <w:ins w:id="1387" w:author="Claus" w:date="2018-12-18T12:02:00Z">
        <w:r w:rsidR="00CC43AF">
          <w:t xml:space="preserve"> </w:t>
        </w:r>
      </w:ins>
      <w:ins w:id="1388" w:author="Claus" w:date="2018-12-16T17:02:00Z">
        <w:r w:rsidR="002E736F">
          <w:t>kan man se, at her er der tale om en ren opdateringsfunktion. Logic-laget er ikke med i denne funktion, da der ikke sker beregninger.</w:t>
        </w:r>
      </w:ins>
    </w:p>
    <w:p w:rsidR="000A0755" w:rsidRDefault="002E736F" w:rsidP="000A0755">
      <w:pPr>
        <w:rPr>
          <w:ins w:id="1389" w:author="Claus" w:date="2018-12-16T17:07:00Z"/>
        </w:rPr>
        <w:pPrChange w:id="1390" w:author="Claus" w:date="2018-12-16T17:01:00Z">
          <w:pPr>
            <w:pStyle w:val="Overskrift1"/>
          </w:pPr>
        </w:pPrChange>
      </w:pPr>
      <w:ins w:id="1391" w:author="Claus" w:date="2018-12-16T17:03:00Z">
        <w:r>
          <w:t xml:space="preserve">Da en carportforespørgsel også består af et skur, som har en separat tabel i databasen, har vi lavet en transaktion i CarportRequestDAO-klassen, så alle trinnene fra 8-11 skal udføres, ellers ingen. </w:t>
        </w:r>
      </w:ins>
      <w:ins w:id="1392" w:author="Claus" w:date="2018-12-16T17:05:00Z">
        <w:r>
          <w:t xml:space="preserve">Dvs. både carportforespørgsel OG skur skal opdateres, ellers skal de delvise ændringer i databasen tilbagerulles. Se mere i afsnittet </w:t>
        </w:r>
      </w:ins>
      <w:ins w:id="1393" w:author="Claus" w:date="2018-12-19T16:14:00Z">
        <w:r w:rsidR="002740EB">
          <w:fldChar w:fldCharType="begin"/>
        </w:r>
        <w:r w:rsidR="002740EB">
          <w:instrText xml:space="preserve"> REF _Ref532999181 \w \h </w:instrText>
        </w:r>
      </w:ins>
      <w:r w:rsidR="002740EB">
        <w:fldChar w:fldCharType="separate"/>
      </w:r>
      <w:ins w:id="1394" w:author="Claus" w:date="2018-12-19T16:14:00Z">
        <w:r w:rsidR="002740EB">
          <w:t>13.5</w:t>
        </w:r>
        <w:r w:rsidR="002740EB">
          <w:fldChar w:fldCharType="end"/>
        </w:r>
      </w:ins>
      <w:ins w:id="1395" w:author="Claus" w:date="2018-12-16T17:05:00Z">
        <w:r>
          <w:t xml:space="preserve"> </w:t>
        </w:r>
      </w:ins>
      <w:ins w:id="1396" w:author="Claus" w:date="2018-12-19T16:10:00Z">
        <w:r w:rsidR="0089264D">
          <w:fldChar w:fldCharType="begin"/>
        </w:r>
        <w:r w:rsidR="0089264D">
          <w:instrText xml:space="preserve"> REF _Ref532999181 \h </w:instrText>
        </w:r>
      </w:ins>
      <w:r w:rsidR="0089264D">
        <w:fldChar w:fldCharType="separate"/>
      </w:r>
      <w:ins w:id="1397" w:author="Claus" w:date="2018-12-19T16:14:00Z">
        <w:r w:rsidR="002740EB">
          <w:t>Transaktion som opdaterer både skur og carport forespørgsel.</w:t>
        </w:r>
      </w:ins>
      <w:ins w:id="1398" w:author="Claus" w:date="2018-12-19T16:10:00Z">
        <w:r w:rsidR="0089264D">
          <w:fldChar w:fldCharType="end"/>
        </w:r>
      </w:ins>
    </w:p>
    <w:p w:rsidR="000A0755" w:rsidRDefault="00910A22" w:rsidP="000A0755">
      <w:pPr>
        <w:rPr>
          <w:ins w:id="1399" w:author="Claus" w:date="2018-12-16T17:13:00Z"/>
        </w:rPr>
        <w:pPrChange w:id="1400" w:author="Claus" w:date="2018-12-16T17:01:00Z">
          <w:pPr>
            <w:pStyle w:val="Overskrift1"/>
          </w:pPr>
        </w:pPrChange>
      </w:pPr>
      <w:ins w:id="1401" w:author="Claus" w:date="2018-12-16T17:07:00Z">
        <w:r>
          <w:t>Hvis databaseopdateringerne fejler, kastes en FogException fra DAO</w:t>
        </w:r>
      </w:ins>
      <w:ins w:id="1402" w:author="Claus" w:date="2018-12-16T17:08:00Z">
        <w:r>
          <w:t xml:space="preserve">’en, via Datafacaden til Command’et, som så viser formularen for </w:t>
        </w:r>
      </w:ins>
      <w:ins w:id="1403" w:author="Claus" w:date="2018-12-16T17:10:00Z">
        <w:r>
          <w:t>carport</w:t>
        </w:r>
      </w:ins>
      <w:ins w:id="1404" w:author="Claus" w:date="2018-12-16T17:08:00Z">
        <w:r>
          <w:t xml:space="preserve">forespørgslen igen. </w:t>
        </w:r>
      </w:ins>
      <w:ins w:id="1405" w:author="Claus" w:date="2018-12-16T17:09:00Z">
        <w:r>
          <w:t>Hvis opdateringerne lykkes, returneres listen af carportforespørgsler</w:t>
        </w:r>
      </w:ins>
      <w:ins w:id="1406" w:author="Claus" w:date="2018-12-16T17:10:00Z">
        <w:r>
          <w:t xml:space="preserve"> via </w:t>
        </w:r>
      </w:ins>
      <w:ins w:id="1407" w:author="Claus" w:date="2018-12-16T17:12:00Z">
        <w:r>
          <w:t>ShowRequestsCommand’et.</w:t>
        </w:r>
      </w:ins>
    </w:p>
    <w:p w:rsidR="000A0755" w:rsidRDefault="00910A22" w:rsidP="000A0755">
      <w:pPr>
        <w:rPr>
          <w:ins w:id="1408" w:author="Claus" w:date="2018-12-16T17:17:00Z"/>
        </w:rPr>
        <w:pPrChange w:id="1409" w:author="Claus" w:date="2018-12-16T17:01:00Z">
          <w:pPr>
            <w:pStyle w:val="Overskrift1"/>
          </w:pPr>
        </w:pPrChange>
      </w:pPr>
      <w:ins w:id="1410" w:author="Claus" w:date="2018-12-16T17:13:00Z">
        <w:r>
          <w:t xml:space="preserve">Da formularen også kan slette eller tilføje et skur til </w:t>
        </w:r>
      </w:ins>
      <w:ins w:id="1411" w:author="Claus" w:date="2018-12-16T17:14:00Z">
        <w:r>
          <w:t>carportforespørgslen, må DAO’en afgøre, hvilke trin (8-11) der skal udføres.</w:t>
        </w:r>
      </w:ins>
      <w:ins w:id="1412" w:author="Claus" w:date="2018-12-16T17:17:00Z">
        <w:r w:rsidR="00263007">
          <w:t xml:space="preserve"> Her har vi lavet en if-sætning</w:t>
        </w:r>
      </w:ins>
      <w:ins w:id="1413" w:author="Claus" w:date="2018-12-16T17:22:00Z">
        <w:r w:rsidR="00263007">
          <w:t xml:space="preserve"> (se også afsnittet om kode)</w:t>
        </w:r>
      </w:ins>
      <w:ins w:id="1414" w:author="Claus" w:date="2018-12-16T17:17:00Z">
        <w:r w:rsidR="00263007">
          <w:t xml:space="preserve"> som evaluerer flg:</w:t>
        </w:r>
      </w:ins>
    </w:p>
    <w:p w:rsidR="000A0755" w:rsidRDefault="00263007" w:rsidP="000A0755">
      <w:pPr>
        <w:pStyle w:val="Listeafsnit"/>
        <w:numPr>
          <w:ilvl w:val="0"/>
          <w:numId w:val="9"/>
        </w:numPr>
        <w:rPr>
          <w:ins w:id="1415" w:author="Claus" w:date="2018-12-16T17:19:00Z"/>
        </w:rPr>
        <w:pPrChange w:id="1416" w:author="Claus" w:date="2018-12-16T17:18:00Z">
          <w:pPr>
            <w:pStyle w:val="Overskrift1"/>
          </w:pPr>
        </w:pPrChange>
      </w:pPr>
      <w:ins w:id="1417" w:author="Claus" w:date="2018-12-16T17:18:00Z">
        <w:r>
          <w:t xml:space="preserve">Hvis skurets id er større end nul og fluebenet for skuret er valgt, skal skuret opdateres. </w:t>
        </w:r>
      </w:ins>
      <w:ins w:id="1418" w:author="Claus" w:date="2018-12-16T17:19:00Z">
        <w:r>
          <w:t>Dernæst opdateres carporten.</w:t>
        </w:r>
      </w:ins>
    </w:p>
    <w:p w:rsidR="000A0755" w:rsidRDefault="00263007" w:rsidP="000A0755">
      <w:pPr>
        <w:pStyle w:val="Listeafsnit"/>
        <w:numPr>
          <w:ilvl w:val="0"/>
          <w:numId w:val="9"/>
        </w:numPr>
        <w:rPr>
          <w:ins w:id="1419" w:author="Claus" w:date="2018-12-16T17:19:00Z"/>
        </w:rPr>
        <w:pPrChange w:id="1420" w:author="Claus" w:date="2018-12-16T17:18:00Z">
          <w:pPr>
            <w:pStyle w:val="Overskrift1"/>
          </w:pPr>
        </w:pPrChange>
      </w:pPr>
      <w:ins w:id="1421" w:author="Claus" w:date="2018-12-16T17:19:00Z">
        <w:r>
          <w:lastRenderedPageBreak/>
          <w:t>Hvis skurets id er større end nul og fluebenet ikke er valgt, skal skuret slettes. Dernæst opdateres carporten.</w:t>
        </w:r>
      </w:ins>
    </w:p>
    <w:p w:rsidR="000A0755" w:rsidRDefault="00263007" w:rsidP="000A0755">
      <w:pPr>
        <w:pStyle w:val="Listeafsnit"/>
        <w:numPr>
          <w:ilvl w:val="0"/>
          <w:numId w:val="9"/>
        </w:numPr>
        <w:rPr>
          <w:ins w:id="1422" w:author="Claus" w:date="2018-12-16T17:21:00Z"/>
        </w:rPr>
        <w:pPrChange w:id="1423" w:author="Claus" w:date="2018-12-16T17:18:00Z">
          <w:pPr>
            <w:pStyle w:val="Overskrift1"/>
          </w:pPr>
        </w:pPrChange>
      </w:pPr>
      <w:ins w:id="1424" w:author="Claus" w:date="2018-12-16T17:19:00Z">
        <w:r>
          <w:t>Hvis skurets id er nul og fluebenet er valgt,</w:t>
        </w:r>
      </w:ins>
      <w:ins w:id="1425" w:author="Claus" w:date="2018-12-16T17:20:00Z">
        <w:r>
          <w:t xml:space="preserve"> opdateres carporten</w:t>
        </w:r>
      </w:ins>
      <w:ins w:id="1426" w:author="Claus" w:date="2018-12-16T17:21:00Z">
        <w:r>
          <w:t xml:space="preserve"> og skuret </w:t>
        </w:r>
      </w:ins>
      <w:ins w:id="1427" w:author="Claus" w:date="2018-12-16T17:19:00Z">
        <w:r>
          <w:t>oprettes.</w:t>
        </w:r>
      </w:ins>
    </w:p>
    <w:p w:rsidR="000A0755" w:rsidRDefault="00263007" w:rsidP="000A0755">
      <w:pPr>
        <w:pStyle w:val="Listeafsnit"/>
        <w:numPr>
          <w:ilvl w:val="0"/>
          <w:numId w:val="9"/>
        </w:numPr>
        <w:rPr>
          <w:ins w:id="1428" w:author="Claus" w:date="2018-12-16T13:53:00Z"/>
        </w:rPr>
        <w:pPrChange w:id="1429" w:author="Claus" w:date="2018-12-16T17:18:00Z">
          <w:pPr>
            <w:pStyle w:val="Overskrift1"/>
          </w:pPr>
        </w:pPrChange>
      </w:pPr>
      <w:ins w:id="1430" w:author="Claus" w:date="2018-12-16T17:21:00Z">
        <w:r>
          <w:t>Ellers opdateres kun carporten.</w:t>
        </w:r>
      </w:ins>
    </w:p>
    <w:p w:rsidR="000A0755" w:rsidRDefault="00F270DB">
      <w:pPr>
        <w:pStyle w:val="Overskrift1"/>
        <w:rPr>
          <w:ins w:id="1431" w:author="Claus" w:date="2018-12-19T12:05:00Z"/>
        </w:rPr>
      </w:pPr>
      <w:ins w:id="1432" w:author="Claus" w:date="2018-12-19T12:04:00Z">
        <w:r>
          <w:t>Arkitektur</w:t>
        </w:r>
      </w:ins>
    </w:p>
    <w:p w:rsidR="000A0755" w:rsidRDefault="00F270DB" w:rsidP="000A0755">
      <w:pPr>
        <w:rPr>
          <w:ins w:id="1433" w:author="Claus" w:date="2018-12-19T12:07:00Z"/>
        </w:rPr>
        <w:pPrChange w:id="1434" w:author="Claus" w:date="2018-12-19T12:05:00Z">
          <w:pPr>
            <w:pStyle w:val="Overskrift1"/>
          </w:pPr>
        </w:pPrChange>
      </w:pPr>
      <w:ins w:id="1435" w:author="Claus" w:date="2018-12-19T12:05:00Z">
        <w:r>
          <w:t>Applikationen er udviklet i en 3-lags arkitektur med facader mellem lagene, så den bagvedliggende implementation er skjult for klienten</w:t>
        </w:r>
      </w:ins>
      <w:ins w:id="1436" w:author="Claus" w:date="2018-12-19T12:06:00Z">
        <w:r>
          <w:t xml:space="preserve">. På denne måde er det uden betydning for f.eks. et Command objekt, hvordan en liste med carport forespørgsler dannes. Dette er med til at </w:t>
        </w:r>
      </w:ins>
      <w:ins w:id="1437" w:author="Claus" w:date="2018-12-19T12:07:00Z">
        <w:r>
          <w:t>gøre systemet nemmere at vedligeholde.</w:t>
        </w:r>
      </w:ins>
    </w:p>
    <w:p w:rsidR="000A0755" w:rsidRDefault="008D1CB6" w:rsidP="000A0755">
      <w:pPr>
        <w:keepNext/>
        <w:rPr>
          <w:ins w:id="1438" w:author="Claus" w:date="2018-12-19T12:08:00Z"/>
        </w:rPr>
        <w:pPrChange w:id="1439" w:author="Claus" w:date="2018-12-19T12:08:00Z">
          <w:pPr/>
        </w:pPrChange>
      </w:pPr>
      <w:ins w:id="1440" w:author="Claus" w:date="2018-12-19T12:08:00Z">
        <w:r>
          <w:rPr>
            <w:noProof/>
            <w:lang w:eastAsia="da-DK"/>
          </w:rPr>
          <w:drawing>
            <wp:inline distT="0" distB="0" distL="0" distR="0">
              <wp:extent cx="6188710" cy="5958840"/>
              <wp:effectExtent l="19050" t="0" r="2540" b="0"/>
              <wp:docPr id="17" name="Billede 16" descr="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png"/>
                      <pic:cNvPicPr/>
                    </pic:nvPicPr>
                    <pic:blipFill>
                      <a:blip r:embed="rId23"/>
                      <a:stretch>
                        <a:fillRect/>
                      </a:stretch>
                    </pic:blipFill>
                    <pic:spPr>
                      <a:xfrm>
                        <a:off x="0" y="0"/>
                        <a:ext cx="6188710" cy="5958840"/>
                      </a:xfrm>
                      <a:prstGeom prst="rect">
                        <a:avLst/>
                      </a:prstGeom>
                    </pic:spPr>
                  </pic:pic>
                </a:graphicData>
              </a:graphic>
            </wp:inline>
          </w:drawing>
        </w:r>
      </w:ins>
    </w:p>
    <w:p w:rsidR="000A0755" w:rsidRDefault="00F270DB" w:rsidP="000A0755">
      <w:pPr>
        <w:pStyle w:val="Billedtekst"/>
        <w:rPr>
          <w:ins w:id="1441" w:author="Claus" w:date="2018-12-19T12:08:00Z"/>
        </w:rPr>
        <w:pPrChange w:id="1442" w:author="Claus" w:date="2018-12-19T12:08:00Z">
          <w:pPr>
            <w:pStyle w:val="Overskrift1"/>
          </w:pPr>
        </w:pPrChange>
      </w:pPr>
      <w:ins w:id="1443" w:author="Claus" w:date="2018-12-19T12:08:00Z">
        <w:r>
          <w:t xml:space="preserve">Figur </w:t>
        </w:r>
        <w:r w:rsidR="000A0755">
          <w:fldChar w:fldCharType="begin"/>
        </w:r>
        <w:r>
          <w:instrText xml:space="preserve"> SEQ Figur \* ARABIC </w:instrText>
        </w:r>
      </w:ins>
      <w:r w:rsidR="000A0755">
        <w:fldChar w:fldCharType="separate"/>
      </w:r>
      <w:ins w:id="1444" w:author="Claus" w:date="2018-12-19T12:08:00Z">
        <w:r>
          <w:rPr>
            <w:noProof/>
          </w:rPr>
          <w:t>15</w:t>
        </w:r>
        <w:r w:rsidR="000A0755">
          <w:fldChar w:fldCharType="end"/>
        </w:r>
        <w:r>
          <w:t xml:space="preserve"> - Applikationens lagdelte arkitektur.</w:t>
        </w:r>
      </w:ins>
    </w:p>
    <w:p w:rsidR="000A0755" w:rsidRDefault="00F270DB" w:rsidP="000A0755">
      <w:pPr>
        <w:rPr>
          <w:ins w:id="1445" w:author="Claus" w:date="2018-12-16T17:42:00Z"/>
        </w:rPr>
        <w:pPrChange w:id="1446" w:author="Claus" w:date="2018-12-19T12:08:00Z">
          <w:pPr>
            <w:pStyle w:val="Overskrift1"/>
          </w:pPr>
        </w:pPrChange>
      </w:pPr>
      <w:ins w:id="1447" w:author="Claus" w:date="2018-12-19T12:08:00Z">
        <w:r>
          <w:t>Bemærk at der kun er vist en del af klasser og associationer</w:t>
        </w:r>
      </w:ins>
      <w:ins w:id="1448" w:author="Claus" w:date="2018-12-19T12:09:00Z">
        <w:r>
          <w:t>, for at skabe overblik.</w:t>
        </w:r>
      </w:ins>
    </w:p>
    <w:p w:rsidR="002A6B5D" w:rsidRDefault="002A6B5D" w:rsidP="002A6B5D">
      <w:pPr>
        <w:pStyle w:val="Overskrift1"/>
        <w:rPr>
          <w:ins w:id="1449" w:author="Claus" w:date="2018-12-16T20:51:00Z"/>
        </w:rPr>
      </w:pPr>
      <w:ins w:id="1450" w:author="Claus" w:date="2018-12-16T17:42:00Z">
        <w:r>
          <w:lastRenderedPageBreak/>
          <w:t>Særlige forhold</w:t>
        </w:r>
      </w:ins>
    </w:p>
    <w:p w:rsidR="000A0755" w:rsidRDefault="00CC1900" w:rsidP="000A0755">
      <w:pPr>
        <w:pStyle w:val="Overskrift2"/>
        <w:rPr>
          <w:ins w:id="1451" w:author="Claus" w:date="2018-12-16T17:43:00Z"/>
        </w:rPr>
        <w:pPrChange w:id="1452" w:author="Claus" w:date="2018-12-16T20:51:00Z">
          <w:pPr>
            <w:pStyle w:val="Overskrift1"/>
          </w:pPr>
        </w:pPrChange>
      </w:pPr>
      <w:ins w:id="1453" w:author="Claus" w:date="2018-12-16T20:51:00Z">
        <w:r w:rsidRPr="00CC1900">
          <w:t>Validering af bruger-input.</w:t>
        </w:r>
      </w:ins>
    </w:p>
    <w:p w:rsidR="000A0755" w:rsidRDefault="002A6B5D" w:rsidP="000A0755">
      <w:pPr>
        <w:rPr>
          <w:ins w:id="1454" w:author="Claus" w:date="2018-12-19T14:25:00Z"/>
        </w:rPr>
        <w:pPrChange w:id="1455" w:author="Claus" w:date="2018-12-16T17:43:00Z">
          <w:pPr>
            <w:pStyle w:val="Overskrift1"/>
          </w:pPr>
        </w:pPrChange>
      </w:pPr>
      <w:ins w:id="1456" w:author="Claus" w:date="2018-12-16T17:43:00Z">
        <w:r>
          <w:t xml:space="preserve">Softwaren </w:t>
        </w:r>
      </w:ins>
      <w:ins w:id="1457" w:author="Claus" w:date="2018-12-16T17:44:00Z">
        <w:r>
          <w:t xml:space="preserve">skal naturligvis være brugervenlig. Dette sikrer vi bl.a. ved at </w:t>
        </w:r>
      </w:ins>
      <w:ins w:id="1458" w:author="Claus" w:date="2018-12-16T17:43:00Z">
        <w:r>
          <w:t>implementere fejlhåndtering</w:t>
        </w:r>
      </w:ins>
      <w:ins w:id="1459" w:author="Claus" w:date="2018-12-16T17:44:00Z">
        <w:r>
          <w:t xml:space="preserve"> </w:t>
        </w:r>
      </w:ins>
      <w:ins w:id="1460" w:author="Claus" w:date="2018-12-16T17:43:00Z">
        <w:r>
          <w:t>så brugeren ikke oplever, at applikationen går i stå eller giver svar, der er svære at forstå.</w:t>
        </w:r>
      </w:ins>
      <w:ins w:id="1461" w:author="Claus" w:date="2018-12-16T17:45:00Z">
        <w:r>
          <w:t xml:space="preserve"> Vi håndterer primært fejl, dvs. Exceptions, i datalaget, hvor vi fanger fejl fra lavere liggende lag/pakker og konverterer dem til FogExceptions som er mere brugervenlige. </w:t>
        </w:r>
      </w:ins>
      <w:ins w:id="1462" w:author="Claus" w:date="2018-12-16T17:46:00Z">
        <w:r>
          <w:t>Disse FogExceptions sendes videre o</w:t>
        </w:r>
      </w:ins>
      <w:ins w:id="1463" w:author="Claus" w:date="2018-12-16T17:49:00Z">
        <w:r>
          <w:t>p</w:t>
        </w:r>
      </w:ins>
      <w:ins w:id="1464" w:author="Claus" w:date="2018-12-16T17:46:00Z">
        <w:r>
          <w:t xml:space="preserve"> gennem den lagdelte arkitektur, hvor Command-objekterne er endestationen. </w:t>
        </w:r>
      </w:ins>
      <w:ins w:id="1465" w:author="Claus" w:date="2018-12-16T17:47:00Z">
        <w:r>
          <w:t xml:space="preserve">Her gemmes </w:t>
        </w:r>
      </w:ins>
      <w:ins w:id="1466" w:author="Claus" w:date="2018-12-16T17:50:00Z">
        <w:r>
          <w:t>FogException’s friendlyMessage på requestet og udskrives i jsp’en</w:t>
        </w:r>
      </w:ins>
      <w:ins w:id="1467" w:author="Claus" w:date="2018-12-19T14:25:00Z">
        <w:r w:rsidR="00F35CAE">
          <w:t>.</w:t>
        </w:r>
      </w:ins>
    </w:p>
    <w:p w:rsidR="000A0755" w:rsidRDefault="00F35CAE" w:rsidP="000A0755">
      <w:pPr>
        <w:rPr>
          <w:ins w:id="1468" w:author="Claus" w:date="2018-12-16T20:36:00Z"/>
        </w:rPr>
        <w:pPrChange w:id="1469" w:author="Claus" w:date="2018-12-16T17:43:00Z">
          <w:pPr>
            <w:pStyle w:val="Overskrift1"/>
          </w:pPr>
        </w:pPrChange>
      </w:pPr>
      <w:ins w:id="1470" w:author="Claus" w:date="2018-12-19T14:25:00Z">
        <w:r>
          <w:t xml:space="preserve"> </w:t>
        </w:r>
      </w:ins>
      <w:ins w:id="1471" w:author="Claus" w:date="2018-12-16T17:55:00Z">
        <w:r w:rsidR="007A3F99">
          <w:t>For yderligere at sikre brugervenlighed, har vi implementeret input validering client</w:t>
        </w:r>
      </w:ins>
      <w:ins w:id="1472" w:author="Claus" w:date="2018-12-16T20:34:00Z">
        <w:r w:rsidR="00CA4AF2">
          <w:t>-</w:t>
        </w:r>
      </w:ins>
      <w:ins w:id="1473" w:author="Claus" w:date="2018-12-16T17:55:00Z">
        <w:r w:rsidR="007A3F99">
          <w:t xml:space="preserve">side. </w:t>
        </w:r>
      </w:ins>
      <w:ins w:id="1474" w:author="Claus" w:date="2018-12-16T20:34:00Z">
        <w:r w:rsidR="00CA4AF2">
          <w:t>Der er altid den risiko, at man støder på en bruger, som har en browser, der ikke understøtter html5 validering</w:t>
        </w:r>
      </w:ins>
      <w:ins w:id="1475" w:author="Claus" w:date="2018-12-17T11:54:00Z">
        <w:r w:rsidR="00E115E9">
          <w:t xml:space="preserve"> (eller validering vha. JavaScript)</w:t>
        </w:r>
      </w:ins>
      <w:ins w:id="1476" w:author="Claus" w:date="2018-12-16T20:34:00Z">
        <w:r w:rsidR="00CA4AF2">
          <w:t xml:space="preserve">, derfor er validering server-side naturligvis et must. </w:t>
        </w:r>
      </w:ins>
      <w:ins w:id="1477" w:author="Claus" w:date="2018-12-16T17:58:00Z">
        <w:r w:rsidR="008424A1">
          <w:t>Det har vi desværre må</w:t>
        </w:r>
      </w:ins>
      <w:ins w:id="1478" w:author="Claus" w:date="2018-12-16T18:03:00Z">
        <w:r w:rsidR="008424A1">
          <w:t>ttet nedprioritere pga. tidspres.</w:t>
        </w:r>
      </w:ins>
    </w:p>
    <w:p w:rsidR="000A0755" w:rsidRDefault="00CA4AF2" w:rsidP="000A0755">
      <w:pPr>
        <w:rPr>
          <w:ins w:id="1479" w:author="Claus" w:date="2018-12-16T20:37:00Z"/>
        </w:rPr>
        <w:pPrChange w:id="1480" w:author="Claus" w:date="2018-12-16T17:43:00Z">
          <w:pPr>
            <w:pStyle w:val="Overskrift1"/>
          </w:pPr>
        </w:pPrChange>
      </w:pPr>
      <w:ins w:id="1481" w:author="Claus" w:date="2018-12-16T20:36:00Z">
        <w:r>
          <w:t>Client-side validering er implementeret på formulare</w:t>
        </w:r>
      </w:ins>
      <w:ins w:id="1482" w:author="Claus" w:date="2018-12-16T20:37:00Z">
        <w:r>
          <w:t>r</w:t>
        </w:r>
      </w:ins>
      <w:ins w:id="1483" w:author="Claus" w:date="2018-12-16T20:36:00Z">
        <w:r>
          <w:t xml:space="preserve"> til</w:t>
        </w:r>
      </w:ins>
      <w:ins w:id="1484" w:author="Claus" w:date="2018-12-16T20:37:00Z">
        <w:r>
          <w:t xml:space="preserve"> både</w:t>
        </w:r>
      </w:ins>
      <w:ins w:id="1485" w:author="Claus" w:date="2018-12-16T20:36:00Z">
        <w:r>
          <w:t xml:space="preserve"> carportforespørgs</w:t>
        </w:r>
      </w:ins>
      <w:ins w:id="1486" w:author="Claus" w:date="2018-12-16T20:37:00Z">
        <w:r>
          <w:t>el og brugeroprettelse.</w:t>
        </w:r>
      </w:ins>
    </w:p>
    <w:p w:rsidR="000A0755" w:rsidRDefault="00D2246B" w:rsidP="000A0755">
      <w:pPr>
        <w:pStyle w:val="Overskrift2"/>
        <w:rPr>
          <w:ins w:id="1487" w:author="Claus" w:date="2018-12-16T20:37:00Z"/>
        </w:rPr>
        <w:pPrChange w:id="1488" w:author="Claus" w:date="2018-12-16T20:51:00Z">
          <w:pPr>
            <w:pStyle w:val="Overskrift1"/>
          </w:pPr>
        </w:pPrChange>
      </w:pPr>
      <w:ins w:id="1489" w:author="Claus" w:date="2018-12-16T20:51:00Z">
        <w:r>
          <w:t>Sessionsdata.</w:t>
        </w:r>
      </w:ins>
    </w:p>
    <w:p w:rsidR="000A0755" w:rsidRDefault="008C2F48" w:rsidP="000A0755">
      <w:pPr>
        <w:rPr>
          <w:ins w:id="1490" w:author="Claus" w:date="2018-12-16T20:58:00Z"/>
        </w:rPr>
        <w:pPrChange w:id="1491" w:author="Claus" w:date="2018-12-16T17:43:00Z">
          <w:pPr>
            <w:pStyle w:val="Overskrift1"/>
          </w:pPr>
        </w:pPrChange>
      </w:pPr>
      <w:ins w:id="1492" w:author="Claus" w:date="2018-12-16T20:37:00Z">
        <w:r>
          <w:t>Når en bruger er logget ind, gemmes hans data i sessionen</w:t>
        </w:r>
      </w:ins>
      <w:ins w:id="1493" w:author="Claus" w:date="2018-12-16T20:38:00Z">
        <w:r>
          <w:t xml:space="preserve">, så de kan aflæses på tværs af http-requests. Vi har valgt at gemme hele </w:t>
        </w:r>
      </w:ins>
      <w:ins w:id="1494" w:author="Claus" w:date="2018-12-16T20:40:00Z">
        <w:r>
          <w:t>UsersDTO-</w:t>
        </w:r>
      </w:ins>
      <w:ins w:id="1495" w:author="Claus" w:date="2018-12-16T20:38:00Z">
        <w:r>
          <w:t>entiteten</w:t>
        </w:r>
      </w:ins>
      <w:ins w:id="1496" w:author="Claus" w:date="2018-12-16T20:40:00Z">
        <w:r>
          <w:t xml:space="preserve"> for brugeren, så vi nemt kan udskrive f.eks. brugerens navn på siderne. </w:t>
        </w:r>
      </w:ins>
      <w:ins w:id="1497" w:author="Claus" w:date="2018-12-16T20:50:00Z">
        <w:r w:rsidR="00D2246B">
          <w:t>Alternativet havde været at gå i databasen efter navnet hver gang og det belaster forbindelsen unødigt.</w:t>
        </w:r>
      </w:ins>
      <w:ins w:id="1498" w:author="Claus" w:date="2018-12-16T20:57:00Z">
        <w:r w:rsidR="00C1419F">
          <w:t xml:space="preserve"> Det skal nævnes, at password for den indloggede bruger ikke gemmes i sessionen</w:t>
        </w:r>
      </w:ins>
      <w:ins w:id="1499" w:author="Claus" w:date="2018-12-16T20:58:00Z">
        <w:r w:rsidR="00C1419F">
          <w:t>.</w:t>
        </w:r>
      </w:ins>
    </w:p>
    <w:p w:rsidR="000A0755" w:rsidRDefault="00C1419F" w:rsidP="000A0755">
      <w:pPr>
        <w:pStyle w:val="Overskrift2"/>
        <w:rPr>
          <w:ins w:id="1500" w:author="Claus" w:date="2018-12-16T17:42:00Z"/>
        </w:rPr>
        <w:pPrChange w:id="1501" w:author="Claus" w:date="2018-12-16T20:58:00Z">
          <w:pPr>
            <w:pStyle w:val="Overskrift1"/>
          </w:pPr>
        </w:pPrChange>
      </w:pPr>
      <w:ins w:id="1502" w:author="Claus" w:date="2018-12-16T20:58:00Z">
        <w:r>
          <w:t>Sikkerhed.</w:t>
        </w:r>
      </w:ins>
    </w:p>
    <w:p w:rsidR="000A0755" w:rsidRDefault="00C1419F" w:rsidP="000A0755">
      <w:pPr>
        <w:rPr>
          <w:ins w:id="1503" w:author="Claus" w:date="2018-12-17T14:56:00Z"/>
        </w:rPr>
        <w:pPrChange w:id="1504" w:author="Claus" w:date="2018-12-16T12:20:00Z">
          <w:pPr>
            <w:pStyle w:val="Overskrift1"/>
          </w:pPr>
        </w:pPrChange>
      </w:pPr>
      <w:ins w:id="1505" w:author="Claus" w:date="2018-12-16T20:58:00Z">
        <w:r>
          <w:t xml:space="preserve">Brugerens kodeord er gemt som alm. </w:t>
        </w:r>
      </w:ins>
      <w:ins w:id="1506" w:author="Claus" w:date="2018-12-16T20:59:00Z">
        <w:r>
          <w:t>tekst i databasen</w:t>
        </w:r>
      </w:ins>
      <w:ins w:id="1507" w:author="Claus" w:date="2018-12-16T21:03:00Z">
        <w:r w:rsidR="009A783D">
          <w:t xml:space="preserve">. Dette skal naturligvis ændres inden udrulning, hvor et kodeord md5-hashes med et tilfældigt salt. Hash-værdien og salt-værdien gemmes i brugertabellen, hashing sker server-side. </w:t>
        </w:r>
      </w:ins>
      <w:ins w:id="1508" w:author="Claus" w:date="2018-12-16T21:04:00Z">
        <w:r w:rsidR="009A783D">
          <w:t xml:space="preserve">Vi havde forestillet os at bruge et bibliotek som </w:t>
        </w:r>
      </w:ins>
      <w:ins w:id="1509" w:author="Claus" w:date="2018-12-16T21:06:00Z">
        <w:r w:rsidR="009A783D">
          <w:t xml:space="preserve">giver en tilpas tilfældig salt, hver gang en bruger skal oprettes, som f.eks. java.security.SecureRandom. </w:t>
        </w:r>
      </w:ins>
      <w:ins w:id="1510" w:author="Claus" w:date="2018-12-16T21:07:00Z">
        <w:r w:rsidR="00FC6EE1">
          <w:t>Implementationen er nedprioriteret pga. tidsmangel.</w:t>
        </w:r>
      </w:ins>
    </w:p>
    <w:p w:rsidR="000A0755" w:rsidRDefault="003C3CF1" w:rsidP="000A0755">
      <w:pPr>
        <w:rPr>
          <w:ins w:id="1511" w:author="Claus" w:date="2018-12-16T21:08:00Z"/>
        </w:rPr>
        <w:pPrChange w:id="1512" w:author="Claus" w:date="2018-12-16T12:20:00Z">
          <w:pPr>
            <w:pStyle w:val="Overskrift1"/>
          </w:pPr>
        </w:pPrChange>
      </w:pPr>
      <w:ins w:id="1513" w:author="Claus" w:date="2018-12-17T14:56:00Z">
        <w:r>
          <w:t xml:space="preserve">Har man glemt sit kodeord, er der implementeret mulighed for at nulstille denne. På sigt vil brugeren få en mail </w:t>
        </w:r>
      </w:ins>
      <w:ins w:id="1514" w:author="Claus" w:date="2018-12-17T14:57:00Z">
        <w:r>
          <w:t xml:space="preserve">som leder til en login side, hvor man </w:t>
        </w:r>
        <w:r w:rsidR="00350316">
          <w:t>bliver bedt om at oprette en ny</w:t>
        </w:r>
      </w:ins>
      <w:ins w:id="1515" w:author="Claus" w:date="2018-12-17T14:58:00Z">
        <w:r w:rsidR="00350316">
          <w:t>, dette er ikke implementeret endnu.</w:t>
        </w:r>
      </w:ins>
    </w:p>
    <w:p w:rsidR="000A0755" w:rsidRDefault="00E74FF0" w:rsidP="000A0755">
      <w:pPr>
        <w:pStyle w:val="Overskrift2"/>
        <w:rPr>
          <w:ins w:id="1516" w:author="Claus" w:date="2018-12-16T21:08:00Z"/>
        </w:rPr>
        <w:pPrChange w:id="1517" w:author="Claus" w:date="2018-12-16T21:08:00Z">
          <w:pPr>
            <w:pStyle w:val="Overskrift1"/>
          </w:pPr>
        </w:pPrChange>
      </w:pPr>
      <w:ins w:id="1518" w:author="Claus" w:date="2018-12-16T21:08:00Z">
        <w:r>
          <w:t>Brugertyper.</w:t>
        </w:r>
      </w:ins>
    </w:p>
    <w:p w:rsidR="000A0755" w:rsidRDefault="00E74FF0" w:rsidP="000A0755">
      <w:pPr>
        <w:rPr>
          <w:ins w:id="1519" w:author="Claus" w:date="2018-12-16T21:15:00Z"/>
        </w:rPr>
        <w:pPrChange w:id="1520" w:author="Claus" w:date="2018-12-16T12:20:00Z">
          <w:pPr>
            <w:pStyle w:val="Overskrift1"/>
          </w:pPr>
        </w:pPrChange>
      </w:pPr>
      <w:ins w:id="1521" w:author="Claus" w:date="2018-12-16T21:08:00Z">
        <w:r>
          <w:t xml:space="preserve">Systemet </w:t>
        </w:r>
      </w:ins>
      <w:ins w:id="1522" w:author="Claus" w:date="2018-12-16T21:11:00Z">
        <w:r>
          <w:t xml:space="preserve">kan skelne mellem flere typer brugere vha. rank-værdier. Baseret på en brugers rank, gives adgang til </w:t>
        </w:r>
      </w:ins>
      <w:ins w:id="1523" w:author="Claus" w:date="2018-12-16T21:09:00Z">
        <w:r>
          <w:t>forskellige administrative funktioner</w:t>
        </w:r>
      </w:ins>
      <w:ins w:id="1524" w:author="Claus" w:date="2018-12-16T21:10:00Z">
        <w:r>
          <w:t xml:space="preserve"> og det er </w:t>
        </w:r>
      </w:ins>
      <w:ins w:id="1525" w:author="Claus" w:date="2018-12-16T21:09:00Z">
        <w:r>
          <w:t xml:space="preserve">således muligt at have flere niveauer af </w:t>
        </w:r>
      </w:ins>
      <w:ins w:id="1526" w:author="Claus" w:date="2018-12-16T21:12:00Z">
        <w:r>
          <w:t xml:space="preserve">administrative </w:t>
        </w:r>
      </w:ins>
      <w:ins w:id="1527" w:author="Claus" w:date="2018-12-16T21:09:00Z">
        <w:r>
          <w:t>brugere</w:t>
        </w:r>
      </w:ins>
      <w:ins w:id="1528" w:author="Claus" w:date="2018-12-16T21:12:00Z">
        <w:r>
          <w:t xml:space="preserve">. For Fog betyder det, at f.eks. prisjustering kan begrænses til at kunne udføres af et udsnit af </w:t>
        </w:r>
      </w:ins>
      <w:ins w:id="1529" w:author="Claus" w:date="2018-12-16T21:13:00Z">
        <w:r>
          <w:t xml:space="preserve">de </w:t>
        </w:r>
      </w:ins>
      <w:ins w:id="1530" w:author="Claus" w:date="2018-12-16T21:12:00Z">
        <w:r>
          <w:t>administrative brugere.</w:t>
        </w:r>
      </w:ins>
      <w:ins w:id="1531" w:author="Claus" w:date="2018-12-16T21:13:00Z">
        <w:r>
          <w:t xml:space="preserve"> Anonyme brugere som afsender en forespørgsel, bliver ved afsendelsen oprettet som bruger med et automatisk genereret kodeord. </w:t>
        </w:r>
      </w:ins>
      <w:ins w:id="1532" w:author="Claus" w:date="2018-12-16T21:14:00Z">
        <w:r>
          <w:t>Mail skal herefter sendes til brugeren, denne del er dog faldet for tidsfristen.</w:t>
        </w:r>
      </w:ins>
    </w:p>
    <w:p w:rsidR="000A0755" w:rsidRDefault="002D30AB" w:rsidP="000A0755">
      <w:pPr>
        <w:rPr>
          <w:ins w:id="1533" w:author="Claus" w:date="2018-12-16T21:37:00Z"/>
        </w:rPr>
        <w:pPrChange w:id="1534" w:author="Claus" w:date="2018-12-16T12:20:00Z">
          <w:pPr>
            <w:pStyle w:val="Overskrift1"/>
          </w:pPr>
        </w:pPrChange>
      </w:pPr>
      <w:ins w:id="1535" w:author="Claus" w:date="2018-12-16T21:15:00Z">
        <w:r>
          <w:t xml:space="preserve">Systemet håndterer at sidste bruger med en given rank ikke kan nedgradere sig selv, således at systemet altid har mindst en bruger med en given rank. </w:t>
        </w:r>
      </w:ins>
      <w:ins w:id="1536" w:author="Claus" w:date="2018-12-16T21:16:00Z">
        <w:r>
          <w:t>V</w:t>
        </w:r>
      </w:ins>
      <w:ins w:id="1537" w:author="Claus" w:date="2018-12-16T21:17:00Z">
        <w:r>
          <w:t xml:space="preserve">i har også overvejet blot at deaktivere en bruger i stedet for at slette, så evt. </w:t>
        </w:r>
      </w:ins>
      <w:ins w:id="1538" w:author="Claus" w:date="2018-12-16T21:18:00Z">
        <w:r>
          <w:t xml:space="preserve">fremtidig logning af brugerhandlinger kunne </w:t>
        </w:r>
      </w:ins>
      <w:ins w:id="1539" w:author="Claus" w:date="2018-12-16T21:19:00Z">
        <w:r>
          <w:t>ske</w:t>
        </w:r>
      </w:ins>
      <w:ins w:id="1540" w:author="Claus" w:date="2018-12-16T21:18:00Z">
        <w:r>
          <w:t xml:space="preserve"> uden database</w:t>
        </w:r>
      </w:ins>
      <w:ins w:id="1541" w:author="Claus" w:date="2018-12-16T21:19:00Z">
        <w:r>
          <w:t xml:space="preserve"> </w:t>
        </w:r>
      </w:ins>
      <w:ins w:id="1542" w:author="Claus" w:date="2018-12-16T21:18:00Z">
        <w:r>
          <w:t>anomali</w:t>
        </w:r>
      </w:ins>
      <w:ins w:id="1543" w:author="Claus" w:date="2018-12-16T21:19:00Z">
        <w:r>
          <w:t xml:space="preserve"> ved senere sletning af bruger</w:t>
        </w:r>
      </w:ins>
      <w:ins w:id="1544" w:author="Claus" w:date="2018-12-16T21:18:00Z">
        <w:r>
          <w:t>.</w:t>
        </w:r>
      </w:ins>
    </w:p>
    <w:p w:rsidR="000A0755" w:rsidRDefault="00B45F79" w:rsidP="000A0755">
      <w:pPr>
        <w:rPr>
          <w:ins w:id="1545" w:author="Claus" w:date="2018-12-16T21:41:00Z"/>
        </w:rPr>
        <w:pPrChange w:id="1546" w:author="Claus" w:date="2018-12-16T12:20:00Z">
          <w:pPr>
            <w:pStyle w:val="Overskrift1"/>
          </w:pPr>
        </w:pPrChange>
      </w:pPr>
      <w:ins w:id="1547" w:author="Claus" w:date="2018-12-16T21:39:00Z">
        <w:r>
          <w:lastRenderedPageBreak/>
          <w:t>Når man skal oprette en administrativ bruger</w:t>
        </w:r>
      </w:ins>
      <w:ins w:id="1548" w:author="Claus" w:date="2018-12-16T21:40:00Z">
        <w:r>
          <w:t xml:space="preserve">, skal man oprette en almindelig bruger og ophøje denne. </w:t>
        </w:r>
      </w:ins>
      <w:ins w:id="1549" w:author="Claus" w:date="2018-12-16T21:41:00Z">
        <w:r>
          <w:t>Senere kunne man forestille sig, at systemet giver den administrative bruger mulighed for at sætte rank på en ny bruger ved oprettelsen.</w:t>
        </w:r>
      </w:ins>
    </w:p>
    <w:p w:rsidR="000A0755" w:rsidRDefault="00803BD6" w:rsidP="000A0755">
      <w:pPr>
        <w:pStyle w:val="Overskrift2"/>
        <w:rPr>
          <w:ins w:id="1550" w:author="Claus" w:date="2018-12-16T21:19:00Z"/>
        </w:rPr>
        <w:pPrChange w:id="1551" w:author="Claus" w:date="2018-12-16T21:42:00Z">
          <w:pPr>
            <w:pStyle w:val="Overskrift1"/>
          </w:pPr>
        </w:pPrChange>
      </w:pPr>
      <w:ins w:id="1552" w:author="Claus" w:date="2018-12-16T21:42:00Z">
        <w:r>
          <w:t>Brugertyper i databasen.</w:t>
        </w:r>
      </w:ins>
    </w:p>
    <w:p w:rsidR="000A0755" w:rsidRDefault="00803BD6" w:rsidP="000A0755">
      <w:pPr>
        <w:rPr>
          <w:ins w:id="1553" w:author="Claus" w:date="2018-12-19T13:46:00Z"/>
        </w:rPr>
        <w:pPrChange w:id="1554" w:author="Claus" w:date="2018-12-16T12:20:00Z">
          <w:pPr>
            <w:pStyle w:val="Overskrift1"/>
          </w:pPr>
        </w:pPrChange>
      </w:pPr>
      <w:ins w:id="1555" w:author="Claus" w:date="2018-12-16T21:42:00Z">
        <w:r>
          <w:t>Vi har b</w:t>
        </w:r>
      </w:ins>
      <w:ins w:id="1556" w:author="Claus" w:date="2018-12-16T21:43:00Z">
        <w:r>
          <w:t xml:space="preserve">lot implementeret en enkelt brugertype i databasen og denne har fulde rettigheder på alle tabeller. Man kunne </w:t>
        </w:r>
      </w:ins>
      <w:ins w:id="1557" w:author="Claus" w:date="2018-12-16T22:13:00Z">
        <w:r w:rsidR="00697B2E">
          <w:t>have implementeret forskellige jdbc-brugere svarende til den brugertype, som logger ind på systemet. Således kunne … er det overhovedet smart?</w:t>
        </w:r>
      </w:ins>
    </w:p>
    <w:p w:rsidR="000A0755" w:rsidRDefault="00726328" w:rsidP="000A0755">
      <w:pPr>
        <w:pStyle w:val="Overskrift2"/>
        <w:rPr>
          <w:ins w:id="1558" w:author="Claus" w:date="2018-12-19T13:46:00Z"/>
        </w:rPr>
        <w:pPrChange w:id="1559" w:author="Claus" w:date="2018-12-19T13:46:00Z">
          <w:pPr>
            <w:pStyle w:val="Overskrift1"/>
          </w:pPr>
        </w:pPrChange>
      </w:pPr>
      <w:ins w:id="1560" w:author="Claus" w:date="2018-12-19T13:46:00Z">
        <w:r>
          <w:t>Databaseforbindelse.</w:t>
        </w:r>
      </w:ins>
    </w:p>
    <w:p w:rsidR="000A0755" w:rsidRDefault="00726328" w:rsidP="000A0755">
      <w:pPr>
        <w:rPr>
          <w:ins w:id="1561" w:author="Claus" w:date="2018-12-19T13:47:00Z"/>
        </w:rPr>
        <w:pPrChange w:id="1562" w:author="Claus" w:date="2018-12-19T13:46:00Z">
          <w:pPr>
            <w:pStyle w:val="Overskrift1"/>
          </w:pPr>
        </w:pPrChange>
      </w:pPr>
      <w:ins w:id="1563" w:author="Claus" w:date="2018-12-19T13:46:00Z">
        <w:r>
          <w:t xml:space="preserve">Da db.properties filen ikke findes på Github, skal forbindelsen konfigureres manuelt ved at indsætte flg. </w:t>
        </w:r>
      </w:ins>
      <w:ins w:id="1564" w:author="Claus" w:date="2018-12-19T13:47:00Z">
        <w:r>
          <w:t>i jc.fog.data.DbConnector klassen:</w:t>
        </w:r>
      </w:ins>
    </w:p>
    <w:p w:rsidR="000A0755" w:rsidRDefault="00726328" w:rsidP="000A0755">
      <w:pPr>
        <w:rPr>
          <w:ins w:id="1565" w:author="Claus" w:date="2018-12-19T13:48:00Z"/>
        </w:rPr>
        <w:pPrChange w:id="1566" w:author="Claus" w:date="2018-12-19T13:46:00Z">
          <w:pPr>
            <w:pStyle w:val="Overskrift1"/>
          </w:pPr>
        </w:pPrChange>
      </w:pPr>
      <w:ins w:id="1567" w:author="Claus" w:date="2018-12-19T13:47:00Z">
        <w:r>
          <w:t xml:space="preserve">URL: </w:t>
        </w:r>
      </w:ins>
      <w:ins w:id="1568" w:author="Claus" w:date="2018-12-19T13:48:00Z">
        <w:r w:rsidRPr="00726328">
          <w:t>jdbc:mysql://142.93.174.238:3306/Fog</w:t>
        </w:r>
        <w:r>
          <w:br/>
          <w:t>USERNAME: fogUser</w:t>
        </w:r>
        <w:r>
          <w:br/>
          <w:t>PASSWORD: fogUser@2018</w:t>
        </w:r>
      </w:ins>
    </w:p>
    <w:p w:rsidR="000A0755" w:rsidRDefault="002178B8">
      <w:pPr>
        <w:pStyle w:val="Overskrift1"/>
        <w:rPr>
          <w:ins w:id="1569" w:author="Claus" w:date="2018-12-17T11:14:00Z"/>
        </w:rPr>
      </w:pPr>
      <w:ins w:id="1570" w:author="Claus" w:date="2018-12-17T11:14:00Z">
        <w:r>
          <w:t>Kodemæssige forbedringer.</w:t>
        </w:r>
      </w:ins>
    </w:p>
    <w:p w:rsidR="000A0755" w:rsidRDefault="000A0755" w:rsidP="000A0755">
      <w:pPr>
        <w:rPr>
          <w:ins w:id="1571" w:author="Claus" w:date="2018-12-17T11:27:00Z"/>
          <w:rStyle w:val="Overskrift3Tegn"/>
          <w:b w:val="0"/>
          <w:bCs w:val="0"/>
        </w:rPr>
        <w:pPrChange w:id="1572" w:author="Claus" w:date="2018-12-17T11:14:00Z">
          <w:pPr>
            <w:pStyle w:val="Overskrift1"/>
          </w:pPr>
        </w:pPrChange>
      </w:pPr>
      <w:ins w:id="1573" w:author="Claus" w:date="2018-12-17T11:14:00Z">
        <w:r w:rsidRPr="000A0755">
          <w:rPr>
            <w:rStyle w:val="Overskrift3Tegn"/>
            <w:rPrChange w:id="1574" w:author="Claus" w:date="2018-12-17T11:26:00Z">
              <w:rPr>
                <w:b w:val="0"/>
                <w:bCs w:val="0"/>
              </w:rPr>
            </w:rPrChange>
          </w:rPr>
          <w:t>Claus mener…</w:t>
        </w:r>
      </w:ins>
      <w:ins w:id="1575" w:author="Claus" w:date="2018-12-17T11:22:00Z">
        <w:r w:rsidRPr="000A0755">
          <w:rPr>
            <w:rStyle w:val="Overskrift3Tegn"/>
            <w:rPrChange w:id="1576" w:author="Claus" w:date="2018-12-17T11:26:00Z">
              <w:rPr>
                <w:b w:val="0"/>
                <w:bCs w:val="0"/>
              </w:rPr>
            </w:rPrChange>
          </w:rPr>
          <w:t xml:space="preserve"> </w:t>
        </w:r>
      </w:ins>
    </w:p>
    <w:p w:rsidR="000A0755" w:rsidRDefault="002178B8" w:rsidP="000A0755">
      <w:pPr>
        <w:rPr>
          <w:ins w:id="1577" w:author="Claus" w:date="2018-12-19T12:37:00Z"/>
        </w:rPr>
        <w:pPrChange w:id="1578" w:author="Claus" w:date="2018-12-17T11:14:00Z">
          <w:pPr>
            <w:pStyle w:val="Overskrift1"/>
          </w:pPr>
        </w:pPrChange>
      </w:pPr>
      <w:ins w:id="1579" w:author="Claus" w:date="2018-12-17T11:22:00Z">
        <w:r>
          <w:t xml:space="preserve">Navngivning af commands </w:t>
        </w:r>
      </w:ins>
      <w:ins w:id="1580" w:author="Claus" w:date="2018-12-19T12:31:00Z">
        <w:r w:rsidR="00671A45">
          <w:t xml:space="preserve">burde ske </w:t>
        </w:r>
      </w:ins>
      <w:ins w:id="1581" w:author="Claus" w:date="2018-12-17T11:22:00Z">
        <w:r>
          <w:t>efter en vedtaget konvention,</w:t>
        </w:r>
      </w:ins>
      <w:ins w:id="1582" w:author="Claus" w:date="2018-12-19T12:31:00Z">
        <w:r w:rsidR="00671A45">
          <w:t xml:space="preserve"> da</w:t>
        </w:r>
      </w:ins>
      <w:ins w:id="1583" w:author="Claus" w:date="2018-12-17T11:22:00Z">
        <w:r>
          <w:t xml:space="preserve"> det </w:t>
        </w:r>
      </w:ins>
      <w:ins w:id="1584" w:author="Claus" w:date="2018-12-17T11:23:00Z">
        <w:r w:rsidR="006415C9">
          <w:t xml:space="preserve">er svært at gennemskue, hvad de forskellige commands gør. </w:t>
        </w:r>
      </w:ins>
      <w:ins w:id="1585" w:author="Claus" w:date="2018-12-19T12:36:00Z">
        <w:r w:rsidR="00195087">
          <w:t>Strengkonstanter i Commands-klassen bør netop indikere, hvad der skal ske og Command’et der implementerer dette, bør have et lignende navn for overskuelighedens skyld.</w:t>
        </w:r>
      </w:ins>
    </w:p>
    <w:p w:rsidR="000A0755" w:rsidRDefault="001D5824" w:rsidP="000A0755">
      <w:pPr>
        <w:rPr>
          <w:ins w:id="1586" w:author="Claus" w:date="2018-12-17T11:26:00Z"/>
        </w:rPr>
        <w:pPrChange w:id="1587" w:author="Claus" w:date="2018-12-17T11:14:00Z">
          <w:pPr>
            <w:pStyle w:val="Overskrift1"/>
          </w:pPr>
        </w:pPrChange>
      </w:pPr>
      <w:ins w:id="1588" w:author="Claus" w:date="2018-12-19T12:37:00Z">
        <w:r>
          <w:t>Nogle commands kunne nok samles</w:t>
        </w:r>
      </w:ins>
      <w:ins w:id="1589" w:author="Claus" w:date="2018-12-19T13:10:00Z">
        <w:r>
          <w:t xml:space="preserve">, således kunne også </w:t>
        </w:r>
      </w:ins>
      <w:ins w:id="1590" w:author="Claus" w:date="2018-12-19T13:11:00Z">
        <w:r>
          <w:t>undgås</w:t>
        </w:r>
      </w:ins>
      <w:ins w:id="1591" w:author="Claus" w:date="2018-12-19T13:10:00Z">
        <w:r>
          <w:t>,</w:t>
        </w:r>
      </w:ins>
      <w:ins w:id="1592" w:author="Claus" w:date="2018-12-19T13:11:00Z">
        <w:r>
          <w:t xml:space="preserve"> at de er indbyrdes afhængige, idet nogle commands returnerer svaret fra andre.</w:t>
        </w:r>
      </w:ins>
    </w:p>
    <w:p w:rsidR="00F00DC5" w:rsidRDefault="00F00DC5" w:rsidP="00F00DC5">
      <w:pPr>
        <w:rPr>
          <w:ins w:id="1593" w:author="Claus" w:date="2018-12-19T12:16:00Z"/>
        </w:rPr>
      </w:pPr>
      <w:ins w:id="1594" w:author="Claus" w:date="2018-12-19T12:16:00Z">
        <w:r>
          <w:t>Alle commands skal fange de kastede FogExceptions og lagre en venlig besked på requestet, så brugeren ved hvad der er gået galt.</w:t>
        </w:r>
      </w:ins>
    </w:p>
    <w:p w:rsidR="000A0755" w:rsidRDefault="001D5824" w:rsidP="000A0755">
      <w:pPr>
        <w:rPr>
          <w:ins w:id="1595" w:author="Claus" w:date="2018-12-19T13:13:00Z"/>
        </w:rPr>
        <w:pPrChange w:id="1596" w:author="Claus" w:date="2018-12-17T11:14:00Z">
          <w:pPr>
            <w:pStyle w:val="Overskrift1"/>
          </w:pPr>
        </w:pPrChange>
      </w:pPr>
      <w:ins w:id="1597" w:author="Claus" w:date="2018-12-19T13:12:00Z">
        <w:r>
          <w:t xml:space="preserve">Diverse formularer ville jeg have implementeret direkte i den jsp, hvor de vises, </w:t>
        </w:r>
      </w:ins>
      <w:ins w:id="1598" w:author="Claus" w:date="2018-12-19T13:13:00Z">
        <w:r>
          <w:t>i stedet</w:t>
        </w:r>
      </w:ins>
      <w:ins w:id="1599" w:author="Claus" w:date="2018-12-19T13:12:00Z">
        <w:r>
          <w:t xml:space="preserve"> </w:t>
        </w:r>
      </w:ins>
      <w:ins w:id="1600" w:author="Claus" w:date="2018-12-19T13:13:00Z">
        <w:r>
          <w:t>for at danne dem i Command-objekter.</w:t>
        </w:r>
      </w:ins>
    </w:p>
    <w:p w:rsidR="000A0755" w:rsidRDefault="001D5824" w:rsidP="000A0755">
      <w:pPr>
        <w:rPr>
          <w:ins w:id="1601" w:author="Claus" w:date="2018-12-19T10:52:00Z"/>
        </w:rPr>
        <w:pPrChange w:id="1602" w:author="Claus" w:date="2018-12-17T11:14:00Z">
          <w:pPr>
            <w:pStyle w:val="Overskrift1"/>
          </w:pPr>
        </w:pPrChange>
      </w:pPr>
      <w:ins w:id="1603" w:author="Claus" w:date="2018-12-19T13:13:00Z">
        <w:r>
          <w:t xml:space="preserve"> </w:t>
        </w:r>
      </w:ins>
      <w:ins w:id="1604" w:author="Claus" w:date="2018-12-17T11:51:00Z">
        <w:r w:rsidR="00EC469E">
          <w:t>ShowCarPortCommand.carportRequestToBill() er overfyldt og udfører flere opgaver. En korrekt navngivning og afgrænset ansvar skal implementeres, ved at opdele metoden i flere små.</w:t>
        </w:r>
      </w:ins>
    </w:p>
    <w:p w:rsidR="000A0755" w:rsidRDefault="001D5824" w:rsidP="000A0755">
      <w:pPr>
        <w:rPr>
          <w:ins w:id="1605" w:author="Claus" w:date="2018-12-19T13:14:00Z"/>
        </w:rPr>
        <w:pPrChange w:id="1606" w:author="Claus" w:date="2018-12-17T11:14:00Z">
          <w:pPr>
            <w:pStyle w:val="Overskrift1"/>
          </w:pPr>
        </w:pPrChange>
      </w:pPr>
      <w:ins w:id="1607" w:author="Claus" w:date="2018-12-19T13:13:00Z">
        <w:r>
          <w:t xml:space="preserve">Når metoder i DAO klasserne opretter tupler, bør en korresponderende DTO eller tuplens id returneres. </w:t>
        </w:r>
      </w:ins>
      <w:ins w:id="1608" w:author="Claus" w:date="2018-12-19T13:14:00Z">
        <w:r>
          <w:t>Hvis oprettelse slår fejl, skal der fanges en FogExcep</w:t>
        </w:r>
        <w:r w:rsidR="009F4435">
          <w:t>tion, ikke blot returneres true</w:t>
        </w:r>
      </w:ins>
      <w:ins w:id="1609" w:author="Claus" w:date="2018-12-19T13:59:00Z">
        <w:r w:rsidR="009F4435">
          <w:t>,</w:t>
        </w:r>
      </w:ins>
      <w:ins w:id="1610" w:author="Claus" w:date="2018-12-19T13:14:00Z">
        <w:r>
          <w:t>false</w:t>
        </w:r>
      </w:ins>
      <w:ins w:id="1611" w:author="Claus" w:date="2018-12-19T13:59:00Z">
        <w:r w:rsidR="009F4435">
          <w:t xml:space="preserve"> eller 0</w:t>
        </w:r>
      </w:ins>
      <w:ins w:id="1612" w:author="Claus" w:date="2018-12-19T13:14:00Z">
        <w:r>
          <w:t>.</w:t>
        </w:r>
      </w:ins>
    </w:p>
    <w:p w:rsidR="000A0755" w:rsidRDefault="00BA5415" w:rsidP="000A0755">
      <w:pPr>
        <w:rPr>
          <w:ins w:id="1613" w:author="Claus" w:date="2018-12-18T15:50:00Z"/>
        </w:rPr>
        <w:pPrChange w:id="1614" w:author="Claus" w:date="2018-12-17T11:14:00Z">
          <w:pPr>
            <w:pStyle w:val="Overskrift1"/>
          </w:pPr>
        </w:pPrChange>
      </w:pPr>
      <w:ins w:id="1615" w:author="Claus" w:date="2018-12-17T11:31:00Z">
        <w:r>
          <w:t>Bedre dokumentation</w:t>
        </w:r>
      </w:ins>
      <w:ins w:id="1616" w:author="Claus" w:date="2018-12-19T13:59:00Z">
        <w:r w:rsidR="00A420DC">
          <w:t xml:space="preserve"> (Javadoc)</w:t>
        </w:r>
      </w:ins>
      <w:ins w:id="1617" w:author="Claus" w:date="2018-12-17T11:31:00Z">
        <w:r w:rsidR="00E93E79">
          <w:t xml:space="preserve"> </w:t>
        </w:r>
        <w:r>
          <w:t>af</w:t>
        </w:r>
        <w:r w:rsidR="00E93E79">
          <w:t xml:space="preserve"> metoder generelt.</w:t>
        </w:r>
      </w:ins>
    </w:p>
    <w:p w:rsidR="000A0755" w:rsidRDefault="002178B8" w:rsidP="000A0755">
      <w:pPr>
        <w:pStyle w:val="Overskrift3"/>
        <w:rPr>
          <w:ins w:id="1618" w:author="Claus" w:date="2018-12-17T11:14:00Z"/>
        </w:rPr>
        <w:pPrChange w:id="1619" w:author="Claus" w:date="2018-12-17T11:26:00Z">
          <w:pPr>
            <w:pStyle w:val="Overskrift1"/>
          </w:pPr>
        </w:pPrChange>
      </w:pPr>
      <w:ins w:id="1620" w:author="Claus" w:date="2018-12-17T11:14:00Z">
        <w:r>
          <w:t>Jesper mener…</w:t>
        </w:r>
      </w:ins>
    </w:p>
    <w:p w:rsidR="000A0755" w:rsidRDefault="000A0755" w:rsidP="000A0755">
      <w:pPr>
        <w:rPr>
          <w:ins w:id="1621" w:author="Claus" w:date="2018-12-17T11:17:00Z"/>
        </w:rPr>
        <w:pPrChange w:id="1622" w:author="Claus" w:date="2018-12-16T12:20:00Z">
          <w:pPr>
            <w:pStyle w:val="Overskrift1"/>
          </w:pPr>
        </w:pPrChange>
      </w:pPr>
    </w:p>
    <w:p w:rsidR="002178B8" w:rsidRDefault="002178B8" w:rsidP="002178B8">
      <w:pPr>
        <w:pStyle w:val="Overskrift1"/>
        <w:rPr>
          <w:ins w:id="1623" w:author="Claus" w:date="2018-12-17T11:17:00Z"/>
        </w:rPr>
      </w:pPr>
      <w:ins w:id="1624" w:author="Claus" w:date="2018-12-17T11:17:00Z">
        <w:r>
          <w:lastRenderedPageBreak/>
          <w:t>Udvalgte kodeeksempler</w:t>
        </w:r>
      </w:ins>
    </w:p>
    <w:p w:rsidR="000A0755" w:rsidRDefault="002178B8" w:rsidP="000A0755">
      <w:pPr>
        <w:pStyle w:val="Overskrift2"/>
        <w:rPr>
          <w:ins w:id="1625" w:author="Claus" w:date="2018-12-17T11:43:00Z"/>
        </w:rPr>
        <w:pPrChange w:id="1626" w:author="Claus" w:date="2018-12-17T11:22:00Z">
          <w:pPr>
            <w:pStyle w:val="Overskrift1"/>
          </w:pPr>
        </w:pPrChange>
      </w:pPr>
      <w:ins w:id="1627" w:author="Claus" w:date="2018-12-17T11:21:00Z">
        <w:r>
          <w:t>Validering af brugerinput client-side.</w:t>
        </w:r>
      </w:ins>
    </w:p>
    <w:p w:rsidR="000A0755" w:rsidRDefault="00EC469E" w:rsidP="000A0755">
      <w:pPr>
        <w:rPr>
          <w:ins w:id="1628" w:author="Claus" w:date="2018-12-17T13:52:00Z"/>
        </w:rPr>
        <w:pPrChange w:id="1629" w:author="Claus" w:date="2018-12-17T11:22:00Z">
          <w:pPr>
            <w:pStyle w:val="Overskrift1"/>
          </w:pPr>
        </w:pPrChange>
      </w:pPr>
      <w:ins w:id="1630" w:author="Claus" w:date="2018-12-17T11:49:00Z">
        <w:r>
          <w:t>I</w:t>
        </w:r>
      </w:ins>
      <w:ins w:id="1631" w:author="Claus" w:date="2018-12-17T11:43:00Z">
        <w:r>
          <w:t xml:space="preserve"> ShowLoginCommand.login()</w:t>
        </w:r>
      </w:ins>
      <w:ins w:id="1632" w:author="Claus" w:date="2018-12-17T11:48:00Z">
        <w:r>
          <w:t xml:space="preserve"> </w:t>
        </w:r>
      </w:ins>
      <w:ins w:id="1633" w:author="Claus" w:date="2018-12-17T11:49:00Z">
        <w:r>
          <w:t xml:space="preserve">er brugt et </w:t>
        </w:r>
        <w:commentRangeStart w:id="1634"/>
        <w:r>
          <w:t xml:space="preserve">regulært udtryk </w:t>
        </w:r>
        <w:commentRangeEnd w:id="1634"/>
        <w:r>
          <w:rPr>
            <w:rStyle w:val="Kommentarhenvisning"/>
          </w:rPr>
          <w:commentReference w:id="1634"/>
        </w:r>
        <w:r>
          <w:t>for at validere email.</w:t>
        </w:r>
      </w:ins>
    </w:p>
    <w:p w:rsidR="003C3CF1" w:rsidRPr="003C3CF1" w:rsidRDefault="000A0755" w:rsidP="003C3CF1">
      <w:pPr>
        <w:autoSpaceDE w:val="0"/>
        <w:autoSpaceDN w:val="0"/>
        <w:adjustRightInd w:val="0"/>
        <w:spacing w:after="0" w:line="240" w:lineRule="auto"/>
        <w:rPr>
          <w:ins w:id="1635" w:author="Claus" w:date="2018-12-17T14:49:00Z"/>
          <w:rFonts w:ascii="Courier New" w:hAnsi="Courier New" w:cs="Courier New"/>
          <w:sz w:val="18"/>
          <w:szCs w:val="24"/>
          <w:lang w:val="en-US"/>
          <w:rPrChange w:id="1636" w:author="Claus" w:date="2018-12-17T14:50:00Z">
            <w:rPr>
              <w:ins w:id="1637" w:author="Claus" w:date="2018-12-17T14:49:00Z"/>
              <w:rFonts w:ascii="Courier New" w:hAnsi="Courier New" w:cs="Courier New"/>
              <w:sz w:val="24"/>
              <w:szCs w:val="24"/>
            </w:rPr>
          </w:rPrChange>
        </w:rPr>
      </w:pPr>
      <w:ins w:id="1638" w:author="Claus" w:date="2018-12-17T14:49:00Z">
        <w:r w:rsidRPr="000A0755">
          <w:rPr>
            <w:rFonts w:ascii="Courier New" w:hAnsi="Courier New" w:cs="Courier New"/>
            <w:sz w:val="18"/>
            <w:szCs w:val="24"/>
            <w:lang w:val="en-US"/>
            <w:rPrChange w:id="1639" w:author="Claus" w:date="2018-12-17T14:50:00Z">
              <w:rPr>
                <w:rFonts w:ascii="Courier New" w:eastAsiaTheme="majorEastAsia" w:hAnsi="Courier New" w:cs="Courier New"/>
                <w:b/>
                <w:bCs/>
                <w:color w:val="365F91" w:themeColor="accent1" w:themeShade="BF"/>
                <w:sz w:val="24"/>
                <w:szCs w:val="24"/>
              </w:rPr>
            </w:rPrChange>
          </w:rPr>
          <w:t>stringbuilder.append(</w:t>
        </w:r>
        <w:r w:rsidRPr="000A0755">
          <w:rPr>
            <w:rFonts w:ascii="Courier New" w:hAnsi="Courier New" w:cs="Courier New"/>
            <w:color w:val="99006B"/>
            <w:sz w:val="18"/>
            <w:szCs w:val="24"/>
            <w:lang w:val="en-US"/>
            <w:rPrChange w:id="1640" w:author="Claus" w:date="2018-12-17T14:50:00Z">
              <w:rPr>
                <w:rFonts w:ascii="Courier New" w:eastAsiaTheme="majorEastAsia" w:hAnsi="Courier New" w:cs="Courier New"/>
                <w:b/>
                <w:bCs/>
                <w:color w:val="99006B"/>
                <w:sz w:val="24"/>
                <w:szCs w:val="24"/>
              </w:rPr>
            </w:rPrChange>
          </w:rPr>
          <w:t>"E-mail (Brugernavn):&lt;br /&gt;&lt;input type=\"email\" pattern=\"[a-zA-Z0-9.-_]{1,}@[a-zA-Z.-]{2,}[.]{1}[a-zA-Z]{2,}\" name=\"email\" required class=\"form-control\" placeholder=\"Din Email\" /&gt;&lt;br /&gt;"</w:t>
        </w:r>
        <w:r w:rsidRPr="000A0755">
          <w:rPr>
            <w:rFonts w:ascii="Courier New" w:hAnsi="Courier New" w:cs="Courier New"/>
            <w:sz w:val="18"/>
            <w:szCs w:val="24"/>
            <w:lang w:val="en-US"/>
            <w:rPrChange w:id="1641" w:author="Claus" w:date="2018-12-17T14:50:00Z">
              <w:rPr>
                <w:rFonts w:ascii="Courier New" w:eastAsiaTheme="majorEastAsia" w:hAnsi="Courier New" w:cs="Courier New"/>
                <w:b/>
                <w:bCs/>
                <w:color w:val="365F91" w:themeColor="accent1" w:themeShade="BF"/>
                <w:sz w:val="24"/>
                <w:szCs w:val="24"/>
              </w:rPr>
            </w:rPrChange>
          </w:rPr>
          <w:t xml:space="preserve">); </w:t>
        </w:r>
      </w:ins>
    </w:p>
    <w:p w:rsidR="000A0755" w:rsidRPr="000A0755" w:rsidRDefault="000A0755" w:rsidP="000A0755">
      <w:pPr>
        <w:rPr>
          <w:ins w:id="1642" w:author="Claus" w:date="2018-12-17T14:50:00Z"/>
          <w:lang w:val="en-US"/>
          <w:rPrChange w:id="1643" w:author="Claus" w:date="2018-12-17T17:34:00Z">
            <w:rPr>
              <w:ins w:id="1644" w:author="Claus" w:date="2018-12-17T14:50:00Z"/>
            </w:rPr>
          </w:rPrChange>
        </w:rPr>
        <w:pPrChange w:id="1645" w:author="Claus" w:date="2018-12-17T11:22:00Z">
          <w:pPr>
            <w:pStyle w:val="Overskrift1"/>
          </w:pPr>
        </w:pPrChange>
      </w:pPr>
    </w:p>
    <w:p w:rsidR="000A0755" w:rsidRDefault="00EC469E" w:rsidP="000A0755">
      <w:pPr>
        <w:rPr>
          <w:ins w:id="1646" w:author="Claus" w:date="2018-12-17T14:50:00Z"/>
        </w:rPr>
        <w:pPrChange w:id="1647" w:author="Claus" w:date="2018-12-17T11:22:00Z">
          <w:pPr>
            <w:pStyle w:val="Overskrift1"/>
          </w:pPr>
        </w:pPrChange>
      </w:pPr>
      <w:ins w:id="1648" w:author="Claus" w:date="2018-12-17T11:50:00Z">
        <w:r w:rsidRPr="00EC469E">
          <w:t>I ShowCarportCommand.</w:t>
        </w:r>
      </w:ins>
      <w:ins w:id="1649" w:author="Claus" w:date="2018-12-17T11:51:00Z">
        <w:r w:rsidRPr="00EC469E">
          <w:t>carportReque</w:t>
        </w:r>
      </w:ins>
      <w:ins w:id="1650" w:author="Claus" w:date="2018-12-17T11:52:00Z">
        <w:r w:rsidRPr="00EC469E">
          <w:t>stToBill() er d</w:t>
        </w:r>
        <w:r w:rsidR="000A0755" w:rsidRPr="000A0755">
          <w:rPr>
            <w:rPrChange w:id="1651" w:author="Claus" w:date="2018-12-17T11:52:00Z">
              <w:rPr>
                <w:b w:val="0"/>
                <w:bCs w:val="0"/>
                <w:lang w:val="en-US"/>
              </w:rPr>
            </w:rPrChange>
          </w:rPr>
          <w:t xml:space="preserve">er </w:t>
        </w:r>
        <w:r>
          <w:t>opstillet krav til inp</w:t>
        </w:r>
      </w:ins>
      <w:ins w:id="1652" w:author="Claus" w:date="2018-12-17T11:53:00Z">
        <w:r>
          <w:t>ut.</w:t>
        </w:r>
      </w:ins>
    </w:p>
    <w:p w:rsidR="003C3CF1" w:rsidRPr="003C3CF1" w:rsidRDefault="000A0755" w:rsidP="003C3CF1">
      <w:pPr>
        <w:autoSpaceDE w:val="0"/>
        <w:autoSpaceDN w:val="0"/>
        <w:adjustRightInd w:val="0"/>
        <w:spacing w:after="0" w:line="240" w:lineRule="auto"/>
        <w:rPr>
          <w:ins w:id="1653" w:author="Claus" w:date="2018-12-17T14:51:00Z"/>
          <w:rFonts w:ascii="Courier New" w:hAnsi="Courier New" w:cs="Courier New"/>
          <w:sz w:val="18"/>
          <w:szCs w:val="24"/>
          <w:lang w:val="en-US"/>
          <w:rPrChange w:id="1654" w:author="Claus" w:date="2018-12-17T14:51:00Z">
            <w:rPr>
              <w:ins w:id="1655" w:author="Claus" w:date="2018-12-17T14:51:00Z"/>
              <w:rFonts w:ascii="Courier New" w:hAnsi="Courier New" w:cs="Courier New"/>
              <w:sz w:val="24"/>
              <w:szCs w:val="24"/>
            </w:rPr>
          </w:rPrChange>
        </w:rPr>
      </w:pPr>
      <w:ins w:id="1656" w:author="Claus" w:date="2018-12-17T14:51:00Z">
        <w:r w:rsidRPr="000A0755">
          <w:rPr>
            <w:rFonts w:ascii="Courier New" w:hAnsi="Courier New" w:cs="Courier New"/>
            <w:sz w:val="18"/>
            <w:szCs w:val="24"/>
            <w:lang w:val="en-US"/>
            <w:rPrChange w:id="1657" w:author="Claus" w:date="2018-12-17T14:51:00Z">
              <w:rPr>
                <w:rFonts w:ascii="Courier New" w:eastAsiaTheme="majorEastAsia" w:hAnsi="Courier New" w:cs="Courier New"/>
                <w:b/>
                <w:bCs/>
                <w:color w:val="365F91" w:themeColor="accent1" w:themeShade="BF"/>
                <w:sz w:val="24"/>
                <w:szCs w:val="24"/>
              </w:rPr>
            </w:rPrChange>
          </w:rPr>
          <w:t>stringBuilder.append(</w:t>
        </w:r>
        <w:r w:rsidRPr="000A0755">
          <w:rPr>
            <w:rFonts w:ascii="Courier New" w:hAnsi="Courier New" w:cs="Courier New"/>
            <w:color w:val="99006B"/>
            <w:sz w:val="18"/>
            <w:szCs w:val="24"/>
            <w:lang w:val="en-US"/>
            <w:rPrChange w:id="1658" w:author="Claus" w:date="2018-12-17T14:51:00Z">
              <w:rPr>
                <w:rFonts w:ascii="Courier New" w:eastAsiaTheme="majorEastAsia" w:hAnsi="Courier New" w:cs="Courier New"/>
                <w:b/>
                <w:bCs/>
                <w:color w:val="99006B"/>
                <w:sz w:val="24"/>
                <w:szCs w:val="24"/>
              </w:rPr>
            </w:rPrChange>
          </w:rPr>
          <w:t>"Bredde:&lt;br /&gt;&lt;input type=\"number\" maxlength=\"3\" required min=\"300\" max=\"900\" name=\"width\" class=\"form-control\" value=\"$carport2\" placeholder=\"Bredde på carport\" /&gt;&lt;br /&gt;"</w:t>
        </w:r>
        <w:r w:rsidRPr="000A0755">
          <w:rPr>
            <w:rFonts w:ascii="Courier New" w:hAnsi="Courier New" w:cs="Courier New"/>
            <w:sz w:val="18"/>
            <w:szCs w:val="24"/>
            <w:lang w:val="en-US"/>
            <w:rPrChange w:id="1659" w:author="Claus" w:date="2018-12-17T14:51:00Z">
              <w:rPr>
                <w:rFonts w:ascii="Courier New" w:eastAsiaTheme="majorEastAsia" w:hAnsi="Courier New" w:cs="Courier New"/>
                <w:b/>
                <w:bCs/>
                <w:color w:val="365F91" w:themeColor="accent1" w:themeShade="BF"/>
                <w:sz w:val="24"/>
                <w:szCs w:val="24"/>
              </w:rPr>
            </w:rPrChange>
          </w:rPr>
          <w:t xml:space="preserve">); </w:t>
        </w:r>
      </w:ins>
    </w:p>
    <w:p w:rsidR="000A0755" w:rsidRPr="000A0755" w:rsidRDefault="00E041E8" w:rsidP="000A0755">
      <w:pPr>
        <w:rPr>
          <w:ins w:id="1660" w:author="Claus" w:date="2018-12-17T11:13:00Z"/>
          <w:lang w:val="en-US"/>
          <w:rPrChange w:id="1661" w:author="Claus" w:date="2018-12-17T14:50:00Z">
            <w:rPr>
              <w:ins w:id="1662" w:author="Claus" w:date="2018-12-17T11:13:00Z"/>
            </w:rPr>
          </w:rPrChange>
        </w:rPr>
        <w:pPrChange w:id="1663" w:author="Claus" w:date="2018-12-17T11:22:00Z">
          <w:pPr>
            <w:pStyle w:val="Overskrift1"/>
          </w:pPr>
        </w:pPrChange>
      </w:pPr>
      <w:ins w:id="1664" w:author="Claus" w:date="2018-12-17T13:34:00Z">
        <w:r>
          <w:object w:dxaOrig="15" w:dyaOrig="15">
            <v:shape id="_x0000_i1026" type="#_x0000_t75" style="width:1.25pt;height:1.25pt" o:ole="">
              <v:imagedata r:id="rId24" o:title=""/>
            </v:shape>
            <o:OLEObject Type="Embed" ProgID="WordPad.Document.1" ShapeID="_x0000_i1026" DrawAspect="Content" ObjectID="_1606741287" r:id="rId25"/>
          </w:object>
        </w:r>
      </w:ins>
    </w:p>
    <w:p w:rsidR="000A0755" w:rsidRDefault="00C34705" w:rsidP="000A0755">
      <w:pPr>
        <w:pStyle w:val="Overskrift2"/>
        <w:rPr>
          <w:ins w:id="1665" w:author="Claus" w:date="2018-12-17T11:55:00Z"/>
        </w:rPr>
        <w:pPrChange w:id="1666" w:author="Claus" w:date="2018-12-17T11:55:00Z">
          <w:pPr>
            <w:pStyle w:val="Overskrift1"/>
          </w:pPr>
        </w:pPrChange>
      </w:pPr>
      <w:ins w:id="1667" w:author="Claus" w:date="2018-12-17T11:55:00Z">
        <w:r>
          <w:t>Sessionsdata.</w:t>
        </w:r>
      </w:ins>
    </w:p>
    <w:p w:rsidR="000A0755" w:rsidRDefault="003C3CF1" w:rsidP="000A0755">
      <w:pPr>
        <w:rPr>
          <w:ins w:id="1668" w:author="Claus" w:date="2018-12-17T14:53:00Z"/>
        </w:rPr>
        <w:pPrChange w:id="1669" w:author="Claus" w:date="2018-12-17T11:55:00Z">
          <w:pPr>
            <w:pStyle w:val="Overskrift1"/>
          </w:pPr>
        </w:pPrChange>
      </w:pPr>
      <w:ins w:id="1670" w:author="Claus" w:date="2018-12-17T14:52:00Z">
        <w:r w:rsidRPr="003C3CF1">
          <w:t>I ShowLoginCheckCommand.execu</w:t>
        </w:r>
      </w:ins>
      <w:ins w:id="1671" w:author="Claus" w:date="2018-12-17T14:53:00Z">
        <w:r w:rsidRPr="003C3CF1">
          <w:t>te() sættes b</w:t>
        </w:r>
        <w:r w:rsidR="000A0755" w:rsidRPr="000A0755">
          <w:rPr>
            <w:rPrChange w:id="1672" w:author="Claus" w:date="2018-12-17T14:53:00Z">
              <w:rPr>
                <w:b w:val="0"/>
                <w:bCs w:val="0"/>
                <w:lang w:val="en-US"/>
              </w:rPr>
            </w:rPrChange>
          </w:rPr>
          <w:t>rugeren i s</w:t>
        </w:r>
        <w:r>
          <w:t>essionen.</w:t>
        </w:r>
      </w:ins>
    </w:p>
    <w:p w:rsidR="003C3CF1" w:rsidRDefault="000A0755" w:rsidP="003C3CF1">
      <w:pPr>
        <w:autoSpaceDE w:val="0"/>
        <w:autoSpaceDN w:val="0"/>
        <w:adjustRightInd w:val="0"/>
        <w:spacing w:after="0" w:line="240" w:lineRule="auto"/>
        <w:rPr>
          <w:ins w:id="1673" w:author="Claus" w:date="2018-12-17T14:53:00Z"/>
          <w:rFonts w:ascii="Courier New" w:hAnsi="Courier New" w:cs="Courier New"/>
          <w:color w:val="737373"/>
          <w:sz w:val="18"/>
          <w:szCs w:val="24"/>
        </w:rPr>
      </w:pPr>
      <w:ins w:id="1674" w:author="Claus" w:date="2018-12-17T14:53:00Z">
        <w:r w:rsidRPr="000A0755">
          <w:rPr>
            <w:rFonts w:ascii="Courier New" w:hAnsi="Courier New" w:cs="Courier New"/>
            <w:sz w:val="18"/>
            <w:szCs w:val="24"/>
            <w:rPrChange w:id="1675" w:author="Claus" w:date="2018-12-17T14:53:00Z">
              <w:rPr>
                <w:rFonts w:ascii="Courier New" w:eastAsiaTheme="majorEastAsia" w:hAnsi="Courier New" w:cs="Courier New"/>
                <w:b/>
                <w:bCs/>
                <w:color w:val="365F91" w:themeColor="accent1" w:themeShade="BF"/>
                <w:sz w:val="24"/>
                <w:szCs w:val="24"/>
              </w:rPr>
            </w:rPrChange>
          </w:rPr>
          <w:t>UsersDTO user = dataFacade.login(email, password);</w:t>
        </w:r>
        <w:r w:rsidRPr="000A0755">
          <w:rPr>
            <w:rFonts w:ascii="Courier New" w:hAnsi="Courier New" w:cs="Courier New"/>
            <w:sz w:val="18"/>
            <w:szCs w:val="24"/>
            <w:rPrChange w:id="1676" w:author="Claus" w:date="2018-12-17T14:53: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rPrChange w:id="1677" w:author="Claus" w:date="2018-12-17T14:53:00Z">
              <w:rPr>
                <w:rFonts w:ascii="Courier New" w:eastAsiaTheme="majorEastAsia" w:hAnsi="Courier New" w:cs="Courier New"/>
                <w:b/>
                <w:bCs/>
                <w:color w:val="365F91" w:themeColor="accent1" w:themeShade="BF"/>
                <w:sz w:val="24"/>
                <w:szCs w:val="24"/>
              </w:rPr>
            </w:rPrChange>
          </w:rPr>
          <w:br/>
        </w:r>
        <w:r w:rsidRPr="000A0755">
          <w:rPr>
            <w:rFonts w:ascii="Courier New" w:hAnsi="Courier New" w:cs="Courier New"/>
            <w:color w:val="737373"/>
            <w:sz w:val="18"/>
            <w:szCs w:val="24"/>
            <w:rPrChange w:id="1678" w:author="Claus" w:date="2018-12-17T14:53:00Z">
              <w:rPr>
                <w:rFonts w:ascii="Courier New" w:eastAsiaTheme="majorEastAsia" w:hAnsi="Courier New" w:cs="Courier New"/>
                <w:b/>
                <w:bCs/>
                <w:color w:val="737373"/>
                <w:sz w:val="24"/>
                <w:szCs w:val="24"/>
              </w:rPr>
            </w:rPrChange>
          </w:rPr>
          <w:t>//tilføjer session på Rank og Id.</w:t>
        </w:r>
      </w:ins>
    </w:p>
    <w:p w:rsidR="003C3CF1" w:rsidRPr="003C3CF1" w:rsidRDefault="000A0755" w:rsidP="003C3CF1">
      <w:pPr>
        <w:autoSpaceDE w:val="0"/>
        <w:autoSpaceDN w:val="0"/>
        <w:adjustRightInd w:val="0"/>
        <w:spacing w:after="0" w:line="240" w:lineRule="auto"/>
        <w:rPr>
          <w:ins w:id="1679" w:author="Claus" w:date="2018-12-17T14:53:00Z"/>
          <w:rFonts w:ascii="Courier New" w:hAnsi="Courier New" w:cs="Courier New"/>
          <w:sz w:val="18"/>
          <w:szCs w:val="24"/>
          <w:lang w:val="en-US"/>
          <w:rPrChange w:id="1680" w:author="Claus" w:date="2018-12-17T14:53:00Z">
            <w:rPr>
              <w:ins w:id="1681" w:author="Claus" w:date="2018-12-17T14:53:00Z"/>
              <w:rFonts w:ascii="Courier New" w:hAnsi="Courier New" w:cs="Courier New"/>
              <w:sz w:val="24"/>
              <w:szCs w:val="24"/>
            </w:rPr>
          </w:rPrChange>
        </w:rPr>
      </w:pPr>
      <w:ins w:id="1682" w:author="Claus" w:date="2018-12-17T14:53:00Z">
        <w:r w:rsidRPr="000A0755">
          <w:rPr>
            <w:rFonts w:ascii="Courier New" w:hAnsi="Courier New" w:cs="Courier New"/>
            <w:sz w:val="18"/>
            <w:szCs w:val="24"/>
            <w:lang w:val="en-US"/>
            <w:rPrChange w:id="1683" w:author="Claus" w:date="2018-12-17T14:53:00Z">
              <w:rPr>
                <w:rFonts w:ascii="Courier New" w:eastAsiaTheme="majorEastAsia" w:hAnsi="Courier New" w:cs="Courier New"/>
                <w:b/>
                <w:bCs/>
                <w:color w:val="365F91" w:themeColor="accent1" w:themeShade="BF"/>
                <w:sz w:val="24"/>
                <w:szCs w:val="24"/>
              </w:rPr>
            </w:rPrChange>
          </w:rPr>
          <w:t>HttpSession session = request.getSession();</w:t>
        </w:r>
        <w:r w:rsidRPr="000A0755">
          <w:rPr>
            <w:rFonts w:ascii="Courier New" w:hAnsi="Courier New" w:cs="Courier New"/>
            <w:sz w:val="18"/>
            <w:szCs w:val="24"/>
            <w:lang w:val="en-US"/>
            <w:rPrChange w:id="1684" w:author="Claus" w:date="2018-12-17T14:53:00Z">
              <w:rPr>
                <w:rFonts w:ascii="Courier New" w:eastAsiaTheme="majorEastAsia" w:hAnsi="Courier New" w:cs="Courier New"/>
                <w:b/>
                <w:bCs/>
                <w:color w:val="365F91" w:themeColor="accent1" w:themeShade="BF"/>
                <w:sz w:val="24"/>
                <w:szCs w:val="24"/>
              </w:rPr>
            </w:rPrChange>
          </w:rPr>
          <w:br/>
          <w:t>session.setAttribute(</w:t>
        </w:r>
        <w:r w:rsidRPr="000A0755">
          <w:rPr>
            <w:rFonts w:ascii="Courier New" w:hAnsi="Courier New" w:cs="Courier New"/>
            <w:color w:val="99006B"/>
            <w:sz w:val="18"/>
            <w:szCs w:val="24"/>
            <w:lang w:val="en-US"/>
            <w:rPrChange w:id="1685" w:author="Claus" w:date="2018-12-17T14:53:00Z">
              <w:rPr>
                <w:rFonts w:ascii="Courier New" w:eastAsiaTheme="majorEastAsia" w:hAnsi="Courier New" w:cs="Courier New"/>
                <w:b/>
                <w:bCs/>
                <w:color w:val="99006B"/>
                <w:sz w:val="24"/>
                <w:szCs w:val="24"/>
              </w:rPr>
            </w:rPrChange>
          </w:rPr>
          <w:t>"user"</w:t>
        </w:r>
        <w:r w:rsidRPr="000A0755">
          <w:rPr>
            <w:rFonts w:ascii="Courier New" w:hAnsi="Courier New" w:cs="Courier New"/>
            <w:sz w:val="18"/>
            <w:szCs w:val="24"/>
            <w:lang w:val="en-US"/>
            <w:rPrChange w:id="1686" w:author="Claus" w:date="2018-12-17T14:53:00Z">
              <w:rPr>
                <w:rFonts w:ascii="Courier New" w:eastAsiaTheme="majorEastAsia" w:hAnsi="Courier New" w:cs="Courier New"/>
                <w:b/>
                <w:bCs/>
                <w:color w:val="365F91" w:themeColor="accent1" w:themeShade="BF"/>
                <w:sz w:val="24"/>
                <w:szCs w:val="24"/>
              </w:rPr>
            </w:rPrChange>
          </w:rPr>
          <w:t xml:space="preserve">, user); </w:t>
        </w:r>
      </w:ins>
    </w:p>
    <w:p w:rsidR="000A0755" w:rsidRDefault="000A0755" w:rsidP="000A0755">
      <w:pPr>
        <w:rPr>
          <w:ins w:id="1687" w:author="Claus" w:date="2018-12-17T14:59:00Z"/>
          <w:lang w:val="en-US"/>
        </w:rPr>
        <w:pPrChange w:id="1688" w:author="Claus" w:date="2018-12-17T11:55:00Z">
          <w:pPr>
            <w:pStyle w:val="Overskrift1"/>
          </w:pPr>
        </w:pPrChange>
      </w:pPr>
    </w:p>
    <w:p w:rsidR="000A0755" w:rsidRDefault="000A0755" w:rsidP="000A0755">
      <w:pPr>
        <w:pStyle w:val="Overskrift2"/>
        <w:rPr>
          <w:ins w:id="1689" w:author="Claus" w:date="2018-12-17T15:00:00Z"/>
        </w:rPr>
        <w:pPrChange w:id="1690" w:author="Claus" w:date="2018-12-17T14:59:00Z">
          <w:pPr>
            <w:pStyle w:val="Overskrift1"/>
          </w:pPr>
        </w:pPrChange>
      </w:pPr>
      <w:ins w:id="1691" w:author="Claus" w:date="2018-12-17T14:59:00Z">
        <w:r w:rsidRPr="000A0755">
          <w:rPr>
            <w:rPrChange w:id="1692" w:author="Claus" w:date="2018-12-17T14:59:00Z">
              <w:rPr>
                <w:lang w:val="en-US"/>
              </w:rPr>
            </w:rPrChange>
          </w:rPr>
          <w:t>Nulstilling af ko</w:t>
        </w:r>
        <w:r w:rsidR="00350316">
          <w:t>deord.</w:t>
        </w:r>
      </w:ins>
    </w:p>
    <w:p w:rsidR="000A0755" w:rsidRDefault="00350316" w:rsidP="000A0755">
      <w:pPr>
        <w:rPr>
          <w:ins w:id="1693" w:author="Claus" w:date="2018-12-17T14:59:00Z"/>
        </w:rPr>
        <w:pPrChange w:id="1694" w:author="Claus" w:date="2018-12-17T15:00:00Z">
          <w:pPr>
            <w:pStyle w:val="Overskrift1"/>
          </w:pPr>
        </w:pPrChange>
      </w:pPr>
      <w:ins w:id="1695" w:author="Claus" w:date="2018-12-17T15:00:00Z">
        <w:r>
          <w:t>UserDAO.randomPassword() nulstiller brugerens kodeord.</w:t>
        </w:r>
      </w:ins>
    </w:p>
    <w:p w:rsidR="00350316" w:rsidRPr="00350316" w:rsidRDefault="000A0755" w:rsidP="00350316">
      <w:pPr>
        <w:autoSpaceDE w:val="0"/>
        <w:autoSpaceDN w:val="0"/>
        <w:adjustRightInd w:val="0"/>
        <w:spacing w:after="0" w:line="240" w:lineRule="auto"/>
        <w:rPr>
          <w:ins w:id="1696" w:author="Claus" w:date="2018-12-17T14:59:00Z"/>
          <w:rFonts w:ascii="Courier New" w:hAnsi="Courier New" w:cs="Courier New"/>
          <w:sz w:val="18"/>
          <w:szCs w:val="24"/>
          <w:lang w:val="en-US"/>
          <w:rPrChange w:id="1697" w:author="Claus" w:date="2018-12-17T14:59:00Z">
            <w:rPr>
              <w:ins w:id="1698" w:author="Claus" w:date="2018-12-17T14:59:00Z"/>
              <w:rFonts w:ascii="Courier New" w:hAnsi="Courier New" w:cs="Courier New"/>
              <w:sz w:val="24"/>
              <w:szCs w:val="24"/>
            </w:rPr>
          </w:rPrChange>
        </w:rPr>
      </w:pPr>
      <w:ins w:id="1699" w:author="Claus" w:date="2018-12-17T14:59:00Z">
        <w:r w:rsidRPr="000A0755">
          <w:rPr>
            <w:rFonts w:ascii="Courier New" w:hAnsi="Courier New" w:cs="Courier New"/>
            <w:color w:val="000099"/>
            <w:sz w:val="18"/>
            <w:szCs w:val="24"/>
            <w:rPrChange w:id="1700" w:author="Claus" w:date="2018-12-17T14:59:00Z">
              <w:rPr>
                <w:rFonts w:ascii="Courier New" w:eastAsiaTheme="majorEastAsia" w:hAnsi="Courier New" w:cs="Courier New"/>
                <w:b/>
                <w:bCs/>
                <w:color w:val="000099"/>
                <w:sz w:val="24"/>
                <w:szCs w:val="24"/>
              </w:rPr>
            </w:rPrChange>
          </w:rPr>
          <w:t>public</w:t>
        </w:r>
        <w:r w:rsidRPr="000A0755">
          <w:rPr>
            <w:rFonts w:ascii="Courier New" w:hAnsi="Courier New" w:cs="Courier New"/>
            <w:sz w:val="18"/>
            <w:szCs w:val="24"/>
            <w:rPrChange w:id="1701" w:author="Claus" w:date="2018-12-17T14:59:00Z">
              <w:rPr>
                <w:rFonts w:ascii="Courier New" w:eastAsiaTheme="majorEastAsia" w:hAnsi="Courier New" w:cs="Courier New"/>
                <w:b/>
                <w:bCs/>
                <w:color w:val="365F91" w:themeColor="accent1" w:themeShade="BF"/>
                <w:sz w:val="24"/>
                <w:szCs w:val="24"/>
              </w:rPr>
            </w:rPrChange>
          </w:rPr>
          <w:t xml:space="preserve"> </w:t>
        </w:r>
        <w:r w:rsidR="00350316">
          <w:rPr>
            <w:rFonts w:ascii="Courier New" w:hAnsi="Courier New" w:cs="Courier New"/>
            <w:sz w:val="18"/>
            <w:szCs w:val="24"/>
          </w:rPr>
          <w:t xml:space="preserve">String </w:t>
        </w:r>
      </w:ins>
      <w:ins w:id="1702" w:author="Claus" w:date="2018-12-17T15:01:00Z">
        <w:r w:rsidR="00350316">
          <w:rPr>
            <w:rFonts w:ascii="Courier New" w:hAnsi="Courier New" w:cs="Courier New"/>
            <w:sz w:val="18"/>
            <w:szCs w:val="24"/>
          </w:rPr>
          <w:t>r</w:t>
        </w:r>
      </w:ins>
      <w:ins w:id="1703" w:author="Claus" w:date="2018-12-17T14:59:00Z">
        <w:r w:rsidR="00350316">
          <w:rPr>
            <w:rFonts w:ascii="Courier New" w:hAnsi="Courier New" w:cs="Courier New"/>
            <w:sz w:val="18"/>
            <w:szCs w:val="24"/>
          </w:rPr>
          <w:t>andomPassword()</w:t>
        </w:r>
        <w:r w:rsidR="00350316">
          <w:rPr>
            <w:rFonts w:ascii="Courier New" w:hAnsi="Courier New" w:cs="Courier New"/>
            <w:sz w:val="18"/>
            <w:szCs w:val="24"/>
          </w:rPr>
          <w:br/>
        </w:r>
        <w:r w:rsidRPr="000A0755">
          <w:rPr>
            <w:rFonts w:ascii="Courier New" w:hAnsi="Courier New" w:cs="Courier New"/>
            <w:sz w:val="18"/>
            <w:szCs w:val="24"/>
            <w:rPrChange w:id="1704" w:author="Claus" w:date="2018-12-17T14:59: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rPrChange w:id="1705" w:author="Claus" w:date="2018-12-17T14:59:00Z">
              <w:rPr>
                <w:rFonts w:ascii="Courier New" w:eastAsiaTheme="majorEastAsia" w:hAnsi="Courier New" w:cs="Courier New"/>
                <w:b/>
                <w:bCs/>
                <w:color w:val="365F91" w:themeColor="accent1" w:themeShade="BF"/>
                <w:sz w:val="24"/>
                <w:szCs w:val="24"/>
              </w:rPr>
            </w:rPrChange>
          </w:rPr>
          <w:br/>
          <w:t xml:space="preserve">    Random rand = </w:t>
        </w:r>
        <w:r w:rsidRPr="000A0755">
          <w:rPr>
            <w:rFonts w:ascii="Courier New" w:hAnsi="Courier New" w:cs="Courier New"/>
            <w:color w:val="000099"/>
            <w:sz w:val="18"/>
            <w:szCs w:val="24"/>
            <w:rPrChange w:id="1706" w:author="Claus" w:date="2018-12-17T14:59: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rPrChange w:id="1707" w:author="Claus" w:date="2018-12-17T14:59:00Z">
              <w:rPr>
                <w:rFonts w:ascii="Courier New" w:eastAsiaTheme="majorEastAsia" w:hAnsi="Courier New" w:cs="Courier New"/>
                <w:b/>
                <w:bCs/>
                <w:color w:val="365F91" w:themeColor="accent1" w:themeShade="BF"/>
                <w:sz w:val="24"/>
                <w:szCs w:val="24"/>
              </w:rPr>
            </w:rPrChange>
          </w:rPr>
          <w:t xml:space="preserve"> Random();</w:t>
        </w:r>
        <w:r w:rsidRPr="000A0755">
          <w:rPr>
            <w:rFonts w:ascii="Courier New" w:hAnsi="Courier New" w:cs="Courier New"/>
            <w:sz w:val="18"/>
            <w:szCs w:val="24"/>
            <w:rPrChange w:id="1708" w:author="Claus" w:date="2018-12-17T14:59: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rPrChange w:id="1709" w:author="Claus" w:date="2018-12-17T14:59:00Z">
              <w:rPr>
                <w:rFonts w:ascii="Courier New" w:eastAsiaTheme="majorEastAsia" w:hAnsi="Courier New" w:cs="Courier New"/>
                <w:b/>
                <w:bCs/>
                <w:color w:val="000099"/>
                <w:sz w:val="24"/>
                <w:szCs w:val="24"/>
              </w:rPr>
            </w:rPrChange>
          </w:rPr>
          <w:t>int</w:t>
        </w:r>
        <w:r w:rsidRPr="000A0755">
          <w:rPr>
            <w:rFonts w:ascii="Courier New" w:hAnsi="Courier New" w:cs="Courier New"/>
            <w:sz w:val="18"/>
            <w:szCs w:val="24"/>
            <w:rPrChange w:id="1710" w:author="Claus" w:date="2018-12-17T14:59:00Z">
              <w:rPr>
                <w:rFonts w:ascii="Courier New" w:eastAsiaTheme="majorEastAsia" w:hAnsi="Courier New" w:cs="Courier New"/>
                <w:b/>
                <w:bCs/>
                <w:color w:val="365F91" w:themeColor="accent1" w:themeShade="BF"/>
                <w:sz w:val="24"/>
                <w:szCs w:val="24"/>
              </w:rPr>
            </w:rPrChange>
          </w:rPr>
          <w:t xml:space="preserve"> max = rand.nextInt(</w:t>
        </w:r>
        <w:r w:rsidRPr="000A0755">
          <w:rPr>
            <w:rFonts w:ascii="Courier New" w:hAnsi="Courier New" w:cs="Courier New"/>
            <w:color w:val="780000"/>
            <w:sz w:val="18"/>
            <w:szCs w:val="24"/>
            <w:rPrChange w:id="1711" w:author="Claus" w:date="2018-12-17T14:59:00Z">
              <w:rPr>
                <w:rFonts w:ascii="Courier New" w:eastAsiaTheme="majorEastAsia" w:hAnsi="Courier New" w:cs="Courier New"/>
                <w:b/>
                <w:bCs/>
                <w:color w:val="780000"/>
                <w:sz w:val="24"/>
                <w:szCs w:val="24"/>
              </w:rPr>
            </w:rPrChange>
          </w:rPr>
          <w:t>10</w:t>
        </w:r>
        <w:r w:rsidRPr="000A0755">
          <w:rPr>
            <w:rFonts w:ascii="Courier New" w:hAnsi="Courier New" w:cs="Courier New"/>
            <w:sz w:val="18"/>
            <w:szCs w:val="24"/>
            <w:rPrChange w:id="1712" w:author="Claus" w:date="2018-12-17T14:59:00Z">
              <w:rPr>
                <w:rFonts w:ascii="Courier New" w:eastAsiaTheme="majorEastAsia" w:hAnsi="Courier New" w:cs="Courier New"/>
                <w:b/>
                <w:bCs/>
                <w:color w:val="365F91" w:themeColor="accent1" w:themeShade="BF"/>
                <w:sz w:val="24"/>
                <w:szCs w:val="24"/>
              </w:rPr>
            </w:rPrChange>
          </w:rPr>
          <w:t xml:space="preserve">) + </w:t>
        </w:r>
        <w:r w:rsidRPr="000A0755">
          <w:rPr>
            <w:rFonts w:ascii="Courier New" w:hAnsi="Courier New" w:cs="Courier New"/>
            <w:color w:val="780000"/>
            <w:sz w:val="18"/>
            <w:szCs w:val="24"/>
            <w:rPrChange w:id="1713" w:author="Claus" w:date="2018-12-17T14:59:00Z">
              <w:rPr>
                <w:rFonts w:ascii="Courier New" w:eastAsiaTheme="majorEastAsia" w:hAnsi="Courier New" w:cs="Courier New"/>
                <w:b/>
                <w:bCs/>
                <w:color w:val="780000"/>
                <w:sz w:val="24"/>
                <w:szCs w:val="24"/>
              </w:rPr>
            </w:rPrChange>
          </w:rPr>
          <w:t>5</w:t>
        </w:r>
        <w:r w:rsidRPr="000A0755">
          <w:rPr>
            <w:rFonts w:ascii="Courier New" w:hAnsi="Courier New" w:cs="Courier New"/>
            <w:sz w:val="18"/>
            <w:szCs w:val="24"/>
            <w:rPrChange w:id="1714" w:author="Claus" w:date="2018-12-17T14:59: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737373"/>
            <w:sz w:val="18"/>
            <w:szCs w:val="24"/>
            <w:rPrChange w:id="1715" w:author="Claus" w:date="2018-12-17T14:59:00Z">
              <w:rPr>
                <w:rFonts w:ascii="Courier New" w:eastAsiaTheme="majorEastAsia" w:hAnsi="Courier New" w:cs="Courier New"/>
                <w:b/>
                <w:bCs/>
                <w:color w:val="737373"/>
                <w:sz w:val="24"/>
                <w:szCs w:val="24"/>
              </w:rPr>
            </w:rPrChange>
          </w:rPr>
          <w:t>//Hvis nextInt bliver "0" så vil den altid tilføj 5.</w:t>
        </w:r>
        <w:r w:rsidRPr="000A0755">
          <w:rPr>
            <w:rFonts w:ascii="Courier New" w:hAnsi="Courier New" w:cs="Courier New"/>
            <w:color w:val="737373"/>
            <w:sz w:val="18"/>
            <w:szCs w:val="24"/>
            <w:rPrChange w:id="1716" w:author="Claus" w:date="2018-12-17T14:59: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1717" w:author="Claus" w:date="2018-12-17T14:59: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sz w:val="18"/>
            <w:szCs w:val="24"/>
            <w:rPrChange w:id="1718" w:author="Claus" w:date="2018-12-17T14:59:00Z">
              <w:rPr>
                <w:rFonts w:ascii="Courier New" w:eastAsiaTheme="majorEastAsia" w:hAnsi="Courier New" w:cs="Courier New"/>
                <w:b/>
                <w:bCs/>
                <w:color w:val="365F91" w:themeColor="accent1" w:themeShade="BF"/>
                <w:sz w:val="24"/>
                <w:szCs w:val="24"/>
              </w:rPr>
            </w:rPrChange>
          </w:rPr>
          <w:br/>
        </w:r>
      </w:ins>
      <w:ins w:id="1719" w:author="Claus" w:date="2018-12-17T15:42:00Z">
        <w:r w:rsidR="00BC0B73">
          <w:rPr>
            <w:rFonts w:ascii="Courier New" w:hAnsi="Courier New" w:cs="Courier New"/>
            <w:sz w:val="18"/>
            <w:szCs w:val="24"/>
          </w:rPr>
          <w:t xml:space="preserve">    </w:t>
        </w:r>
      </w:ins>
      <w:ins w:id="1720" w:author="Claus" w:date="2018-12-17T14:59:00Z">
        <w:r w:rsidRPr="000A0755">
          <w:rPr>
            <w:rFonts w:ascii="Courier New" w:hAnsi="Courier New" w:cs="Courier New"/>
            <w:sz w:val="18"/>
            <w:szCs w:val="24"/>
            <w:lang w:val="en-US"/>
            <w:rPrChange w:id="1721" w:author="Claus" w:date="2018-12-17T14:59:00Z">
              <w:rPr>
                <w:rFonts w:ascii="Courier New" w:eastAsiaTheme="majorEastAsia" w:hAnsi="Courier New" w:cs="Courier New"/>
                <w:b/>
                <w:bCs/>
                <w:color w:val="365F91" w:themeColor="accent1" w:themeShade="BF"/>
                <w:sz w:val="24"/>
                <w:szCs w:val="24"/>
              </w:rPr>
            </w:rPrChange>
          </w:rPr>
          <w:t xml:space="preserve">String uniqueText = UUID.randomUUID().toString(); </w:t>
        </w:r>
        <w:r w:rsidRPr="000A0755">
          <w:rPr>
            <w:rFonts w:ascii="Courier New" w:hAnsi="Courier New" w:cs="Courier New"/>
            <w:color w:val="737373"/>
            <w:sz w:val="18"/>
            <w:szCs w:val="24"/>
            <w:lang w:val="en-US"/>
            <w:rPrChange w:id="1722" w:author="Claus" w:date="2018-12-17T14:59:00Z">
              <w:rPr>
                <w:rFonts w:ascii="Courier New" w:eastAsiaTheme="majorEastAsia" w:hAnsi="Courier New" w:cs="Courier New"/>
                <w:b/>
                <w:bCs/>
                <w:color w:val="737373"/>
                <w:sz w:val="24"/>
                <w:szCs w:val="24"/>
              </w:rPr>
            </w:rPrChange>
          </w:rPr>
          <w:t>// 0f8fad5bd9cb-469f-a165-</w:t>
        </w:r>
      </w:ins>
      <w:ins w:id="1723" w:author="Claus" w:date="2018-12-17T15:41:00Z">
        <w:r w:rsidR="00981078">
          <w:rPr>
            <w:rFonts w:ascii="Courier New" w:hAnsi="Courier New" w:cs="Courier New"/>
            <w:color w:val="737373"/>
            <w:sz w:val="18"/>
            <w:szCs w:val="24"/>
            <w:lang w:val="en-US"/>
          </w:rPr>
          <w:t xml:space="preserve">                          </w:t>
        </w:r>
      </w:ins>
      <w:ins w:id="1724" w:author="Claus" w:date="2018-12-17T14:59:00Z">
        <w:r w:rsidRPr="000A0755">
          <w:rPr>
            <w:rFonts w:ascii="Courier New" w:hAnsi="Courier New" w:cs="Courier New"/>
            <w:color w:val="737373"/>
            <w:sz w:val="18"/>
            <w:szCs w:val="24"/>
            <w:lang w:val="en-US"/>
            <w:rPrChange w:id="1725" w:author="Claus" w:date="2018-12-17T14:59:00Z">
              <w:rPr>
                <w:rFonts w:ascii="Courier New" w:eastAsiaTheme="majorEastAsia" w:hAnsi="Courier New" w:cs="Courier New"/>
                <w:b/>
                <w:bCs/>
                <w:color w:val="737373"/>
                <w:sz w:val="24"/>
                <w:szCs w:val="24"/>
              </w:rPr>
            </w:rPrChange>
          </w:rPr>
          <w:t>70867728950e</w:t>
        </w:r>
        <w:r w:rsidRPr="000A0755">
          <w:rPr>
            <w:rFonts w:ascii="Courier New" w:hAnsi="Courier New" w:cs="Courier New"/>
            <w:color w:val="737373"/>
            <w:sz w:val="18"/>
            <w:szCs w:val="24"/>
            <w:lang w:val="en-US"/>
            <w:rPrChange w:id="1726" w:author="Claus" w:date="2018-12-17T14:59: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lang w:val="en-US"/>
            <w:rPrChange w:id="1727" w:author="Claus" w:date="2018-12-17T14:59: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1728" w:author="Claus" w:date="2018-12-17T14:59:00Z">
              <w:rPr>
                <w:rFonts w:ascii="Courier New" w:eastAsiaTheme="majorEastAsia" w:hAnsi="Courier New" w:cs="Courier New"/>
                <w:b/>
                <w:bCs/>
                <w:color w:val="000099"/>
                <w:sz w:val="24"/>
                <w:szCs w:val="24"/>
              </w:rPr>
            </w:rPrChange>
          </w:rPr>
          <w:t>return</w:t>
        </w:r>
        <w:r w:rsidRPr="000A0755">
          <w:rPr>
            <w:rFonts w:ascii="Courier New" w:hAnsi="Courier New" w:cs="Courier New"/>
            <w:sz w:val="18"/>
            <w:szCs w:val="24"/>
            <w:lang w:val="en-US"/>
            <w:rPrChange w:id="1729" w:author="Claus" w:date="2018-12-17T14:59:00Z">
              <w:rPr>
                <w:rFonts w:ascii="Courier New" w:eastAsiaTheme="majorEastAsia" w:hAnsi="Courier New" w:cs="Courier New"/>
                <w:b/>
                <w:bCs/>
                <w:color w:val="365F91" w:themeColor="accent1" w:themeShade="BF"/>
                <w:sz w:val="24"/>
                <w:szCs w:val="24"/>
              </w:rPr>
            </w:rPrChange>
          </w:rPr>
          <w:t xml:space="preserve"> uniqueText.replace(</w:t>
        </w:r>
        <w:r w:rsidRPr="000A0755">
          <w:rPr>
            <w:rFonts w:ascii="Courier New" w:hAnsi="Courier New" w:cs="Courier New"/>
            <w:color w:val="99006B"/>
            <w:sz w:val="18"/>
            <w:szCs w:val="24"/>
            <w:lang w:val="en-US"/>
            <w:rPrChange w:id="1730" w:author="Claus" w:date="2018-12-17T14:59:00Z">
              <w:rPr>
                <w:rFonts w:ascii="Courier New" w:eastAsiaTheme="majorEastAsia" w:hAnsi="Courier New" w:cs="Courier New"/>
                <w:b/>
                <w:bCs/>
                <w:color w:val="99006B"/>
                <w:sz w:val="24"/>
                <w:szCs w:val="24"/>
              </w:rPr>
            </w:rPrChange>
          </w:rPr>
          <w:t>"-"</w:t>
        </w:r>
        <w:r w:rsidRPr="000A0755">
          <w:rPr>
            <w:rFonts w:ascii="Courier New" w:hAnsi="Courier New" w:cs="Courier New"/>
            <w:sz w:val="18"/>
            <w:szCs w:val="24"/>
            <w:lang w:val="en-US"/>
            <w:rPrChange w:id="1731" w:author="Claus" w:date="2018-12-17T14:59: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99006B"/>
            <w:sz w:val="18"/>
            <w:szCs w:val="24"/>
            <w:lang w:val="en-US"/>
            <w:rPrChange w:id="1732" w:author="Claus" w:date="2018-12-17T14:59:00Z">
              <w:rPr>
                <w:rFonts w:ascii="Courier New" w:eastAsiaTheme="majorEastAsia" w:hAnsi="Courier New" w:cs="Courier New"/>
                <w:b/>
                <w:bCs/>
                <w:color w:val="99006B"/>
                <w:sz w:val="24"/>
                <w:szCs w:val="24"/>
              </w:rPr>
            </w:rPrChange>
          </w:rPr>
          <w:t>""</w:t>
        </w:r>
        <w:r w:rsidRPr="000A0755">
          <w:rPr>
            <w:rFonts w:ascii="Courier New" w:hAnsi="Courier New" w:cs="Courier New"/>
            <w:sz w:val="18"/>
            <w:szCs w:val="24"/>
            <w:lang w:val="en-US"/>
            <w:rPrChange w:id="1733" w:author="Claus" w:date="2018-12-17T14:59:00Z">
              <w:rPr>
                <w:rFonts w:ascii="Courier New" w:eastAsiaTheme="majorEastAsia" w:hAnsi="Courier New" w:cs="Courier New"/>
                <w:b/>
                <w:bCs/>
                <w:color w:val="365F91" w:themeColor="accent1" w:themeShade="BF"/>
                <w:sz w:val="24"/>
                <w:szCs w:val="24"/>
              </w:rPr>
            </w:rPrChange>
          </w:rPr>
          <w:t>).substring(</w:t>
        </w:r>
        <w:r w:rsidRPr="000A0755">
          <w:rPr>
            <w:rFonts w:ascii="Courier New" w:hAnsi="Courier New" w:cs="Courier New"/>
            <w:color w:val="780000"/>
            <w:sz w:val="18"/>
            <w:szCs w:val="24"/>
            <w:lang w:val="en-US"/>
            <w:rPrChange w:id="1734" w:author="Claus" w:date="2018-12-17T14:59:00Z">
              <w:rPr>
                <w:rFonts w:ascii="Courier New" w:eastAsiaTheme="majorEastAsia" w:hAnsi="Courier New" w:cs="Courier New"/>
                <w:b/>
                <w:bCs/>
                <w:color w:val="780000"/>
                <w:sz w:val="24"/>
                <w:szCs w:val="24"/>
              </w:rPr>
            </w:rPrChange>
          </w:rPr>
          <w:t>0</w:t>
        </w:r>
        <w:r w:rsidRPr="000A0755">
          <w:rPr>
            <w:rFonts w:ascii="Courier New" w:hAnsi="Courier New" w:cs="Courier New"/>
            <w:sz w:val="18"/>
            <w:szCs w:val="24"/>
            <w:lang w:val="en-US"/>
            <w:rPrChange w:id="1735" w:author="Claus" w:date="2018-12-17T14:59:00Z">
              <w:rPr>
                <w:rFonts w:ascii="Courier New" w:eastAsiaTheme="majorEastAsia" w:hAnsi="Courier New" w:cs="Courier New"/>
                <w:b/>
                <w:bCs/>
                <w:color w:val="365F91" w:themeColor="accent1" w:themeShade="BF"/>
                <w:sz w:val="24"/>
                <w:szCs w:val="24"/>
              </w:rPr>
            </w:rPrChange>
          </w:rPr>
          <w:t>, max);</w:t>
        </w:r>
        <w:r w:rsidRPr="000A0755">
          <w:rPr>
            <w:rFonts w:ascii="Courier New" w:hAnsi="Courier New" w:cs="Courier New"/>
            <w:sz w:val="18"/>
            <w:szCs w:val="24"/>
            <w:lang w:val="en-US"/>
            <w:rPrChange w:id="1736" w:author="Claus" w:date="2018-12-17T14:59:00Z">
              <w:rPr>
                <w:rFonts w:ascii="Courier New" w:eastAsiaTheme="majorEastAsia" w:hAnsi="Courier New" w:cs="Courier New"/>
                <w:b/>
                <w:bCs/>
                <w:color w:val="365F91" w:themeColor="accent1" w:themeShade="BF"/>
                <w:sz w:val="24"/>
                <w:szCs w:val="24"/>
              </w:rPr>
            </w:rPrChange>
          </w:rPr>
          <w:br/>
          <w:t xml:space="preserve">} </w:t>
        </w:r>
      </w:ins>
    </w:p>
    <w:p w:rsidR="000A0755" w:rsidRDefault="000A0755" w:rsidP="000A0755">
      <w:pPr>
        <w:rPr>
          <w:ins w:id="1737" w:author="Claus" w:date="2018-12-17T15:05:00Z"/>
          <w:lang w:val="en-US"/>
        </w:rPr>
        <w:pPrChange w:id="1738" w:author="Claus" w:date="2018-12-17T14:59:00Z">
          <w:pPr>
            <w:pStyle w:val="Overskrift1"/>
          </w:pPr>
        </w:pPrChange>
      </w:pPr>
    </w:p>
    <w:p w:rsidR="000A0755" w:rsidRDefault="000A0755" w:rsidP="000A0755">
      <w:pPr>
        <w:pStyle w:val="Overskrift2"/>
        <w:rPr>
          <w:ins w:id="1739" w:author="Claus" w:date="2018-12-17T15:08:00Z"/>
        </w:rPr>
        <w:pPrChange w:id="1740" w:author="Claus" w:date="2018-12-17T15:08:00Z">
          <w:pPr>
            <w:pStyle w:val="Overskrift1"/>
          </w:pPr>
        </w:pPrChange>
      </w:pPr>
      <w:ins w:id="1741" w:author="Claus" w:date="2018-12-17T15:06:00Z">
        <w:r w:rsidRPr="000A0755">
          <w:rPr>
            <w:rPrChange w:id="1742" w:author="Claus" w:date="2018-12-17T15:06:00Z">
              <w:rPr>
                <w:lang w:val="en-US"/>
              </w:rPr>
            </w:rPrChange>
          </w:rPr>
          <w:t>Lukning af ressourcer med tr</w:t>
        </w:r>
        <w:r w:rsidR="0038107B">
          <w:t>y with ressources</w:t>
        </w:r>
      </w:ins>
      <w:ins w:id="1743" w:author="Claus" w:date="2018-12-17T15:08:00Z">
        <w:r w:rsidR="0038107B">
          <w:t>.</w:t>
        </w:r>
      </w:ins>
    </w:p>
    <w:p w:rsidR="000A0755" w:rsidRDefault="004B0118" w:rsidP="000A0755">
      <w:pPr>
        <w:rPr>
          <w:ins w:id="1744" w:author="Claus" w:date="2018-12-17T15:47:00Z"/>
        </w:rPr>
        <w:pPrChange w:id="1745" w:author="Claus" w:date="2018-12-17T15:47:00Z">
          <w:pPr>
            <w:autoSpaceDE w:val="0"/>
            <w:autoSpaceDN w:val="0"/>
            <w:adjustRightInd w:val="0"/>
            <w:spacing w:after="0" w:line="240" w:lineRule="auto"/>
          </w:pPr>
        </w:pPrChange>
      </w:pPr>
      <w:ins w:id="1746" w:author="Claus" w:date="2018-12-17T15:10:00Z">
        <w:r>
          <w:t>For</w:t>
        </w:r>
      </w:ins>
      <w:ins w:id="1747" w:author="Claus" w:date="2018-12-17T15:11:00Z">
        <w:r>
          <w:t xml:space="preserve"> at løse udfordringen med at lukke ressourcer korrekt, bruges </w:t>
        </w:r>
        <w:r w:rsidR="000A0755" w:rsidRPr="000A0755">
          <w:rPr>
            <w:i/>
            <w:rPrChange w:id="1748" w:author="Claus" w:date="2018-12-17T16:15:00Z">
              <w:rPr/>
            </w:rPrChange>
          </w:rPr>
          <w:t>try with ressources</w:t>
        </w:r>
        <w:r>
          <w:t xml:space="preserve"> hvor det er muligt. For at kunne indsætte </w:t>
        </w:r>
      </w:ins>
      <w:ins w:id="1749" w:author="Claus" w:date="2018-12-17T15:12:00Z">
        <w:r>
          <w:t xml:space="preserve">værdier i </w:t>
        </w:r>
      </w:ins>
      <w:ins w:id="1750" w:author="Claus" w:date="2018-12-17T15:14:00Z">
        <w:r>
          <w:t xml:space="preserve">placeholders i en sql streng, </w:t>
        </w:r>
      </w:ins>
      <w:ins w:id="1751" w:author="Claus" w:date="2018-12-17T15:43:00Z">
        <w:r w:rsidR="00EC1108">
          <w:t xml:space="preserve">har vi tidligere </w:t>
        </w:r>
      </w:ins>
      <w:ins w:id="1752" w:author="Claus" w:date="2018-12-17T15:47:00Z">
        <w:r w:rsidR="00EC1108">
          <w:t>indlejret et par try-sætninger</w:t>
        </w:r>
      </w:ins>
      <w:ins w:id="1753" w:author="Claus" w:date="2018-12-17T16:03:00Z">
        <w:r w:rsidR="0070346A">
          <w:t xml:space="preserve">, som her illustreret fra UserDAO.getUser() </w:t>
        </w:r>
      </w:ins>
      <w:ins w:id="1754" w:author="Claus" w:date="2018-12-17T15:47:00Z">
        <w:r w:rsidR="00EC1108">
          <w:t>:</w:t>
        </w:r>
      </w:ins>
    </w:p>
    <w:p w:rsidR="00112AE8" w:rsidRPr="00112AE8" w:rsidRDefault="000A0755" w:rsidP="00112AE8">
      <w:pPr>
        <w:autoSpaceDE w:val="0"/>
        <w:autoSpaceDN w:val="0"/>
        <w:adjustRightInd w:val="0"/>
        <w:spacing w:after="0" w:line="240" w:lineRule="auto"/>
        <w:rPr>
          <w:ins w:id="1755" w:author="Claus" w:date="2018-12-17T15:52:00Z"/>
          <w:rFonts w:ascii="Courier New" w:hAnsi="Courier New" w:cs="Courier New"/>
          <w:sz w:val="18"/>
          <w:szCs w:val="24"/>
          <w:rPrChange w:id="1756" w:author="Claus" w:date="2018-12-17T15:52:00Z">
            <w:rPr>
              <w:ins w:id="1757" w:author="Claus" w:date="2018-12-17T15:52:00Z"/>
              <w:rFonts w:ascii="Courier New" w:hAnsi="Courier New" w:cs="Courier New"/>
              <w:sz w:val="24"/>
              <w:szCs w:val="24"/>
            </w:rPr>
          </w:rPrChange>
        </w:rPr>
      </w:pPr>
      <w:ins w:id="1758" w:author="Claus" w:date="2018-12-17T15:52:00Z">
        <w:r w:rsidRPr="000A0755">
          <w:rPr>
            <w:rFonts w:ascii="Courier New" w:hAnsi="Courier New" w:cs="Courier New"/>
            <w:color w:val="000099"/>
            <w:sz w:val="18"/>
            <w:szCs w:val="24"/>
            <w:lang w:val="en-US"/>
            <w:rPrChange w:id="1759" w:author="Claus" w:date="2018-12-17T15:52:00Z">
              <w:rPr>
                <w:rFonts w:ascii="Courier New" w:hAnsi="Courier New" w:cs="Courier New"/>
                <w:color w:val="000099"/>
                <w:sz w:val="24"/>
                <w:szCs w:val="24"/>
              </w:rPr>
            </w:rPrChange>
          </w:rPr>
          <w:t>try</w:t>
        </w:r>
        <w:r w:rsidRPr="000A0755">
          <w:rPr>
            <w:rFonts w:ascii="Courier New" w:hAnsi="Courier New" w:cs="Courier New"/>
            <w:sz w:val="18"/>
            <w:szCs w:val="24"/>
            <w:lang w:val="en-US"/>
            <w:rPrChange w:id="1760" w:author="Claus" w:date="2018-12-17T15:52:00Z">
              <w:rPr>
                <w:rFonts w:ascii="Courier New" w:hAnsi="Courier New" w:cs="Courier New"/>
                <w:sz w:val="24"/>
                <w:szCs w:val="24"/>
              </w:rPr>
            </w:rPrChange>
          </w:rPr>
          <w:t>(PreparedStatement pstm = connection.prepareStatement(CREATE_USER_SQL, Statement.RETURN_GENERATED_KEYS))</w:t>
        </w:r>
        <w:r w:rsidRPr="000A0755">
          <w:rPr>
            <w:rFonts w:ascii="Courier New" w:hAnsi="Courier New" w:cs="Courier New"/>
            <w:sz w:val="18"/>
            <w:szCs w:val="24"/>
            <w:lang w:val="en-US"/>
            <w:rPrChange w:id="1761" w:author="Claus" w:date="2018-12-17T15:52:00Z">
              <w:rPr>
                <w:rFonts w:ascii="Courier New" w:hAnsi="Courier New" w:cs="Courier New"/>
                <w:sz w:val="24"/>
                <w:szCs w:val="24"/>
              </w:rPr>
            </w:rPrChange>
          </w:rPr>
          <w:br/>
          <w:t>{</w:t>
        </w:r>
        <w:r w:rsidRPr="000A0755">
          <w:rPr>
            <w:rFonts w:ascii="Courier New" w:hAnsi="Courier New" w:cs="Courier New"/>
            <w:sz w:val="18"/>
            <w:szCs w:val="24"/>
            <w:lang w:val="en-US"/>
            <w:rPrChange w:id="1762" w:author="Claus" w:date="2018-12-17T15:52:00Z">
              <w:rPr>
                <w:rFonts w:ascii="Courier New" w:hAnsi="Courier New" w:cs="Courier New"/>
                <w:sz w:val="24"/>
                <w:szCs w:val="24"/>
              </w:rPr>
            </w:rPrChange>
          </w:rPr>
          <w:br/>
          <w:t xml:space="preserve">    pstm.setString(</w:t>
        </w:r>
        <w:r w:rsidRPr="000A0755">
          <w:rPr>
            <w:rFonts w:ascii="Courier New" w:hAnsi="Courier New" w:cs="Courier New"/>
            <w:color w:val="780000"/>
            <w:sz w:val="18"/>
            <w:szCs w:val="24"/>
            <w:lang w:val="en-US"/>
            <w:rPrChange w:id="1763" w:author="Claus" w:date="2018-12-17T15:52:00Z">
              <w:rPr>
                <w:rFonts w:ascii="Courier New" w:hAnsi="Courier New" w:cs="Courier New"/>
                <w:color w:val="780000"/>
                <w:sz w:val="24"/>
                <w:szCs w:val="24"/>
              </w:rPr>
            </w:rPrChange>
          </w:rPr>
          <w:t>1</w:t>
        </w:r>
        <w:r w:rsidRPr="000A0755">
          <w:rPr>
            <w:rFonts w:ascii="Courier New" w:hAnsi="Courier New" w:cs="Courier New"/>
            <w:sz w:val="18"/>
            <w:szCs w:val="24"/>
            <w:lang w:val="en-US"/>
            <w:rPrChange w:id="1764" w:author="Claus" w:date="2018-12-17T15:52:00Z">
              <w:rPr>
                <w:rFonts w:ascii="Courier New" w:hAnsi="Courier New" w:cs="Courier New"/>
                <w:sz w:val="24"/>
                <w:szCs w:val="24"/>
              </w:rPr>
            </w:rPrChange>
          </w:rPr>
          <w:t>, name);</w:t>
        </w:r>
        <w:r w:rsidRPr="000A0755">
          <w:rPr>
            <w:rFonts w:ascii="Courier New" w:hAnsi="Courier New" w:cs="Courier New"/>
            <w:sz w:val="18"/>
            <w:szCs w:val="24"/>
            <w:lang w:val="en-US"/>
            <w:rPrChange w:id="1765" w:author="Claus" w:date="2018-12-17T15:52:00Z">
              <w:rPr>
                <w:rFonts w:ascii="Courier New" w:hAnsi="Courier New" w:cs="Courier New"/>
                <w:sz w:val="24"/>
                <w:szCs w:val="24"/>
              </w:rPr>
            </w:rPrChange>
          </w:rPr>
          <w:br/>
          <w:t xml:space="preserve">    pstm.setInt(</w:t>
        </w:r>
        <w:r w:rsidRPr="000A0755">
          <w:rPr>
            <w:rFonts w:ascii="Courier New" w:hAnsi="Courier New" w:cs="Courier New"/>
            <w:color w:val="780000"/>
            <w:sz w:val="18"/>
            <w:szCs w:val="24"/>
            <w:lang w:val="en-US"/>
            <w:rPrChange w:id="1766" w:author="Claus" w:date="2018-12-17T15:52:00Z">
              <w:rPr>
                <w:rFonts w:ascii="Courier New" w:hAnsi="Courier New" w:cs="Courier New"/>
                <w:color w:val="780000"/>
                <w:sz w:val="24"/>
                <w:szCs w:val="24"/>
              </w:rPr>
            </w:rPrChange>
          </w:rPr>
          <w:t>2</w:t>
        </w:r>
        <w:r w:rsidRPr="000A0755">
          <w:rPr>
            <w:rFonts w:ascii="Courier New" w:hAnsi="Courier New" w:cs="Courier New"/>
            <w:sz w:val="18"/>
            <w:szCs w:val="24"/>
            <w:lang w:val="en-US"/>
            <w:rPrChange w:id="1767" w:author="Claus" w:date="2018-12-17T15:52:00Z">
              <w:rPr>
                <w:rFonts w:ascii="Courier New" w:hAnsi="Courier New" w:cs="Courier New"/>
                <w:sz w:val="24"/>
                <w:szCs w:val="24"/>
              </w:rPr>
            </w:rPrChange>
          </w:rPr>
          <w:t>, zipcode);</w:t>
        </w:r>
        <w:r w:rsidRPr="000A0755">
          <w:rPr>
            <w:rFonts w:ascii="Courier New" w:hAnsi="Courier New" w:cs="Courier New"/>
            <w:sz w:val="18"/>
            <w:szCs w:val="24"/>
            <w:lang w:val="en-US"/>
            <w:rPrChange w:id="1768" w:author="Claus" w:date="2018-12-17T15:52:00Z">
              <w:rPr>
                <w:rFonts w:ascii="Courier New" w:hAnsi="Courier New" w:cs="Courier New"/>
                <w:sz w:val="24"/>
                <w:szCs w:val="24"/>
              </w:rPr>
            </w:rPrChange>
          </w:rPr>
          <w:br/>
          <w:t xml:space="preserve">    pstm.setInt(</w:t>
        </w:r>
        <w:r w:rsidRPr="000A0755">
          <w:rPr>
            <w:rFonts w:ascii="Courier New" w:hAnsi="Courier New" w:cs="Courier New"/>
            <w:color w:val="780000"/>
            <w:sz w:val="18"/>
            <w:szCs w:val="24"/>
            <w:lang w:val="en-US"/>
            <w:rPrChange w:id="1769" w:author="Claus" w:date="2018-12-17T15:52:00Z">
              <w:rPr>
                <w:rFonts w:ascii="Courier New" w:hAnsi="Courier New" w:cs="Courier New"/>
                <w:color w:val="780000"/>
                <w:sz w:val="24"/>
                <w:szCs w:val="24"/>
              </w:rPr>
            </w:rPrChange>
          </w:rPr>
          <w:t>3</w:t>
        </w:r>
        <w:r w:rsidRPr="000A0755">
          <w:rPr>
            <w:rFonts w:ascii="Courier New" w:hAnsi="Courier New" w:cs="Courier New"/>
            <w:sz w:val="18"/>
            <w:szCs w:val="24"/>
            <w:lang w:val="en-US"/>
            <w:rPrChange w:id="1770" w:author="Claus" w:date="2018-12-17T15:52:00Z">
              <w:rPr>
                <w:rFonts w:ascii="Courier New" w:hAnsi="Courier New" w:cs="Courier New"/>
                <w:sz w:val="24"/>
                <w:szCs w:val="24"/>
              </w:rPr>
            </w:rPrChange>
          </w:rPr>
          <w:t>, phone);</w:t>
        </w:r>
        <w:r w:rsidRPr="000A0755">
          <w:rPr>
            <w:rFonts w:ascii="Courier New" w:hAnsi="Courier New" w:cs="Courier New"/>
            <w:sz w:val="18"/>
            <w:szCs w:val="24"/>
            <w:lang w:val="en-US"/>
            <w:rPrChange w:id="1771" w:author="Claus" w:date="2018-12-17T15:52:00Z">
              <w:rPr>
                <w:rFonts w:ascii="Courier New" w:hAnsi="Courier New" w:cs="Courier New"/>
                <w:sz w:val="24"/>
                <w:szCs w:val="24"/>
              </w:rPr>
            </w:rPrChange>
          </w:rPr>
          <w:br/>
          <w:t xml:space="preserve">    pstm.setString(</w:t>
        </w:r>
        <w:r w:rsidRPr="000A0755">
          <w:rPr>
            <w:rFonts w:ascii="Courier New" w:hAnsi="Courier New" w:cs="Courier New"/>
            <w:color w:val="780000"/>
            <w:sz w:val="18"/>
            <w:szCs w:val="24"/>
            <w:lang w:val="en-US"/>
            <w:rPrChange w:id="1772" w:author="Claus" w:date="2018-12-17T15:52:00Z">
              <w:rPr>
                <w:rFonts w:ascii="Courier New" w:hAnsi="Courier New" w:cs="Courier New"/>
                <w:color w:val="780000"/>
                <w:sz w:val="24"/>
                <w:szCs w:val="24"/>
              </w:rPr>
            </w:rPrChange>
          </w:rPr>
          <w:t>4</w:t>
        </w:r>
        <w:r w:rsidRPr="000A0755">
          <w:rPr>
            <w:rFonts w:ascii="Courier New" w:hAnsi="Courier New" w:cs="Courier New"/>
            <w:sz w:val="18"/>
            <w:szCs w:val="24"/>
            <w:lang w:val="en-US"/>
            <w:rPrChange w:id="1773" w:author="Claus" w:date="2018-12-17T15:52:00Z">
              <w:rPr>
                <w:rFonts w:ascii="Courier New" w:hAnsi="Courier New" w:cs="Courier New"/>
                <w:sz w:val="24"/>
                <w:szCs w:val="24"/>
              </w:rPr>
            </w:rPrChange>
          </w:rPr>
          <w:t>, email);</w:t>
        </w:r>
        <w:r w:rsidRPr="000A0755">
          <w:rPr>
            <w:rFonts w:ascii="Courier New" w:hAnsi="Courier New" w:cs="Courier New"/>
            <w:sz w:val="18"/>
            <w:szCs w:val="24"/>
            <w:lang w:val="en-US"/>
            <w:rPrChange w:id="1774" w:author="Claus" w:date="2018-12-17T15:52:00Z">
              <w:rPr>
                <w:rFonts w:ascii="Courier New" w:hAnsi="Courier New" w:cs="Courier New"/>
                <w:sz w:val="24"/>
                <w:szCs w:val="24"/>
              </w:rPr>
            </w:rPrChange>
          </w:rPr>
          <w:br/>
          <w:t xml:space="preserve">    pstm.setString(</w:t>
        </w:r>
        <w:r w:rsidRPr="000A0755">
          <w:rPr>
            <w:rFonts w:ascii="Courier New" w:hAnsi="Courier New" w:cs="Courier New"/>
            <w:color w:val="780000"/>
            <w:sz w:val="18"/>
            <w:szCs w:val="24"/>
            <w:lang w:val="en-US"/>
            <w:rPrChange w:id="1775" w:author="Claus" w:date="2018-12-17T15:52:00Z">
              <w:rPr>
                <w:rFonts w:ascii="Courier New" w:hAnsi="Courier New" w:cs="Courier New"/>
                <w:color w:val="780000"/>
                <w:sz w:val="24"/>
                <w:szCs w:val="24"/>
              </w:rPr>
            </w:rPrChange>
          </w:rPr>
          <w:t>5</w:t>
        </w:r>
        <w:r w:rsidRPr="000A0755">
          <w:rPr>
            <w:rFonts w:ascii="Courier New" w:hAnsi="Courier New" w:cs="Courier New"/>
            <w:sz w:val="18"/>
            <w:szCs w:val="24"/>
            <w:lang w:val="en-US"/>
            <w:rPrChange w:id="1776" w:author="Claus" w:date="2018-12-17T15:52:00Z">
              <w:rPr>
                <w:rFonts w:ascii="Courier New" w:hAnsi="Courier New" w:cs="Courier New"/>
                <w:sz w:val="24"/>
                <w:szCs w:val="24"/>
              </w:rPr>
            </w:rPrChange>
          </w:rPr>
          <w:t>, password);</w:t>
        </w:r>
        <w:r w:rsidRPr="000A0755">
          <w:rPr>
            <w:rFonts w:ascii="Courier New" w:hAnsi="Courier New" w:cs="Courier New"/>
            <w:sz w:val="18"/>
            <w:szCs w:val="24"/>
            <w:lang w:val="en-US"/>
            <w:rPrChange w:id="1777" w:author="Claus" w:date="2018-12-17T15:52:00Z">
              <w:rPr>
                <w:rFonts w:ascii="Courier New" w:hAnsi="Courier New" w:cs="Courier New"/>
                <w:sz w:val="24"/>
                <w:szCs w:val="24"/>
              </w:rPr>
            </w:rPrChange>
          </w:rPr>
          <w:br/>
          <w:t xml:space="preserve">    </w:t>
        </w:r>
        <w:r w:rsidRPr="000A0755">
          <w:rPr>
            <w:rFonts w:ascii="Courier New" w:hAnsi="Courier New" w:cs="Courier New"/>
            <w:color w:val="737373"/>
            <w:sz w:val="18"/>
            <w:szCs w:val="24"/>
            <w:lang w:val="en-US"/>
            <w:rPrChange w:id="1778" w:author="Claus" w:date="2018-12-17T15:52:00Z">
              <w:rPr>
                <w:rFonts w:ascii="Courier New" w:hAnsi="Courier New" w:cs="Courier New"/>
                <w:color w:val="737373"/>
                <w:sz w:val="24"/>
                <w:szCs w:val="24"/>
              </w:rPr>
            </w:rPrChange>
          </w:rPr>
          <w:t>// udfør opdatering.</w:t>
        </w:r>
        <w:r w:rsidRPr="000A0755">
          <w:rPr>
            <w:rFonts w:ascii="Courier New" w:hAnsi="Courier New" w:cs="Courier New"/>
            <w:color w:val="737373"/>
            <w:sz w:val="18"/>
            <w:szCs w:val="24"/>
            <w:lang w:val="en-US"/>
            <w:rPrChange w:id="1779" w:author="Claus" w:date="2018-12-17T15:52:00Z">
              <w:rPr>
                <w:rFonts w:ascii="Courier New" w:hAnsi="Courier New" w:cs="Courier New"/>
                <w:color w:val="737373"/>
                <w:sz w:val="24"/>
                <w:szCs w:val="24"/>
              </w:rPr>
            </w:rPrChange>
          </w:rPr>
          <w:br/>
        </w:r>
        <w:r w:rsidRPr="000A0755">
          <w:rPr>
            <w:rFonts w:ascii="Courier New" w:hAnsi="Courier New" w:cs="Courier New"/>
            <w:sz w:val="18"/>
            <w:szCs w:val="24"/>
            <w:lang w:val="en-US"/>
            <w:rPrChange w:id="1780" w:author="Claus" w:date="2018-12-17T15:52:00Z">
              <w:rPr>
                <w:rFonts w:ascii="Courier New" w:hAnsi="Courier New" w:cs="Courier New"/>
                <w:sz w:val="24"/>
                <w:szCs w:val="24"/>
              </w:rPr>
            </w:rPrChange>
          </w:rPr>
          <w:t xml:space="preserve">    </w:t>
        </w:r>
        <w:r w:rsidRPr="000A0755">
          <w:rPr>
            <w:rFonts w:ascii="Courier New" w:hAnsi="Courier New" w:cs="Courier New"/>
            <w:sz w:val="18"/>
            <w:szCs w:val="24"/>
            <w:rPrChange w:id="1781" w:author="Claus" w:date="2018-12-17T15:52:00Z">
              <w:rPr>
                <w:rFonts w:ascii="Courier New" w:hAnsi="Courier New" w:cs="Courier New"/>
                <w:sz w:val="24"/>
                <w:szCs w:val="24"/>
              </w:rPr>
            </w:rPrChange>
          </w:rPr>
          <w:t>pstm.executeUpdate();</w:t>
        </w:r>
        <w:r w:rsidRPr="000A0755">
          <w:rPr>
            <w:rFonts w:ascii="Courier New" w:hAnsi="Courier New" w:cs="Courier New"/>
            <w:sz w:val="18"/>
            <w:szCs w:val="24"/>
            <w:rPrChange w:id="1782" w:author="Claus" w:date="2018-12-17T15:52:00Z">
              <w:rPr>
                <w:rFonts w:ascii="Courier New" w:hAnsi="Courier New" w:cs="Courier New"/>
                <w:sz w:val="24"/>
                <w:szCs w:val="24"/>
              </w:rPr>
            </w:rPrChange>
          </w:rPr>
          <w:br/>
          <w:t xml:space="preserve">    </w:t>
        </w:r>
        <w:r w:rsidRPr="000A0755">
          <w:rPr>
            <w:rFonts w:ascii="Courier New" w:hAnsi="Courier New" w:cs="Courier New"/>
            <w:color w:val="737373"/>
            <w:sz w:val="18"/>
            <w:szCs w:val="24"/>
            <w:rPrChange w:id="1783" w:author="Claus" w:date="2018-12-17T15:52:00Z">
              <w:rPr>
                <w:rFonts w:ascii="Courier New" w:hAnsi="Courier New" w:cs="Courier New"/>
                <w:color w:val="737373"/>
                <w:sz w:val="24"/>
                <w:szCs w:val="24"/>
              </w:rPr>
            </w:rPrChange>
          </w:rPr>
          <w:t>// Hent id for netop oprettet bruger.</w:t>
        </w:r>
        <w:r w:rsidRPr="000A0755">
          <w:rPr>
            <w:rFonts w:ascii="Courier New" w:hAnsi="Courier New" w:cs="Courier New"/>
            <w:color w:val="737373"/>
            <w:sz w:val="18"/>
            <w:szCs w:val="24"/>
            <w:rPrChange w:id="1784" w:author="Claus" w:date="2018-12-17T15:52:00Z">
              <w:rPr>
                <w:rFonts w:ascii="Courier New" w:hAnsi="Courier New" w:cs="Courier New"/>
                <w:color w:val="737373"/>
                <w:sz w:val="24"/>
                <w:szCs w:val="24"/>
              </w:rPr>
            </w:rPrChange>
          </w:rPr>
          <w:br/>
        </w:r>
        <w:r w:rsidRPr="000A0755">
          <w:rPr>
            <w:rFonts w:ascii="Courier New" w:hAnsi="Courier New" w:cs="Courier New"/>
            <w:sz w:val="18"/>
            <w:szCs w:val="24"/>
            <w:rPrChange w:id="1785" w:author="Claus" w:date="2018-12-17T15:52:00Z">
              <w:rPr>
                <w:rFonts w:ascii="Courier New" w:hAnsi="Courier New" w:cs="Courier New"/>
                <w:sz w:val="24"/>
                <w:szCs w:val="24"/>
              </w:rPr>
            </w:rPrChange>
          </w:rPr>
          <w:t xml:space="preserve">    </w:t>
        </w:r>
        <w:r w:rsidRPr="000A0755">
          <w:rPr>
            <w:rFonts w:ascii="Courier New" w:hAnsi="Courier New" w:cs="Courier New"/>
            <w:color w:val="000099"/>
            <w:sz w:val="18"/>
            <w:szCs w:val="24"/>
            <w:rPrChange w:id="1786" w:author="Claus" w:date="2018-12-17T15:52:00Z">
              <w:rPr>
                <w:rFonts w:ascii="Courier New" w:hAnsi="Courier New" w:cs="Courier New"/>
                <w:color w:val="000099"/>
                <w:sz w:val="24"/>
                <w:szCs w:val="24"/>
              </w:rPr>
            </w:rPrChange>
          </w:rPr>
          <w:t>try</w:t>
        </w:r>
        <w:r w:rsidRPr="000A0755">
          <w:rPr>
            <w:rFonts w:ascii="Courier New" w:hAnsi="Courier New" w:cs="Courier New"/>
            <w:sz w:val="18"/>
            <w:szCs w:val="24"/>
            <w:rPrChange w:id="1787" w:author="Claus" w:date="2018-12-17T15:52:00Z">
              <w:rPr>
                <w:rFonts w:ascii="Courier New" w:hAnsi="Courier New" w:cs="Courier New"/>
                <w:sz w:val="24"/>
                <w:szCs w:val="24"/>
              </w:rPr>
            </w:rPrChange>
          </w:rPr>
          <w:t xml:space="preserve"> (ResultSet rs = pstm.getGeneratedKeys())</w:t>
        </w:r>
        <w:r w:rsidRPr="000A0755">
          <w:rPr>
            <w:rFonts w:ascii="Courier New" w:hAnsi="Courier New" w:cs="Courier New"/>
            <w:sz w:val="18"/>
            <w:szCs w:val="24"/>
            <w:rPrChange w:id="1788" w:author="Claus" w:date="2018-12-17T15:52:00Z">
              <w:rPr>
                <w:rFonts w:ascii="Courier New" w:hAnsi="Courier New" w:cs="Courier New"/>
                <w:sz w:val="24"/>
                <w:szCs w:val="24"/>
              </w:rPr>
            </w:rPrChange>
          </w:rPr>
          <w:br/>
          <w:t xml:space="preserve">    {</w:t>
        </w:r>
        <w:r w:rsidRPr="000A0755">
          <w:rPr>
            <w:rFonts w:ascii="Courier New" w:hAnsi="Courier New" w:cs="Courier New"/>
            <w:sz w:val="18"/>
            <w:szCs w:val="24"/>
            <w:rPrChange w:id="1789" w:author="Claus" w:date="2018-12-17T15:52:00Z">
              <w:rPr>
                <w:rFonts w:ascii="Courier New" w:hAnsi="Courier New" w:cs="Courier New"/>
                <w:sz w:val="24"/>
                <w:szCs w:val="24"/>
              </w:rPr>
            </w:rPrChange>
          </w:rPr>
          <w:br/>
        </w:r>
        <w:r w:rsidRPr="000A0755">
          <w:rPr>
            <w:rFonts w:ascii="Courier New" w:hAnsi="Courier New" w:cs="Courier New"/>
            <w:sz w:val="18"/>
            <w:szCs w:val="24"/>
            <w:rPrChange w:id="1790" w:author="Claus" w:date="2018-12-17T15:52:00Z">
              <w:rPr>
                <w:rFonts w:ascii="Courier New" w:hAnsi="Courier New" w:cs="Courier New"/>
                <w:sz w:val="24"/>
                <w:szCs w:val="24"/>
              </w:rPr>
            </w:rPrChange>
          </w:rPr>
          <w:lastRenderedPageBreak/>
          <w:t xml:space="preserve">        </w:t>
        </w:r>
        <w:r w:rsidRPr="000A0755">
          <w:rPr>
            <w:rFonts w:ascii="Courier New" w:hAnsi="Courier New" w:cs="Courier New"/>
            <w:color w:val="000099"/>
            <w:sz w:val="18"/>
            <w:szCs w:val="24"/>
            <w:rPrChange w:id="1791" w:author="Claus" w:date="2018-12-17T15:52:00Z">
              <w:rPr>
                <w:rFonts w:ascii="Courier New" w:hAnsi="Courier New" w:cs="Courier New"/>
                <w:color w:val="000099"/>
                <w:sz w:val="24"/>
                <w:szCs w:val="24"/>
              </w:rPr>
            </w:rPrChange>
          </w:rPr>
          <w:t>if</w:t>
        </w:r>
        <w:r w:rsidRPr="000A0755">
          <w:rPr>
            <w:rFonts w:ascii="Courier New" w:hAnsi="Courier New" w:cs="Courier New"/>
            <w:sz w:val="18"/>
            <w:szCs w:val="24"/>
            <w:rPrChange w:id="1792" w:author="Claus" w:date="2018-12-17T15:52:00Z">
              <w:rPr>
                <w:rFonts w:ascii="Courier New" w:hAnsi="Courier New" w:cs="Courier New"/>
                <w:sz w:val="24"/>
                <w:szCs w:val="24"/>
              </w:rPr>
            </w:rPrChange>
          </w:rPr>
          <w:t xml:space="preserve"> (rs.next())</w:t>
        </w:r>
        <w:r w:rsidRPr="000A0755">
          <w:rPr>
            <w:rFonts w:ascii="Courier New" w:hAnsi="Courier New" w:cs="Courier New"/>
            <w:sz w:val="18"/>
            <w:szCs w:val="24"/>
            <w:rPrChange w:id="1793" w:author="Claus" w:date="2018-12-17T15:52:00Z">
              <w:rPr>
                <w:rFonts w:ascii="Courier New" w:hAnsi="Courier New" w:cs="Courier New"/>
                <w:sz w:val="24"/>
                <w:szCs w:val="24"/>
              </w:rPr>
            </w:rPrChange>
          </w:rPr>
          <w:br/>
          <w:t xml:space="preserve">            result = rs.getInt(</w:t>
        </w:r>
        <w:r w:rsidRPr="000A0755">
          <w:rPr>
            <w:rFonts w:ascii="Courier New" w:hAnsi="Courier New" w:cs="Courier New"/>
            <w:color w:val="780000"/>
            <w:sz w:val="18"/>
            <w:szCs w:val="24"/>
            <w:rPrChange w:id="1794" w:author="Claus" w:date="2018-12-17T15:52:00Z">
              <w:rPr>
                <w:rFonts w:ascii="Courier New" w:hAnsi="Courier New" w:cs="Courier New"/>
                <w:color w:val="780000"/>
                <w:sz w:val="24"/>
                <w:szCs w:val="24"/>
              </w:rPr>
            </w:rPrChange>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0A0755">
          <w:rPr>
            <w:rFonts w:ascii="Courier New" w:hAnsi="Courier New" w:cs="Courier New"/>
            <w:sz w:val="18"/>
            <w:szCs w:val="24"/>
            <w:rPrChange w:id="1795" w:author="Claus" w:date="2018-12-17T15:52:00Z">
              <w:rPr>
                <w:rFonts w:ascii="Courier New" w:hAnsi="Courier New" w:cs="Courier New"/>
                <w:sz w:val="24"/>
                <w:szCs w:val="24"/>
              </w:rPr>
            </w:rPrChange>
          </w:rPr>
          <w:t xml:space="preserve">} </w:t>
        </w:r>
      </w:ins>
    </w:p>
    <w:p w:rsidR="000A0755" w:rsidRPr="000A0755" w:rsidRDefault="000A0755" w:rsidP="000A0755">
      <w:pPr>
        <w:rPr>
          <w:ins w:id="1796" w:author="Claus" w:date="2018-12-17T16:01:00Z"/>
          <w:lang w:val="en-US"/>
          <w:rPrChange w:id="1797" w:author="Claus" w:date="2018-12-17T17:34:00Z">
            <w:rPr>
              <w:ins w:id="1798" w:author="Claus" w:date="2018-12-17T16:01:00Z"/>
            </w:rPr>
          </w:rPrChange>
        </w:rPr>
        <w:pPrChange w:id="1799" w:author="Claus" w:date="2018-12-17T15:50:00Z">
          <w:pPr>
            <w:pStyle w:val="Overskrift1"/>
          </w:pPr>
        </w:pPrChange>
      </w:pPr>
      <w:ins w:id="1800" w:author="Claus" w:date="2018-12-17T15:49:00Z">
        <w:r w:rsidRPr="000A0755">
          <w:rPr>
            <w:rPrChange w:id="1801" w:author="Claus" w:date="2018-12-17T15:49:00Z">
              <w:rPr>
                <w:b w:val="0"/>
                <w:bCs w:val="0"/>
                <w:lang w:val="en-US"/>
              </w:rPr>
            </w:rPrChange>
          </w:rPr>
          <w:t>Men da vi ikke s</w:t>
        </w:r>
        <w:r w:rsidR="00112AE8">
          <w:t>ynes, indlejrede try-sætninger er god skik, ha</w:t>
        </w:r>
      </w:ins>
      <w:ins w:id="1802" w:author="Claus" w:date="2018-12-17T15:50:00Z">
        <w:r w:rsidR="00112AE8">
          <w:t>r vi i stedet implementeret</w:t>
        </w:r>
      </w:ins>
      <w:ins w:id="1803" w:author="Claus" w:date="2018-12-17T15:14:00Z">
        <w:r w:rsidR="004B0118">
          <w:t xml:space="preserve"> en </w:t>
        </w:r>
      </w:ins>
      <w:ins w:id="1804" w:author="Claus" w:date="2018-12-17T16:04:00Z">
        <w:r w:rsidR="00CB3938">
          <w:t>hjælpe</w:t>
        </w:r>
      </w:ins>
      <w:ins w:id="1805" w:author="Claus" w:date="2018-12-17T15:14:00Z">
        <w:r w:rsidR="004B0118">
          <w:t xml:space="preserve">metode der kan </w:t>
        </w:r>
      </w:ins>
      <w:ins w:id="1806" w:author="Claus" w:date="2018-12-17T15:15:00Z">
        <w:r w:rsidR="004B0118">
          <w:t>returnere</w:t>
        </w:r>
      </w:ins>
      <w:ins w:id="1807" w:author="Claus" w:date="2018-12-17T15:14:00Z">
        <w:r w:rsidR="004B0118">
          <w:t xml:space="preserve"> et PreparedStatement</w:t>
        </w:r>
      </w:ins>
      <w:ins w:id="1808" w:author="Claus" w:date="2018-12-17T15:15:00Z">
        <w:r w:rsidR="004B0118">
          <w:t xml:space="preserve"> komplet med de indsatte værdier på de rette plad</w:t>
        </w:r>
        <w:r w:rsidR="00DA27A7">
          <w:t>se</w:t>
        </w:r>
      </w:ins>
      <w:ins w:id="1809" w:author="Claus" w:date="2018-12-17T16:00:00Z">
        <w:r w:rsidR="00DA27A7">
          <w:t xml:space="preserve">r. </w:t>
        </w:r>
      </w:ins>
      <w:ins w:id="1810" w:author="Claus" w:date="2018-12-17T16:01:00Z">
        <w:r w:rsidRPr="000A0755">
          <w:rPr>
            <w:lang w:val="en-US"/>
            <w:rPrChange w:id="1811" w:author="Claus" w:date="2018-12-17T17:34:00Z">
              <w:rPr/>
            </w:rPrChange>
          </w:rPr>
          <w:t>Med denne metode, bliver ovenstående kode til:</w:t>
        </w:r>
      </w:ins>
    </w:p>
    <w:p w:rsidR="00DA27A7" w:rsidRDefault="000A0755" w:rsidP="00DA27A7">
      <w:pPr>
        <w:autoSpaceDE w:val="0"/>
        <w:autoSpaceDN w:val="0"/>
        <w:adjustRightInd w:val="0"/>
        <w:spacing w:after="0" w:line="240" w:lineRule="auto"/>
        <w:rPr>
          <w:ins w:id="1812" w:author="Claus" w:date="2018-12-17T16:02:00Z"/>
          <w:rFonts w:ascii="Courier New" w:hAnsi="Courier New" w:cs="Courier New"/>
          <w:sz w:val="18"/>
          <w:szCs w:val="24"/>
          <w:lang w:val="en-US"/>
        </w:rPr>
      </w:pPr>
      <w:ins w:id="1813" w:author="Claus" w:date="2018-12-17T16:01:00Z">
        <w:r w:rsidRPr="000A0755">
          <w:rPr>
            <w:rFonts w:ascii="Courier New" w:hAnsi="Courier New" w:cs="Courier New"/>
            <w:sz w:val="18"/>
            <w:szCs w:val="24"/>
            <w:lang w:val="en-US"/>
            <w:rPrChange w:id="1814" w:author="Claus" w:date="2018-12-17T16:01:00Z">
              <w:rPr>
                <w:rFonts w:ascii="Courier New" w:eastAsiaTheme="majorEastAsia" w:hAnsi="Courier New" w:cs="Courier New"/>
                <w:b/>
                <w:bCs/>
                <w:color w:val="365F91" w:themeColor="accent1" w:themeShade="BF"/>
                <w:sz w:val="24"/>
                <w:szCs w:val="24"/>
              </w:rPr>
            </w:rPrChange>
          </w:rPr>
          <w:t xml:space="preserve">Pair&lt;Integer, Object&gt; pair1 = </w:t>
        </w:r>
        <w:r w:rsidRPr="000A0755">
          <w:rPr>
            <w:rFonts w:ascii="Courier New" w:hAnsi="Courier New" w:cs="Courier New"/>
            <w:color w:val="000099"/>
            <w:sz w:val="18"/>
            <w:szCs w:val="24"/>
            <w:lang w:val="en-US"/>
            <w:rPrChange w:id="1815" w:author="Claus" w:date="2018-12-17T16:01: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lang w:val="en-US"/>
            <w:rPrChange w:id="1816" w:author="Claus" w:date="2018-12-17T16:01:00Z">
              <w:rPr>
                <w:rFonts w:ascii="Courier New" w:eastAsiaTheme="majorEastAsia" w:hAnsi="Courier New" w:cs="Courier New"/>
                <w:b/>
                <w:bCs/>
                <w:color w:val="365F91" w:themeColor="accent1" w:themeShade="BF"/>
                <w:sz w:val="24"/>
                <w:szCs w:val="24"/>
              </w:rPr>
            </w:rPrChange>
          </w:rPr>
          <w:t xml:space="preserve"> Pair&lt;&gt;(</w:t>
        </w:r>
        <w:r w:rsidRPr="000A0755">
          <w:rPr>
            <w:rFonts w:ascii="Courier New" w:hAnsi="Courier New" w:cs="Courier New"/>
            <w:color w:val="780000"/>
            <w:sz w:val="18"/>
            <w:szCs w:val="24"/>
            <w:lang w:val="en-US"/>
            <w:rPrChange w:id="1817" w:author="Claus" w:date="2018-12-17T16:01:00Z">
              <w:rPr>
                <w:rFonts w:ascii="Courier New" w:eastAsiaTheme="majorEastAsia" w:hAnsi="Courier New" w:cs="Courier New"/>
                <w:b/>
                <w:bCs/>
                <w:color w:val="780000"/>
                <w:sz w:val="24"/>
                <w:szCs w:val="24"/>
              </w:rPr>
            </w:rPrChange>
          </w:rPr>
          <w:t>1</w:t>
        </w:r>
        <w:r w:rsidRPr="000A0755">
          <w:rPr>
            <w:rFonts w:ascii="Courier New" w:hAnsi="Courier New" w:cs="Courier New"/>
            <w:sz w:val="18"/>
            <w:szCs w:val="24"/>
            <w:lang w:val="en-US"/>
            <w:rPrChange w:id="1818" w:author="Claus" w:date="2018-12-17T16:01:00Z">
              <w:rPr>
                <w:rFonts w:ascii="Courier New" w:eastAsiaTheme="majorEastAsia" w:hAnsi="Courier New" w:cs="Courier New"/>
                <w:b/>
                <w:bCs/>
                <w:color w:val="365F91" w:themeColor="accent1" w:themeShade="BF"/>
                <w:sz w:val="24"/>
                <w:szCs w:val="24"/>
              </w:rPr>
            </w:rPrChange>
          </w:rPr>
          <w:t>, name);</w:t>
        </w:r>
        <w:r w:rsidRPr="000A0755">
          <w:rPr>
            <w:rFonts w:ascii="Courier New" w:hAnsi="Courier New" w:cs="Courier New"/>
            <w:sz w:val="18"/>
            <w:szCs w:val="24"/>
            <w:lang w:val="en-US"/>
            <w:rPrChange w:id="1819"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pair2 = </w:t>
        </w:r>
        <w:r w:rsidRPr="000A0755">
          <w:rPr>
            <w:rFonts w:ascii="Courier New" w:hAnsi="Courier New" w:cs="Courier New"/>
            <w:color w:val="000099"/>
            <w:sz w:val="18"/>
            <w:szCs w:val="24"/>
            <w:lang w:val="en-US"/>
            <w:rPrChange w:id="1820" w:author="Claus" w:date="2018-12-17T16:01: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lang w:val="en-US"/>
            <w:rPrChange w:id="1821" w:author="Claus" w:date="2018-12-17T16:01:00Z">
              <w:rPr>
                <w:rFonts w:ascii="Courier New" w:eastAsiaTheme="majorEastAsia" w:hAnsi="Courier New" w:cs="Courier New"/>
                <w:b/>
                <w:bCs/>
                <w:color w:val="365F91" w:themeColor="accent1" w:themeShade="BF"/>
                <w:sz w:val="24"/>
                <w:szCs w:val="24"/>
              </w:rPr>
            </w:rPrChange>
          </w:rPr>
          <w:t xml:space="preserve"> Pair&lt;&gt;(</w:t>
        </w:r>
        <w:r w:rsidRPr="000A0755">
          <w:rPr>
            <w:rFonts w:ascii="Courier New" w:hAnsi="Courier New" w:cs="Courier New"/>
            <w:color w:val="780000"/>
            <w:sz w:val="18"/>
            <w:szCs w:val="24"/>
            <w:lang w:val="en-US"/>
            <w:rPrChange w:id="1822" w:author="Claus" w:date="2018-12-17T16:01:00Z">
              <w:rPr>
                <w:rFonts w:ascii="Courier New" w:eastAsiaTheme="majorEastAsia" w:hAnsi="Courier New" w:cs="Courier New"/>
                <w:b/>
                <w:bCs/>
                <w:color w:val="780000"/>
                <w:sz w:val="24"/>
                <w:szCs w:val="24"/>
              </w:rPr>
            </w:rPrChange>
          </w:rPr>
          <w:t>2</w:t>
        </w:r>
        <w:r w:rsidRPr="000A0755">
          <w:rPr>
            <w:rFonts w:ascii="Courier New" w:hAnsi="Courier New" w:cs="Courier New"/>
            <w:sz w:val="18"/>
            <w:szCs w:val="24"/>
            <w:lang w:val="en-US"/>
            <w:rPrChange w:id="1823" w:author="Claus" w:date="2018-12-17T16:01:00Z">
              <w:rPr>
                <w:rFonts w:ascii="Courier New" w:eastAsiaTheme="majorEastAsia" w:hAnsi="Courier New" w:cs="Courier New"/>
                <w:b/>
                <w:bCs/>
                <w:color w:val="365F91" w:themeColor="accent1" w:themeShade="BF"/>
                <w:sz w:val="24"/>
                <w:szCs w:val="24"/>
              </w:rPr>
            </w:rPrChange>
          </w:rPr>
          <w:t>, zipcode);</w:t>
        </w:r>
        <w:r w:rsidRPr="000A0755">
          <w:rPr>
            <w:rFonts w:ascii="Courier New" w:hAnsi="Courier New" w:cs="Courier New"/>
            <w:sz w:val="18"/>
            <w:szCs w:val="24"/>
            <w:lang w:val="en-US"/>
            <w:rPrChange w:id="1824"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pair3 = </w:t>
        </w:r>
        <w:r w:rsidRPr="000A0755">
          <w:rPr>
            <w:rFonts w:ascii="Courier New" w:hAnsi="Courier New" w:cs="Courier New"/>
            <w:color w:val="000099"/>
            <w:sz w:val="18"/>
            <w:szCs w:val="24"/>
            <w:lang w:val="en-US"/>
            <w:rPrChange w:id="1825" w:author="Claus" w:date="2018-12-17T16:01: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lang w:val="en-US"/>
            <w:rPrChange w:id="1826" w:author="Claus" w:date="2018-12-17T16:01:00Z">
              <w:rPr>
                <w:rFonts w:ascii="Courier New" w:eastAsiaTheme="majorEastAsia" w:hAnsi="Courier New" w:cs="Courier New"/>
                <w:b/>
                <w:bCs/>
                <w:color w:val="365F91" w:themeColor="accent1" w:themeShade="BF"/>
                <w:sz w:val="24"/>
                <w:szCs w:val="24"/>
              </w:rPr>
            </w:rPrChange>
          </w:rPr>
          <w:t xml:space="preserve"> Pair&lt;&gt;(</w:t>
        </w:r>
        <w:r w:rsidRPr="000A0755">
          <w:rPr>
            <w:rFonts w:ascii="Courier New" w:hAnsi="Courier New" w:cs="Courier New"/>
            <w:color w:val="780000"/>
            <w:sz w:val="18"/>
            <w:szCs w:val="24"/>
            <w:lang w:val="en-US"/>
            <w:rPrChange w:id="1827" w:author="Claus" w:date="2018-12-17T16:01:00Z">
              <w:rPr>
                <w:rFonts w:ascii="Courier New" w:eastAsiaTheme="majorEastAsia" w:hAnsi="Courier New" w:cs="Courier New"/>
                <w:b/>
                <w:bCs/>
                <w:color w:val="780000"/>
                <w:sz w:val="24"/>
                <w:szCs w:val="24"/>
              </w:rPr>
            </w:rPrChange>
          </w:rPr>
          <w:t>3</w:t>
        </w:r>
        <w:r w:rsidRPr="000A0755">
          <w:rPr>
            <w:rFonts w:ascii="Courier New" w:hAnsi="Courier New" w:cs="Courier New"/>
            <w:sz w:val="18"/>
            <w:szCs w:val="24"/>
            <w:lang w:val="en-US"/>
            <w:rPrChange w:id="1828" w:author="Claus" w:date="2018-12-17T16:01:00Z">
              <w:rPr>
                <w:rFonts w:ascii="Courier New" w:eastAsiaTheme="majorEastAsia" w:hAnsi="Courier New" w:cs="Courier New"/>
                <w:b/>
                <w:bCs/>
                <w:color w:val="365F91" w:themeColor="accent1" w:themeShade="BF"/>
                <w:sz w:val="24"/>
                <w:szCs w:val="24"/>
              </w:rPr>
            </w:rPrChange>
          </w:rPr>
          <w:t>, phone);</w:t>
        </w:r>
        <w:r w:rsidRPr="000A0755">
          <w:rPr>
            <w:rFonts w:ascii="Courier New" w:hAnsi="Courier New" w:cs="Courier New"/>
            <w:sz w:val="18"/>
            <w:szCs w:val="24"/>
            <w:lang w:val="en-US"/>
            <w:rPrChange w:id="1829"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pair4 = </w:t>
        </w:r>
        <w:r w:rsidRPr="000A0755">
          <w:rPr>
            <w:rFonts w:ascii="Courier New" w:hAnsi="Courier New" w:cs="Courier New"/>
            <w:color w:val="000099"/>
            <w:sz w:val="18"/>
            <w:szCs w:val="24"/>
            <w:lang w:val="en-US"/>
            <w:rPrChange w:id="1830" w:author="Claus" w:date="2018-12-17T16:01: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lang w:val="en-US"/>
            <w:rPrChange w:id="1831" w:author="Claus" w:date="2018-12-17T16:01:00Z">
              <w:rPr>
                <w:rFonts w:ascii="Courier New" w:eastAsiaTheme="majorEastAsia" w:hAnsi="Courier New" w:cs="Courier New"/>
                <w:b/>
                <w:bCs/>
                <w:color w:val="365F91" w:themeColor="accent1" w:themeShade="BF"/>
                <w:sz w:val="24"/>
                <w:szCs w:val="24"/>
              </w:rPr>
            </w:rPrChange>
          </w:rPr>
          <w:t xml:space="preserve"> Pair&lt;&gt;(</w:t>
        </w:r>
        <w:r w:rsidRPr="000A0755">
          <w:rPr>
            <w:rFonts w:ascii="Courier New" w:hAnsi="Courier New" w:cs="Courier New"/>
            <w:color w:val="780000"/>
            <w:sz w:val="18"/>
            <w:szCs w:val="24"/>
            <w:lang w:val="en-US"/>
            <w:rPrChange w:id="1832" w:author="Claus" w:date="2018-12-17T16:01:00Z">
              <w:rPr>
                <w:rFonts w:ascii="Courier New" w:eastAsiaTheme="majorEastAsia" w:hAnsi="Courier New" w:cs="Courier New"/>
                <w:b/>
                <w:bCs/>
                <w:color w:val="780000"/>
                <w:sz w:val="24"/>
                <w:szCs w:val="24"/>
              </w:rPr>
            </w:rPrChange>
          </w:rPr>
          <w:t>4</w:t>
        </w:r>
        <w:r w:rsidRPr="000A0755">
          <w:rPr>
            <w:rFonts w:ascii="Courier New" w:hAnsi="Courier New" w:cs="Courier New"/>
            <w:sz w:val="18"/>
            <w:szCs w:val="24"/>
            <w:lang w:val="en-US"/>
            <w:rPrChange w:id="1833" w:author="Claus" w:date="2018-12-17T16:01:00Z">
              <w:rPr>
                <w:rFonts w:ascii="Courier New" w:eastAsiaTheme="majorEastAsia" w:hAnsi="Courier New" w:cs="Courier New"/>
                <w:b/>
                <w:bCs/>
                <w:color w:val="365F91" w:themeColor="accent1" w:themeShade="BF"/>
                <w:sz w:val="24"/>
                <w:szCs w:val="24"/>
              </w:rPr>
            </w:rPrChange>
          </w:rPr>
          <w:t>, email);</w:t>
        </w:r>
        <w:r w:rsidRPr="000A0755">
          <w:rPr>
            <w:rFonts w:ascii="Courier New" w:hAnsi="Courier New" w:cs="Courier New"/>
            <w:sz w:val="18"/>
            <w:szCs w:val="24"/>
            <w:lang w:val="en-US"/>
            <w:rPrChange w:id="1834"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pair5 = </w:t>
        </w:r>
        <w:r w:rsidRPr="000A0755">
          <w:rPr>
            <w:rFonts w:ascii="Courier New" w:hAnsi="Courier New" w:cs="Courier New"/>
            <w:color w:val="000099"/>
            <w:sz w:val="18"/>
            <w:szCs w:val="24"/>
            <w:lang w:val="en-US"/>
            <w:rPrChange w:id="1835" w:author="Claus" w:date="2018-12-17T16:01: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lang w:val="en-US"/>
            <w:rPrChange w:id="1836" w:author="Claus" w:date="2018-12-17T16:01:00Z">
              <w:rPr>
                <w:rFonts w:ascii="Courier New" w:eastAsiaTheme="majorEastAsia" w:hAnsi="Courier New" w:cs="Courier New"/>
                <w:b/>
                <w:bCs/>
                <w:color w:val="365F91" w:themeColor="accent1" w:themeShade="BF"/>
                <w:sz w:val="24"/>
                <w:szCs w:val="24"/>
              </w:rPr>
            </w:rPrChange>
          </w:rPr>
          <w:t xml:space="preserve"> Pair&lt;&gt;(</w:t>
        </w:r>
        <w:r w:rsidRPr="000A0755">
          <w:rPr>
            <w:rFonts w:ascii="Courier New" w:hAnsi="Courier New" w:cs="Courier New"/>
            <w:color w:val="780000"/>
            <w:sz w:val="18"/>
            <w:szCs w:val="24"/>
            <w:lang w:val="en-US"/>
            <w:rPrChange w:id="1837" w:author="Claus" w:date="2018-12-17T16:01:00Z">
              <w:rPr>
                <w:rFonts w:ascii="Courier New" w:eastAsiaTheme="majorEastAsia" w:hAnsi="Courier New" w:cs="Courier New"/>
                <w:b/>
                <w:bCs/>
                <w:color w:val="780000"/>
                <w:sz w:val="24"/>
                <w:szCs w:val="24"/>
              </w:rPr>
            </w:rPrChange>
          </w:rPr>
          <w:t>5</w:t>
        </w:r>
        <w:r w:rsidRPr="000A0755">
          <w:rPr>
            <w:rFonts w:ascii="Courier New" w:hAnsi="Courier New" w:cs="Courier New"/>
            <w:sz w:val="18"/>
            <w:szCs w:val="24"/>
            <w:lang w:val="en-US"/>
            <w:rPrChange w:id="1838" w:author="Claus" w:date="2018-12-17T16:01:00Z">
              <w:rPr>
                <w:rFonts w:ascii="Courier New" w:eastAsiaTheme="majorEastAsia" w:hAnsi="Courier New" w:cs="Courier New"/>
                <w:b/>
                <w:bCs/>
                <w:color w:val="365F91" w:themeColor="accent1" w:themeShade="BF"/>
                <w:sz w:val="24"/>
                <w:szCs w:val="24"/>
              </w:rPr>
            </w:rPrChange>
          </w:rPr>
          <w:t>, password);</w:t>
        </w:r>
        <w:r w:rsidRPr="000A0755">
          <w:rPr>
            <w:rFonts w:ascii="Courier New" w:hAnsi="Courier New" w:cs="Courier New"/>
            <w:sz w:val="18"/>
            <w:szCs w:val="24"/>
            <w:lang w:val="en-US"/>
            <w:rPrChange w:id="1839" w:author="Claus" w:date="2018-12-17T16:01:00Z">
              <w:rPr>
                <w:rFonts w:ascii="Courier New" w:eastAsiaTheme="majorEastAsia" w:hAnsi="Courier New" w:cs="Courier New"/>
                <w:b/>
                <w:bCs/>
                <w:color w:val="365F91" w:themeColor="accent1" w:themeShade="BF"/>
                <w:sz w:val="24"/>
                <w:szCs w:val="24"/>
              </w:rPr>
            </w:rPrChange>
          </w:rPr>
          <w:br/>
        </w:r>
        <w:r w:rsidRPr="000A0755">
          <w:rPr>
            <w:rFonts w:ascii="Courier New" w:hAnsi="Courier New" w:cs="Courier New"/>
            <w:color w:val="000099"/>
            <w:sz w:val="18"/>
            <w:szCs w:val="24"/>
            <w:lang w:val="en-US"/>
            <w:rPrChange w:id="1840" w:author="Claus" w:date="2018-12-17T16:01:00Z">
              <w:rPr>
                <w:rFonts w:ascii="Courier New" w:eastAsiaTheme="majorEastAsia" w:hAnsi="Courier New" w:cs="Courier New"/>
                <w:b/>
                <w:bCs/>
                <w:color w:val="000099"/>
                <w:sz w:val="24"/>
                <w:szCs w:val="24"/>
              </w:rPr>
            </w:rPrChange>
          </w:rPr>
          <w:t>try</w:t>
        </w:r>
        <w:r w:rsidRPr="000A0755">
          <w:rPr>
            <w:rFonts w:ascii="Courier New" w:hAnsi="Courier New" w:cs="Courier New"/>
            <w:sz w:val="18"/>
            <w:szCs w:val="24"/>
            <w:lang w:val="en-US"/>
            <w:rPrChange w:id="1841" w:author="Claus" w:date="2018-12-17T16:01:00Z">
              <w:rPr>
                <w:rFonts w:ascii="Courier New" w:eastAsiaTheme="majorEastAsia" w:hAnsi="Courier New" w:cs="Courier New"/>
                <w:b/>
                <w:bCs/>
                <w:color w:val="365F91" w:themeColor="accent1" w:themeShade="BF"/>
                <w:sz w:val="24"/>
                <w:szCs w:val="24"/>
              </w:rPr>
            </w:rPrChange>
          </w:rPr>
          <w:br/>
          <w:t>(</w:t>
        </w:r>
        <w:r w:rsidRPr="000A0755">
          <w:rPr>
            <w:rFonts w:ascii="Courier New" w:hAnsi="Courier New" w:cs="Courier New"/>
            <w:sz w:val="18"/>
            <w:szCs w:val="24"/>
            <w:lang w:val="en-US"/>
            <w:rPrChange w:id="1842" w:author="Claus" w:date="2018-12-17T16:01:00Z">
              <w:rPr>
                <w:rFonts w:ascii="Courier New" w:eastAsiaTheme="majorEastAsia" w:hAnsi="Courier New" w:cs="Courier New"/>
                <w:b/>
                <w:bCs/>
                <w:color w:val="365F91" w:themeColor="accent1" w:themeShade="BF"/>
                <w:sz w:val="24"/>
                <w:szCs w:val="24"/>
              </w:rPr>
            </w:rPrChange>
          </w:rPr>
          <w:br/>
          <w:t xml:space="preserve">    PreparedStatement pstm = createPreparedStatement(connection, CREATE_USER_SQL, Statement.RETURN_GENERATED_KEYS, pair1, pair2, pair3, pair4, pair5);</w:t>
        </w:r>
        <w:r w:rsidRPr="000A0755">
          <w:rPr>
            <w:rFonts w:ascii="Courier New" w:hAnsi="Courier New" w:cs="Courier New"/>
            <w:sz w:val="18"/>
            <w:szCs w:val="24"/>
            <w:lang w:val="en-US"/>
            <w:rPrChange w:id="1843" w:author="Claus" w:date="2018-12-17T16:01:00Z">
              <w:rPr>
                <w:rFonts w:ascii="Courier New" w:eastAsiaTheme="majorEastAsia" w:hAnsi="Courier New" w:cs="Courier New"/>
                <w:b/>
                <w:bCs/>
                <w:color w:val="365F91" w:themeColor="accent1" w:themeShade="BF"/>
                <w:sz w:val="24"/>
                <w:szCs w:val="24"/>
              </w:rPr>
            </w:rPrChange>
          </w:rPr>
          <w:br/>
          <w:t xml:space="preserve">    ResultSet rs = updateAndGetKeys(pstm);</w:t>
        </w:r>
      </w:ins>
    </w:p>
    <w:p w:rsidR="00DA27A7" w:rsidRPr="00DA27A7" w:rsidRDefault="000A0755" w:rsidP="00DA27A7">
      <w:pPr>
        <w:autoSpaceDE w:val="0"/>
        <w:autoSpaceDN w:val="0"/>
        <w:adjustRightInd w:val="0"/>
        <w:spacing w:after="0" w:line="240" w:lineRule="auto"/>
        <w:rPr>
          <w:ins w:id="1844" w:author="Claus" w:date="2018-12-17T16:01:00Z"/>
          <w:rFonts w:ascii="Courier New" w:hAnsi="Courier New" w:cs="Courier New"/>
          <w:sz w:val="18"/>
          <w:szCs w:val="24"/>
          <w:lang w:val="en-US"/>
          <w:rPrChange w:id="1845" w:author="Claus" w:date="2018-12-17T16:01:00Z">
            <w:rPr>
              <w:ins w:id="1846" w:author="Claus" w:date="2018-12-17T16:01:00Z"/>
              <w:rFonts w:ascii="Courier New" w:hAnsi="Courier New" w:cs="Courier New"/>
              <w:sz w:val="24"/>
              <w:szCs w:val="24"/>
            </w:rPr>
          </w:rPrChange>
        </w:rPr>
      </w:pPr>
      <w:ins w:id="1847" w:author="Claus" w:date="2018-12-17T16:01:00Z">
        <w:r w:rsidRPr="000A0755">
          <w:rPr>
            <w:rFonts w:ascii="Courier New" w:hAnsi="Courier New" w:cs="Courier New"/>
            <w:sz w:val="18"/>
            <w:szCs w:val="24"/>
            <w:lang w:val="en-US"/>
            <w:rPrChange w:id="1848" w:author="Claus" w:date="2018-12-17T16:01: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1849" w:author="Claus" w:date="2018-12-17T16:01:00Z">
              <w:rPr>
                <w:rFonts w:ascii="Courier New" w:eastAsiaTheme="majorEastAsia" w:hAnsi="Courier New" w:cs="Courier New"/>
                <w:b/>
                <w:bCs/>
                <w:color w:val="365F91" w:themeColor="accent1" w:themeShade="BF"/>
                <w:sz w:val="24"/>
                <w:szCs w:val="24"/>
              </w:rPr>
            </w:rPrChange>
          </w:rPr>
          <w:br/>
          <w:t>{</w:t>
        </w:r>
        <w:r w:rsidRPr="000A0755">
          <w:rPr>
            <w:rFonts w:ascii="Courier New" w:hAnsi="Courier New" w:cs="Courier New"/>
            <w:sz w:val="18"/>
            <w:szCs w:val="24"/>
            <w:lang w:val="en-US"/>
            <w:rPrChange w:id="1850" w:author="Claus" w:date="2018-12-17T16:0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1851" w:author="Claus" w:date="2018-12-17T16:01:00Z">
              <w:rPr>
                <w:rFonts w:ascii="Courier New" w:eastAsiaTheme="majorEastAsia" w:hAnsi="Courier New" w:cs="Courier New"/>
                <w:b/>
                <w:bCs/>
                <w:color w:val="000099"/>
                <w:sz w:val="24"/>
                <w:szCs w:val="24"/>
              </w:rPr>
            </w:rPrChange>
          </w:rPr>
          <w:t>if</w:t>
        </w:r>
        <w:r w:rsidRPr="000A0755">
          <w:rPr>
            <w:rFonts w:ascii="Courier New" w:hAnsi="Courier New" w:cs="Courier New"/>
            <w:sz w:val="18"/>
            <w:szCs w:val="24"/>
            <w:lang w:val="en-US"/>
            <w:rPrChange w:id="1852" w:author="Claus" w:date="2018-12-17T16:01:00Z">
              <w:rPr>
                <w:rFonts w:ascii="Courier New" w:eastAsiaTheme="majorEastAsia" w:hAnsi="Courier New" w:cs="Courier New"/>
                <w:b/>
                <w:bCs/>
                <w:color w:val="365F91" w:themeColor="accent1" w:themeShade="BF"/>
                <w:sz w:val="24"/>
                <w:szCs w:val="24"/>
              </w:rPr>
            </w:rPrChange>
          </w:rPr>
          <w:t xml:space="preserve"> (rs.next())</w:t>
        </w:r>
        <w:r w:rsidRPr="000A0755">
          <w:rPr>
            <w:rFonts w:ascii="Courier New" w:hAnsi="Courier New" w:cs="Courier New"/>
            <w:sz w:val="18"/>
            <w:szCs w:val="24"/>
            <w:lang w:val="en-US"/>
            <w:rPrChange w:id="1853" w:author="Claus" w:date="2018-12-17T16:01:00Z">
              <w:rPr>
                <w:rFonts w:ascii="Courier New" w:eastAsiaTheme="majorEastAsia" w:hAnsi="Courier New" w:cs="Courier New"/>
                <w:b/>
                <w:bCs/>
                <w:color w:val="365F91" w:themeColor="accent1" w:themeShade="BF"/>
                <w:sz w:val="24"/>
                <w:szCs w:val="24"/>
              </w:rPr>
            </w:rPrChange>
          </w:rPr>
          <w:br/>
          <w:t xml:space="preserve">        result = rs.getInt(</w:t>
        </w:r>
        <w:r w:rsidRPr="000A0755">
          <w:rPr>
            <w:rFonts w:ascii="Courier New" w:hAnsi="Courier New" w:cs="Courier New"/>
            <w:color w:val="780000"/>
            <w:sz w:val="18"/>
            <w:szCs w:val="24"/>
            <w:lang w:val="en-US"/>
            <w:rPrChange w:id="1854" w:author="Claus" w:date="2018-12-17T16:01:00Z">
              <w:rPr>
                <w:rFonts w:ascii="Courier New" w:eastAsiaTheme="majorEastAsia" w:hAnsi="Courier New" w:cs="Courier New"/>
                <w:b/>
                <w:bCs/>
                <w:color w:val="780000"/>
                <w:sz w:val="24"/>
                <w:szCs w:val="24"/>
              </w:rPr>
            </w:rPrChange>
          </w:rPr>
          <w:t>1</w:t>
        </w:r>
        <w:r w:rsidRPr="000A0755">
          <w:rPr>
            <w:rFonts w:ascii="Courier New" w:hAnsi="Courier New" w:cs="Courier New"/>
            <w:sz w:val="18"/>
            <w:szCs w:val="24"/>
            <w:lang w:val="en-US"/>
            <w:rPrChange w:id="1855" w:author="Claus" w:date="2018-12-17T16:01: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1856" w:author="Claus" w:date="2018-12-17T16:01:00Z">
              <w:rPr>
                <w:rFonts w:ascii="Courier New" w:eastAsiaTheme="majorEastAsia" w:hAnsi="Courier New" w:cs="Courier New"/>
                <w:b/>
                <w:bCs/>
                <w:color w:val="365F91" w:themeColor="accent1" w:themeShade="BF"/>
                <w:sz w:val="24"/>
                <w:szCs w:val="24"/>
              </w:rPr>
            </w:rPrChange>
          </w:rPr>
          <w:br/>
          <w:t xml:space="preserve">} </w:t>
        </w:r>
      </w:ins>
    </w:p>
    <w:p w:rsidR="000A0755" w:rsidRDefault="00CB3938" w:rsidP="000A0755">
      <w:pPr>
        <w:rPr>
          <w:ins w:id="1857" w:author="Claus" w:date="2018-12-17T16:11:00Z"/>
        </w:rPr>
        <w:pPrChange w:id="1858" w:author="Claus" w:date="2018-12-17T15:50:00Z">
          <w:pPr>
            <w:pStyle w:val="Overskrift1"/>
          </w:pPr>
        </w:pPrChange>
      </w:pPr>
      <w:ins w:id="1859" w:author="Claus" w:date="2018-12-17T16:06:00Z">
        <w:r w:rsidRPr="00CB3938">
          <w:t>Pair&lt;K, V&gt; key-val</w:t>
        </w:r>
        <w:r w:rsidR="000A0755" w:rsidRPr="000A0755">
          <w:rPr>
            <w:rPrChange w:id="1860" w:author="Claus" w:date="2018-12-17T16:06:00Z">
              <w:rPr>
                <w:b w:val="0"/>
                <w:bCs w:val="0"/>
                <w:lang w:val="en-US"/>
              </w:rPr>
            </w:rPrChange>
          </w:rPr>
          <w:t xml:space="preserve">ue pair objekterne erklæres til at </w:t>
        </w:r>
        <w:r>
          <w:t xml:space="preserve">indeholde typerne Integer og </w:t>
        </w:r>
      </w:ins>
      <w:ins w:id="1861" w:author="Claus" w:date="2018-12-17T16:07:00Z">
        <w:r>
          <w:t xml:space="preserve">Object. Object har vi brugt, fordi vi gerne vil </w:t>
        </w:r>
      </w:ins>
      <w:ins w:id="1862" w:author="Claus" w:date="2018-12-17T19:52:00Z">
        <w:r w:rsidR="00EB74BE">
          <w:t xml:space="preserve">kunne </w:t>
        </w:r>
      </w:ins>
      <w:ins w:id="1863" w:author="Claus" w:date="2018-12-17T16:07:00Z">
        <w:r>
          <w:t>sende både int’s, strings og andre typer til vores metode</w:t>
        </w:r>
      </w:ins>
      <w:ins w:id="1864" w:author="Claus" w:date="2018-12-17T19:54:00Z">
        <w:r w:rsidR="00EB74BE">
          <w:t xml:space="preserve">, </w:t>
        </w:r>
      </w:ins>
      <w:ins w:id="1865" w:author="Claus" w:date="2018-12-17T19:52:00Z">
        <w:r w:rsidR="00EB74BE">
          <w:t>i øvrigt</w:t>
        </w:r>
      </w:ins>
      <w:ins w:id="1866" w:author="Claus" w:date="2018-12-17T19:54:00Z">
        <w:r w:rsidR="00EB74BE">
          <w:t xml:space="preserve"> i</w:t>
        </w:r>
      </w:ins>
      <w:ins w:id="1867" w:author="Claus" w:date="2018-12-17T19:52:00Z">
        <w:r w:rsidR="00EB74BE">
          <w:t xml:space="preserve"> et vilkårligt antal.</w:t>
        </w:r>
      </w:ins>
      <w:ins w:id="1868" w:author="Claus" w:date="2018-12-17T19:53:00Z">
        <w:r w:rsidR="00EB74BE">
          <w:t xml:space="preserve"> Derfor er metoden</w:t>
        </w:r>
      </w:ins>
      <w:ins w:id="1869" w:author="Claus" w:date="2018-12-18T11:53:00Z">
        <w:r w:rsidR="00825774">
          <w:t xml:space="preserve"> nedenfor</w:t>
        </w:r>
      </w:ins>
      <w:ins w:id="1870" w:author="Claus" w:date="2018-12-17T19:53:00Z">
        <w:r w:rsidR="00EB74BE">
          <w:t xml:space="preserve"> implementeret med varargs og gør brug af </w:t>
        </w:r>
      </w:ins>
      <w:ins w:id="1871" w:author="Claus" w:date="2018-12-17T16:09:00Z">
        <w:r>
          <w:t xml:space="preserve">PreparedStatement.SetObject() </w:t>
        </w:r>
      </w:ins>
      <w:ins w:id="1872" w:author="Claus" w:date="2018-12-17T19:54:00Z">
        <w:r w:rsidR="00EB74BE">
          <w:t>til at mappe</w:t>
        </w:r>
      </w:ins>
      <w:ins w:id="1873" w:author="Claus" w:date="2018-12-17T16:09:00Z">
        <w:r>
          <w:t xml:space="preserve"> </w:t>
        </w:r>
      </w:ins>
      <w:ins w:id="1874" w:author="Claus" w:date="2018-12-17T16:10:00Z">
        <w:r>
          <w:t>værdierne til dere</w:t>
        </w:r>
        <w:r w:rsidR="00EB74BE">
          <w:t>s respektive typer og indsætte</w:t>
        </w:r>
      </w:ins>
      <w:ins w:id="1875" w:author="Claus" w:date="2018-12-17T19:55:00Z">
        <w:r w:rsidR="00EB74BE">
          <w:t xml:space="preserve"> </w:t>
        </w:r>
      </w:ins>
      <w:ins w:id="1876" w:author="Claus" w:date="2018-12-17T16:10:00Z">
        <w:r>
          <w:t>dem i sql’en:</w:t>
        </w:r>
      </w:ins>
    </w:p>
    <w:p w:rsidR="00CB3938" w:rsidRPr="00CB3938" w:rsidRDefault="000A0755" w:rsidP="00CB3938">
      <w:pPr>
        <w:autoSpaceDE w:val="0"/>
        <w:autoSpaceDN w:val="0"/>
        <w:adjustRightInd w:val="0"/>
        <w:spacing w:after="0" w:line="240" w:lineRule="auto"/>
        <w:rPr>
          <w:ins w:id="1877" w:author="Claus" w:date="2018-12-17T16:11:00Z"/>
          <w:rFonts w:ascii="Courier New" w:hAnsi="Courier New" w:cs="Courier New"/>
          <w:sz w:val="18"/>
          <w:szCs w:val="24"/>
          <w:lang w:val="en-US"/>
          <w:rPrChange w:id="1878" w:author="Claus" w:date="2018-12-17T16:12:00Z">
            <w:rPr>
              <w:ins w:id="1879" w:author="Claus" w:date="2018-12-17T16:11:00Z"/>
              <w:rFonts w:ascii="Courier New" w:hAnsi="Courier New" w:cs="Courier New"/>
              <w:sz w:val="24"/>
              <w:szCs w:val="24"/>
            </w:rPr>
          </w:rPrChange>
        </w:rPr>
      </w:pPr>
      <w:ins w:id="1880" w:author="Claus" w:date="2018-12-17T16:11:00Z">
        <w:r w:rsidRPr="000A0755">
          <w:rPr>
            <w:rFonts w:ascii="Courier New" w:hAnsi="Courier New" w:cs="Courier New"/>
            <w:color w:val="000099"/>
            <w:sz w:val="18"/>
            <w:szCs w:val="24"/>
            <w:lang w:val="en-US"/>
            <w:rPrChange w:id="1881" w:author="Claus" w:date="2018-12-17T16:11:00Z">
              <w:rPr>
                <w:rFonts w:ascii="Courier New" w:eastAsiaTheme="majorEastAsia" w:hAnsi="Courier New" w:cs="Courier New"/>
                <w:b/>
                <w:bCs/>
                <w:color w:val="000099"/>
                <w:sz w:val="24"/>
                <w:szCs w:val="24"/>
              </w:rPr>
            </w:rPrChange>
          </w:rPr>
          <w:t>protected</w:t>
        </w:r>
        <w:r w:rsidRPr="000A0755">
          <w:rPr>
            <w:rFonts w:ascii="Courier New" w:hAnsi="Courier New" w:cs="Courier New"/>
            <w:sz w:val="18"/>
            <w:szCs w:val="24"/>
            <w:lang w:val="en-US"/>
            <w:rPrChange w:id="1882" w:author="Claus" w:date="2018-12-17T16:11:00Z">
              <w:rPr>
                <w:rFonts w:ascii="Courier New" w:eastAsiaTheme="majorEastAsia" w:hAnsi="Courier New" w:cs="Courier New"/>
                <w:b/>
                <w:bCs/>
                <w:color w:val="365F91" w:themeColor="accent1" w:themeShade="BF"/>
                <w:sz w:val="24"/>
                <w:szCs w:val="24"/>
              </w:rPr>
            </w:rPrChange>
          </w:rPr>
          <w:t xml:space="preserve"> PreparedStatement createPreparedStatement(Connection connection, String sql, </w:t>
        </w:r>
        <w:r w:rsidRPr="000A0755">
          <w:rPr>
            <w:rFonts w:ascii="Courier New" w:hAnsi="Courier New" w:cs="Courier New"/>
            <w:color w:val="000099"/>
            <w:sz w:val="18"/>
            <w:szCs w:val="24"/>
            <w:lang w:val="en-US"/>
            <w:rPrChange w:id="1883" w:author="Claus" w:date="2018-12-17T16:11:00Z">
              <w:rPr>
                <w:rFonts w:ascii="Courier New" w:eastAsiaTheme="majorEastAsia" w:hAnsi="Courier New" w:cs="Courier New"/>
                <w:b/>
                <w:bCs/>
                <w:color w:val="000099"/>
                <w:sz w:val="24"/>
                <w:szCs w:val="24"/>
              </w:rPr>
            </w:rPrChange>
          </w:rPr>
          <w:t>int</w:t>
        </w:r>
        <w:r w:rsidRPr="000A0755">
          <w:rPr>
            <w:rFonts w:ascii="Courier New" w:hAnsi="Courier New" w:cs="Courier New"/>
            <w:sz w:val="18"/>
            <w:szCs w:val="24"/>
            <w:lang w:val="en-US"/>
            <w:rPrChange w:id="1884" w:author="Claus" w:date="2018-12-17T16:11:00Z">
              <w:rPr>
                <w:rFonts w:ascii="Courier New" w:eastAsiaTheme="majorEastAsia" w:hAnsi="Courier New" w:cs="Courier New"/>
                <w:b/>
                <w:bCs/>
                <w:color w:val="365F91" w:themeColor="accent1" w:themeShade="BF"/>
                <w:sz w:val="24"/>
                <w:szCs w:val="24"/>
              </w:rPr>
            </w:rPrChange>
          </w:rPr>
          <w:t xml:space="preserve"> autoGeneratedKeys, Pair&lt;Integer, Object&gt;... parameters) </w:t>
        </w:r>
        <w:r w:rsidRPr="000A0755">
          <w:rPr>
            <w:rFonts w:ascii="Courier New" w:hAnsi="Courier New" w:cs="Courier New"/>
            <w:color w:val="000099"/>
            <w:sz w:val="18"/>
            <w:szCs w:val="24"/>
            <w:lang w:val="en-US"/>
            <w:rPrChange w:id="1885" w:author="Claus" w:date="2018-12-17T16:11:00Z">
              <w:rPr>
                <w:rFonts w:ascii="Courier New" w:eastAsiaTheme="majorEastAsia" w:hAnsi="Courier New" w:cs="Courier New"/>
                <w:b/>
                <w:bCs/>
                <w:color w:val="000099"/>
                <w:sz w:val="24"/>
                <w:szCs w:val="24"/>
              </w:rPr>
            </w:rPrChange>
          </w:rPr>
          <w:t>throws</w:t>
        </w:r>
        <w:r w:rsidRPr="000A0755">
          <w:rPr>
            <w:rFonts w:ascii="Courier New" w:hAnsi="Courier New" w:cs="Courier New"/>
            <w:sz w:val="18"/>
            <w:szCs w:val="24"/>
            <w:lang w:val="en-US"/>
            <w:rPrChange w:id="1886" w:author="Claus" w:date="2018-12-17T16:11:00Z">
              <w:rPr>
                <w:rFonts w:ascii="Courier New" w:eastAsiaTheme="majorEastAsia" w:hAnsi="Courier New" w:cs="Courier New"/>
                <w:b/>
                <w:bCs/>
                <w:color w:val="365F91" w:themeColor="accent1" w:themeShade="BF"/>
                <w:sz w:val="24"/>
                <w:szCs w:val="24"/>
              </w:rPr>
            </w:rPrChange>
          </w:rPr>
          <w:t xml:space="preserve"> SQLException</w:t>
        </w:r>
        <w:r w:rsidRPr="000A0755">
          <w:rPr>
            <w:rFonts w:ascii="Courier New" w:hAnsi="Courier New" w:cs="Courier New"/>
            <w:sz w:val="18"/>
            <w:szCs w:val="24"/>
            <w:lang w:val="en-US"/>
            <w:rPrChange w:id="1887" w:author="Claus" w:date="2018-12-17T16:11:00Z">
              <w:rPr>
                <w:rFonts w:ascii="Courier New" w:eastAsiaTheme="majorEastAsia" w:hAnsi="Courier New" w:cs="Courier New"/>
                <w:b/>
                <w:bCs/>
                <w:color w:val="365F91" w:themeColor="accent1" w:themeShade="BF"/>
                <w:sz w:val="24"/>
                <w:szCs w:val="24"/>
              </w:rPr>
            </w:rPrChange>
          </w:rPr>
          <w:br/>
          <w:t>{</w:t>
        </w:r>
        <w:r w:rsidRPr="000A0755">
          <w:rPr>
            <w:rFonts w:ascii="Courier New" w:hAnsi="Courier New" w:cs="Courier New"/>
            <w:sz w:val="18"/>
            <w:szCs w:val="24"/>
            <w:lang w:val="en-US"/>
            <w:rPrChange w:id="1888" w:author="Claus" w:date="2018-12-17T16:11:00Z">
              <w:rPr>
                <w:rFonts w:ascii="Courier New" w:eastAsiaTheme="majorEastAsia" w:hAnsi="Courier New" w:cs="Courier New"/>
                <w:b/>
                <w:bCs/>
                <w:color w:val="365F91" w:themeColor="accent1" w:themeShade="BF"/>
                <w:sz w:val="24"/>
                <w:szCs w:val="24"/>
              </w:rPr>
            </w:rPrChange>
          </w:rPr>
          <w:br/>
          <w:t xml:space="preserve">    PreparedStatement pstm;</w:t>
        </w:r>
        <w:r w:rsidRPr="000A0755">
          <w:rPr>
            <w:rFonts w:ascii="Courier New" w:hAnsi="Courier New" w:cs="Courier New"/>
            <w:sz w:val="18"/>
            <w:szCs w:val="24"/>
            <w:lang w:val="en-US"/>
            <w:rPrChange w:id="1889" w:author="Claus" w:date="2018-12-17T16:1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lang w:val="en-US"/>
            <w:rPrChange w:id="1890" w:author="Claus" w:date="2018-12-17T16:12:00Z">
              <w:rPr>
                <w:rFonts w:ascii="Courier New" w:eastAsiaTheme="majorEastAsia" w:hAnsi="Courier New" w:cs="Courier New"/>
                <w:b/>
                <w:bCs/>
                <w:color w:val="737373"/>
                <w:sz w:val="24"/>
                <w:szCs w:val="24"/>
              </w:rPr>
            </w:rPrChange>
          </w:rPr>
          <w:t>// Hvis autoGeneratedKeys ikke har en gyldig værdi, oprettes 'alm.' PreparedStatement objekt.</w:t>
        </w:r>
        <w:r w:rsidRPr="000A0755">
          <w:rPr>
            <w:rFonts w:ascii="Courier New" w:hAnsi="Courier New" w:cs="Courier New"/>
            <w:color w:val="737373"/>
            <w:sz w:val="18"/>
            <w:szCs w:val="24"/>
            <w:lang w:val="en-US"/>
            <w:rPrChange w:id="1891" w:author="Claus" w:date="2018-12-17T16:12: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lang w:val="en-US"/>
            <w:rPrChange w:id="1892" w:author="Claus" w:date="2018-12-17T16:12: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1893" w:author="Claus" w:date="2018-12-17T16:12:00Z">
              <w:rPr>
                <w:rFonts w:ascii="Courier New" w:eastAsiaTheme="majorEastAsia" w:hAnsi="Courier New" w:cs="Courier New"/>
                <w:b/>
                <w:bCs/>
                <w:color w:val="000099"/>
                <w:sz w:val="24"/>
                <w:szCs w:val="24"/>
              </w:rPr>
            </w:rPrChange>
          </w:rPr>
          <w:t>if</w:t>
        </w:r>
        <w:r w:rsidRPr="000A0755">
          <w:rPr>
            <w:rFonts w:ascii="Courier New" w:hAnsi="Courier New" w:cs="Courier New"/>
            <w:sz w:val="18"/>
            <w:szCs w:val="24"/>
            <w:lang w:val="en-US"/>
            <w:rPrChange w:id="1894" w:author="Claus" w:date="2018-12-17T16:12:00Z">
              <w:rPr>
                <w:rFonts w:ascii="Courier New" w:eastAsiaTheme="majorEastAsia" w:hAnsi="Courier New" w:cs="Courier New"/>
                <w:b/>
                <w:bCs/>
                <w:color w:val="365F91" w:themeColor="accent1" w:themeShade="BF"/>
                <w:sz w:val="24"/>
                <w:szCs w:val="24"/>
              </w:rPr>
            </w:rPrChange>
          </w:rPr>
          <w:t xml:space="preserve"> (autoGeneratedKeys != Statement.NO_GENERATED_KEYS &amp;&amp; autoGeneratedKeys != Statement.RETURN_GENERATED_KEYS)</w:t>
        </w:r>
        <w:r w:rsidRPr="000A0755">
          <w:rPr>
            <w:rFonts w:ascii="Courier New" w:hAnsi="Courier New" w:cs="Courier New"/>
            <w:sz w:val="18"/>
            <w:szCs w:val="24"/>
            <w:lang w:val="en-US"/>
            <w:rPrChange w:id="1895"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w:t>
        </w:r>
        <w:r w:rsidRPr="000A0755">
          <w:rPr>
            <w:rFonts w:ascii="Courier New" w:hAnsi="Courier New" w:cs="Courier New"/>
            <w:sz w:val="18"/>
            <w:szCs w:val="24"/>
            <w:lang w:val="en-US"/>
            <w:rPrChange w:id="1896" w:author="Claus" w:date="2018-12-17T16:1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1897" w:author="Claus" w:date="2018-12-17T16:12:00Z">
              <w:rPr>
                <w:rFonts w:ascii="Courier New" w:eastAsiaTheme="majorEastAsia" w:hAnsi="Courier New" w:cs="Courier New"/>
                <w:b/>
                <w:bCs/>
                <w:color w:val="000099"/>
                <w:sz w:val="24"/>
                <w:szCs w:val="24"/>
              </w:rPr>
            </w:rPrChange>
          </w:rPr>
          <w:t>else</w:t>
        </w:r>
        <w:r w:rsidRPr="000A0755">
          <w:rPr>
            <w:rFonts w:ascii="Courier New" w:hAnsi="Courier New" w:cs="Courier New"/>
            <w:sz w:val="18"/>
            <w:szCs w:val="24"/>
            <w:lang w:val="en-US"/>
            <w:rPrChange w:id="1898"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 autoGeneratedKeys);</w:t>
        </w:r>
        <w:r w:rsidRPr="000A0755">
          <w:rPr>
            <w:rFonts w:ascii="Courier New" w:hAnsi="Courier New" w:cs="Courier New"/>
            <w:sz w:val="18"/>
            <w:szCs w:val="24"/>
            <w:lang w:val="en-US"/>
            <w:rPrChange w:id="1899" w:author="Claus" w:date="2018-12-17T16:1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1900" w:author="Claus" w:date="2018-12-17T16:1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lang w:val="en-US"/>
            <w:rPrChange w:id="1901" w:author="Claus" w:date="2018-12-17T16:12:00Z">
              <w:rPr>
                <w:rFonts w:ascii="Courier New" w:eastAsiaTheme="majorEastAsia" w:hAnsi="Courier New" w:cs="Courier New"/>
                <w:b/>
                <w:bCs/>
                <w:color w:val="737373"/>
                <w:sz w:val="24"/>
                <w:szCs w:val="24"/>
              </w:rPr>
            </w:rPrChange>
          </w:rPr>
          <w:t>// Sæt de evt. modtagne key-value par ind i sql sætningen.</w:t>
        </w:r>
        <w:r w:rsidRPr="000A0755">
          <w:rPr>
            <w:rFonts w:ascii="Courier New" w:hAnsi="Courier New" w:cs="Courier New"/>
            <w:color w:val="737373"/>
            <w:sz w:val="18"/>
            <w:szCs w:val="24"/>
            <w:lang w:val="en-US"/>
            <w:rPrChange w:id="1902" w:author="Claus" w:date="2018-12-17T16:12: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lang w:val="en-US"/>
            <w:rPrChange w:id="1903" w:author="Claus" w:date="2018-12-17T16:12: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1904" w:author="Claus" w:date="2018-12-17T16:12:00Z">
              <w:rPr>
                <w:rFonts w:ascii="Courier New" w:eastAsiaTheme="majorEastAsia" w:hAnsi="Courier New" w:cs="Courier New"/>
                <w:b/>
                <w:bCs/>
                <w:color w:val="000099"/>
                <w:sz w:val="24"/>
                <w:szCs w:val="24"/>
              </w:rPr>
            </w:rPrChange>
          </w:rPr>
          <w:t>if</w:t>
        </w:r>
        <w:r w:rsidRPr="000A0755">
          <w:rPr>
            <w:rFonts w:ascii="Courier New" w:hAnsi="Courier New" w:cs="Courier New"/>
            <w:sz w:val="18"/>
            <w:szCs w:val="24"/>
            <w:lang w:val="en-US"/>
            <w:rPrChange w:id="1905" w:author="Claus" w:date="2018-12-17T16:12:00Z">
              <w:rPr>
                <w:rFonts w:ascii="Courier New" w:eastAsiaTheme="majorEastAsia" w:hAnsi="Courier New" w:cs="Courier New"/>
                <w:b/>
                <w:bCs/>
                <w:color w:val="365F91" w:themeColor="accent1" w:themeShade="BF"/>
                <w:sz w:val="24"/>
                <w:szCs w:val="24"/>
              </w:rPr>
            </w:rPrChange>
          </w:rPr>
          <w:t xml:space="preserve"> (parameters != </w:t>
        </w:r>
        <w:r w:rsidRPr="000A0755">
          <w:rPr>
            <w:rFonts w:ascii="Courier New" w:hAnsi="Courier New" w:cs="Courier New"/>
            <w:color w:val="000099"/>
            <w:sz w:val="18"/>
            <w:szCs w:val="24"/>
            <w:lang w:val="en-US"/>
            <w:rPrChange w:id="1906" w:author="Claus" w:date="2018-12-17T16:12:00Z">
              <w:rPr>
                <w:rFonts w:ascii="Courier New" w:eastAsiaTheme="majorEastAsia" w:hAnsi="Courier New" w:cs="Courier New"/>
                <w:b/>
                <w:bCs/>
                <w:color w:val="000099"/>
                <w:sz w:val="24"/>
                <w:szCs w:val="24"/>
              </w:rPr>
            </w:rPrChange>
          </w:rPr>
          <w:t>null</w:t>
        </w:r>
        <w:r w:rsidRPr="000A0755">
          <w:rPr>
            <w:rFonts w:ascii="Courier New" w:hAnsi="Courier New" w:cs="Courier New"/>
            <w:sz w:val="18"/>
            <w:szCs w:val="24"/>
            <w:lang w:val="en-US"/>
            <w:rPrChange w:id="1907" w:author="Claus" w:date="2018-12-17T16:12: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1908" w:author="Claus" w:date="2018-12-17T16:1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1909" w:author="Claus" w:date="2018-12-17T16:12:00Z">
              <w:rPr>
                <w:rFonts w:ascii="Courier New" w:eastAsiaTheme="majorEastAsia" w:hAnsi="Courier New" w:cs="Courier New"/>
                <w:b/>
                <w:bCs/>
                <w:color w:val="000099"/>
                <w:sz w:val="24"/>
                <w:szCs w:val="24"/>
              </w:rPr>
            </w:rPrChange>
          </w:rPr>
          <w:t>for</w:t>
        </w:r>
        <w:r w:rsidRPr="000A0755">
          <w:rPr>
            <w:rFonts w:ascii="Courier New" w:hAnsi="Courier New" w:cs="Courier New"/>
            <w:sz w:val="18"/>
            <w:szCs w:val="24"/>
            <w:lang w:val="en-US"/>
            <w:rPrChange w:id="1910" w:author="Claus" w:date="2018-12-17T16:12:00Z">
              <w:rPr>
                <w:rFonts w:ascii="Courier New" w:eastAsiaTheme="majorEastAsia" w:hAnsi="Courier New" w:cs="Courier New"/>
                <w:b/>
                <w:bCs/>
                <w:color w:val="365F91" w:themeColor="accent1" w:themeShade="BF"/>
                <w:sz w:val="24"/>
                <w:szCs w:val="24"/>
              </w:rPr>
            </w:rPrChange>
          </w:rPr>
          <w:t xml:space="preserve"> (Pair&lt;Integer, Object&gt; pair : parameters)</w:t>
        </w:r>
        <w:r w:rsidRPr="000A0755">
          <w:rPr>
            <w:rFonts w:ascii="Courier New" w:hAnsi="Courier New" w:cs="Courier New"/>
            <w:sz w:val="18"/>
            <w:szCs w:val="24"/>
            <w:lang w:val="en-US"/>
            <w:rPrChange w:id="1911" w:author="Claus" w:date="2018-12-17T16:1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1912" w:author="Claus" w:date="2018-12-17T16:12:00Z">
              <w:rPr>
                <w:rFonts w:ascii="Courier New" w:eastAsiaTheme="majorEastAsia" w:hAnsi="Courier New" w:cs="Courier New"/>
                <w:b/>
                <w:bCs/>
                <w:color w:val="365F91" w:themeColor="accent1" w:themeShade="BF"/>
                <w:sz w:val="24"/>
                <w:szCs w:val="24"/>
              </w:rPr>
            </w:rPrChange>
          </w:rPr>
          <w:br/>
          <w:t xml:space="preserve">            pstm.setObject(pair.getKey()</w:t>
        </w:r>
        <w:r w:rsidR="00131C01">
          <w:rPr>
            <w:rFonts w:ascii="Courier New" w:hAnsi="Courier New" w:cs="Courier New"/>
            <w:sz w:val="18"/>
            <w:szCs w:val="24"/>
            <w:lang w:val="en-US"/>
          </w:rPr>
          <w:t>, pair.getValue());</w:t>
        </w:r>
        <w:r w:rsidR="00131C01">
          <w:rPr>
            <w:rFonts w:ascii="Courier New" w:hAnsi="Courier New" w:cs="Courier New"/>
            <w:sz w:val="18"/>
            <w:szCs w:val="24"/>
            <w:lang w:val="en-US"/>
          </w:rPr>
          <w:br/>
          <w:t xml:space="preserve">        </w:t>
        </w:r>
        <w:r w:rsidRPr="000A0755">
          <w:rPr>
            <w:rFonts w:ascii="Courier New" w:hAnsi="Courier New" w:cs="Courier New"/>
            <w:sz w:val="18"/>
            <w:szCs w:val="24"/>
            <w:lang w:val="en-US"/>
            <w:rPrChange w:id="1913" w:author="Claus" w:date="2018-12-17T16:12: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1914" w:author="Claus" w:date="2018-12-17T16:1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1915" w:author="Claus" w:date="2018-12-17T16:1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1916" w:author="Claus" w:date="2018-12-17T16:12:00Z">
              <w:rPr>
                <w:rFonts w:ascii="Courier New" w:eastAsiaTheme="majorEastAsia" w:hAnsi="Courier New" w:cs="Courier New"/>
                <w:b/>
                <w:bCs/>
                <w:color w:val="000099"/>
                <w:sz w:val="24"/>
                <w:szCs w:val="24"/>
              </w:rPr>
            </w:rPrChange>
          </w:rPr>
          <w:t>return</w:t>
        </w:r>
        <w:r w:rsidR="00131C01">
          <w:rPr>
            <w:rFonts w:ascii="Courier New" w:hAnsi="Courier New" w:cs="Courier New"/>
            <w:sz w:val="18"/>
            <w:szCs w:val="24"/>
            <w:lang w:val="en-US"/>
          </w:rPr>
          <w:t xml:space="preserve"> pstm;</w:t>
        </w:r>
        <w:r w:rsidR="00131C01">
          <w:rPr>
            <w:rFonts w:ascii="Courier New" w:hAnsi="Courier New" w:cs="Courier New"/>
            <w:sz w:val="18"/>
            <w:szCs w:val="24"/>
            <w:lang w:val="en-US"/>
          </w:rPr>
          <w:br/>
        </w:r>
        <w:r w:rsidRPr="000A0755">
          <w:rPr>
            <w:rFonts w:ascii="Courier New" w:hAnsi="Courier New" w:cs="Courier New"/>
            <w:sz w:val="18"/>
            <w:szCs w:val="24"/>
            <w:lang w:val="en-US"/>
            <w:rPrChange w:id="1917" w:author="Claus" w:date="2018-12-17T16:12:00Z">
              <w:rPr>
                <w:rFonts w:ascii="Courier New" w:eastAsiaTheme="majorEastAsia" w:hAnsi="Courier New" w:cs="Courier New"/>
                <w:b/>
                <w:bCs/>
                <w:color w:val="365F91" w:themeColor="accent1" w:themeShade="BF"/>
                <w:sz w:val="24"/>
                <w:szCs w:val="24"/>
              </w:rPr>
            </w:rPrChange>
          </w:rPr>
          <w:t xml:space="preserve">} </w:t>
        </w:r>
      </w:ins>
    </w:p>
    <w:p w:rsidR="00CB3938" w:rsidRPr="00CB3938" w:rsidRDefault="00CB3938" w:rsidP="00CB3938">
      <w:pPr>
        <w:rPr>
          <w:ins w:id="1918" w:author="Claus" w:date="2018-12-17T16:10:00Z"/>
          <w:lang w:val="en-US"/>
          <w:rPrChange w:id="1919" w:author="Claus" w:date="2018-12-17T16:11:00Z">
            <w:rPr>
              <w:ins w:id="1920" w:author="Claus" w:date="2018-12-17T16:10:00Z"/>
            </w:rPr>
          </w:rPrChange>
        </w:rPr>
      </w:pPr>
    </w:p>
    <w:p w:rsidR="007B669B" w:rsidRDefault="00CB3938" w:rsidP="00CB3938">
      <w:pPr>
        <w:rPr>
          <w:ins w:id="1921" w:author="Claus" w:date="2018-12-17T16:20:00Z"/>
        </w:rPr>
      </w:pPr>
      <w:ins w:id="1922" w:author="Claus" w:date="2018-12-17T16:10:00Z">
        <w:r w:rsidRPr="00CB3938">
          <w:t>Som det fremgår</w:t>
        </w:r>
      </w:ins>
      <w:ins w:id="1923" w:author="Claus" w:date="2018-12-17T16:14:00Z">
        <w:r w:rsidR="007B669B">
          <w:t xml:space="preserve"> af </w:t>
        </w:r>
        <w:r w:rsidR="000A0755" w:rsidRPr="000A0755">
          <w:rPr>
            <w:i/>
            <w:rPrChange w:id="1924" w:author="Claus" w:date="2018-12-17T16:14:00Z">
              <w:rPr>
                <w:rFonts w:asciiTheme="majorHAnsi" w:eastAsiaTheme="majorEastAsia" w:hAnsiTheme="majorHAnsi" w:cstheme="majorBidi"/>
                <w:b/>
                <w:bCs/>
                <w:color w:val="365F91" w:themeColor="accent1" w:themeShade="BF"/>
                <w:sz w:val="28"/>
                <w:szCs w:val="28"/>
              </w:rPr>
            </w:rPrChange>
          </w:rPr>
          <w:t>try with ressources</w:t>
        </w:r>
        <w:r w:rsidR="007B669B">
          <w:t>-kaldet</w:t>
        </w:r>
      </w:ins>
      <w:ins w:id="1925" w:author="Claus" w:date="2018-12-17T16:10:00Z">
        <w:r w:rsidRPr="00CB3938">
          <w:t>, benyttes en</w:t>
        </w:r>
        <w:r>
          <w:t>dnu en hjælpemetode til at køre executeUpdate() på et PreparedStatement objekt</w:t>
        </w:r>
      </w:ins>
      <w:ins w:id="1926" w:author="Claus" w:date="2018-12-17T19:56:00Z">
        <w:r w:rsidR="000E6EE4">
          <w:t>. Denne</w:t>
        </w:r>
      </w:ins>
      <w:ins w:id="1927" w:author="Claus" w:date="2018-12-17T16:10:00Z">
        <w:r>
          <w:t xml:space="preserve"> returnere</w:t>
        </w:r>
      </w:ins>
      <w:ins w:id="1928" w:author="Claus" w:date="2018-12-17T19:56:00Z">
        <w:r w:rsidR="000E6EE4">
          <w:t>r</w:t>
        </w:r>
      </w:ins>
      <w:ins w:id="1929" w:author="Claus" w:date="2018-12-17T16:10:00Z">
        <w:r>
          <w:t xml:space="preserve"> et ResultSet med nøgler, hvis det ønskes. </w:t>
        </w:r>
      </w:ins>
    </w:p>
    <w:p w:rsidR="000A0755" w:rsidRDefault="000A0755" w:rsidP="000A0755">
      <w:pPr>
        <w:autoSpaceDE w:val="0"/>
        <w:autoSpaceDN w:val="0"/>
        <w:adjustRightInd w:val="0"/>
        <w:spacing w:after="0" w:line="240" w:lineRule="auto"/>
        <w:rPr>
          <w:ins w:id="1930" w:author="Claus" w:date="2018-12-17T16:20:00Z"/>
        </w:rPr>
        <w:pPrChange w:id="1931" w:author="Claus" w:date="2018-12-17T16:22:00Z">
          <w:pPr/>
        </w:pPrChange>
      </w:pPr>
      <w:ins w:id="1932" w:author="Claus" w:date="2018-12-17T16:21:00Z">
        <w:r w:rsidRPr="000A0755">
          <w:rPr>
            <w:rFonts w:ascii="Courier New" w:hAnsi="Courier New" w:cs="Courier New"/>
            <w:color w:val="000099"/>
            <w:sz w:val="18"/>
            <w:szCs w:val="24"/>
            <w:rPrChange w:id="1933" w:author="Claus" w:date="2018-12-18T11:52:00Z">
              <w:rPr>
                <w:rFonts w:ascii="Courier New" w:hAnsi="Courier New" w:cs="Courier New"/>
                <w:color w:val="000099"/>
                <w:sz w:val="24"/>
                <w:szCs w:val="24"/>
              </w:rPr>
            </w:rPrChange>
          </w:rPr>
          <w:t>protected</w:t>
        </w:r>
        <w:r w:rsidRPr="000A0755">
          <w:rPr>
            <w:rFonts w:ascii="Courier New" w:hAnsi="Courier New" w:cs="Courier New"/>
            <w:sz w:val="18"/>
            <w:szCs w:val="24"/>
            <w:rPrChange w:id="1934" w:author="Claus" w:date="2018-12-18T11:52:00Z">
              <w:rPr>
                <w:rFonts w:ascii="Courier New" w:hAnsi="Courier New" w:cs="Courier New"/>
                <w:sz w:val="24"/>
                <w:szCs w:val="24"/>
              </w:rPr>
            </w:rPrChange>
          </w:rPr>
          <w:t xml:space="preserve"> ResultSet updateAndGetKeys(PreparedStatement preparedStatement) </w:t>
        </w:r>
        <w:r w:rsidRPr="000A0755">
          <w:rPr>
            <w:rFonts w:ascii="Courier New" w:hAnsi="Courier New" w:cs="Courier New"/>
            <w:color w:val="000099"/>
            <w:sz w:val="18"/>
            <w:szCs w:val="24"/>
            <w:rPrChange w:id="1935" w:author="Claus" w:date="2018-12-18T11:52:00Z">
              <w:rPr>
                <w:rFonts w:ascii="Courier New" w:hAnsi="Courier New" w:cs="Courier New"/>
                <w:color w:val="000099"/>
                <w:sz w:val="24"/>
                <w:szCs w:val="24"/>
              </w:rPr>
            </w:rPrChange>
          </w:rPr>
          <w:t>throws</w:t>
        </w:r>
        <w:r w:rsidRPr="000A0755">
          <w:rPr>
            <w:rFonts w:ascii="Courier New" w:hAnsi="Courier New" w:cs="Courier New"/>
            <w:sz w:val="18"/>
            <w:szCs w:val="24"/>
            <w:rPrChange w:id="1936" w:author="Claus" w:date="2018-12-18T11:52:00Z">
              <w:rPr>
                <w:rFonts w:ascii="Courier New" w:hAnsi="Courier New" w:cs="Courier New"/>
                <w:sz w:val="24"/>
                <w:szCs w:val="24"/>
              </w:rPr>
            </w:rPrChange>
          </w:rPr>
          <w:t xml:space="preserve"> SQLException </w:t>
        </w:r>
        <w:r w:rsidRPr="000A0755">
          <w:rPr>
            <w:rFonts w:ascii="Courier New" w:hAnsi="Courier New" w:cs="Courier New"/>
            <w:sz w:val="18"/>
            <w:szCs w:val="24"/>
            <w:rPrChange w:id="1937" w:author="Claus" w:date="2018-12-18T11:52:00Z">
              <w:rPr>
                <w:rFonts w:ascii="Courier New" w:hAnsi="Courier New" w:cs="Courier New"/>
                <w:sz w:val="24"/>
                <w:szCs w:val="24"/>
              </w:rPr>
            </w:rPrChange>
          </w:rPr>
          <w:br/>
          <w:t>{</w:t>
        </w:r>
        <w:r w:rsidRPr="000A0755">
          <w:rPr>
            <w:rFonts w:ascii="Courier New" w:hAnsi="Courier New" w:cs="Courier New"/>
            <w:sz w:val="18"/>
            <w:szCs w:val="24"/>
            <w:rPrChange w:id="1938" w:author="Claus" w:date="2018-12-18T11:52:00Z">
              <w:rPr>
                <w:rFonts w:ascii="Courier New" w:hAnsi="Courier New" w:cs="Courier New"/>
                <w:sz w:val="18"/>
                <w:szCs w:val="24"/>
                <w:lang w:val="en-US"/>
              </w:rPr>
            </w:rPrChange>
          </w:rPr>
          <w:br/>
          <w:t xml:space="preserve">    preparedStatement.executeUpdate();</w:t>
        </w:r>
        <w:r w:rsidRPr="000A0755">
          <w:rPr>
            <w:rFonts w:ascii="Courier New" w:hAnsi="Courier New" w:cs="Courier New"/>
            <w:sz w:val="18"/>
            <w:szCs w:val="24"/>
            <w:rPrChange w:id="1939" w:author="Claus" w:date="2018-12-18T11:52:00Z">
              <w:rPr>
                <w:rFonts w:ascii="Courier New" w:hAnsi="Courier New" w:cs="Courier New"/>
                <w:sz w:val="24"/>
                <w:szCs w:val="24"/>
              </w:rPr>
            </w:rPrChange>
          </w:rPr>
          <w:br/>
          <w:t xml:space="preserve">    ResultSet rs = preparedStatement.getGeneratedKeys();</w:t>
        </w:r>
        <w:r w:rsidRPr="000A0755">
          <w:rPr>
            <w:rFonts w:ascii="Courier New" w:hAnsi="Courier New" w:cs="Courier New"/>
            <w:sz w:val="18"/>
            <w:szCs w:val="24"/>
            <w:rPrChange w:id="1940" w:author="Claus" w:date="2018-12-18T11:52:00Z">
              <w:rPr>
                <w:rFonts w:ascii="Courier New" w:hAnsi="Courier New" w:cs="Courier New"/>
                <w:sz w:val="24"/>
                <w:szCs w:val="24"/>
              </w:rPr>
            </w:rPrChange>
          </w:rPr>
          <w:br/>
          <w:t xml:space="preserve">    </w:t>
        </w:r>
        <w:r w:rsidRPr="000A0755">
          <w:rPr>
            <w:rFonts w:ascii="Courier New" w:hAnsi="Courier New" w:cs="Courier New"/>
            <w:color w:val="000099"/>
            <w:sz w:val="18"/>
            <w:szCs w:val="24"/>
            <w:rPrChange w:id="1941" w:author="Claus" w:date="2018-12-18T11:52:00Z">
              <w:rPr>
                <w:rFonts w:ascii="Courier New" w:hAnsi="Courier New" w:cs="Courier New"/>
                <w:color w:val="000099"/>
                <w:sz w:val="24"/>
                <w:szCs w:val="24"/>
              </w:rPr>
            </w:rPrChange>
          </w:rPr>
          <w:t>return</w:t>
        </w:r>
        <w:r w:rsidRPr="000A0755">
          <w:rPr>
            <w:rFonts w:ascii="Courier New" w:hAnsi="Courier New" w:cs="Courier New"/>
            <w:sz w:val="18"/>
            <w:szCs w:val="24"/>
            <w:rPrChange w:id="1942" w:author="Claus" w:date="2018-12-18T11:52:00Z">
              <w:rPr>
                <w:rFonts w:ascii="Courier New" w:hAnsi="Courier New" w:cs="Courier New"/>
                <w:sz w:val="24"/>
                <w:szCs w:val="24"/>
              </w:rPr>
            </w:rPrChange>
          </w:rPr>
          <w:t xml:space="preserve"> rs;</w:t>
        </w:r>
        <w:r w:rsidRPr="000A0755">
          <w:rPr>
            <w:rFonts w:ascii="Courier New" w:hAnsi="Courier New" w:cs="Courier New"/>
            <w:sz w:val="18"/>
            <w:szCs w:val="24"/>
            <w:rPrChange w:id="1943" w:author="Claus" w:date="2018-12-18T11:52:00Z">
              <w:rPr>
                <w:rFonts w:ascii="Courier New" w:hAnsi="Courier New" w:cs="Courier New"/>
                <w:sz w:val="24"/>
                <w:szCs w:val="24"/>
              </w:rPr>
            </w:rPrChange>
          </w:rPr>
          <w:br/>
          <w:t xml:space="preserve">} </w:t>
        </w:r>
      </w:ins>
    </w:p>
    <w:p w:rsidR="000A0755" w:rsidRDefault="00CB3938" w:rsidP="000A0755">
      <w:pPr>
        <w:rPr>
          <w:ins w:id="1944" w:author="Claus" w:date="2018-12-17T15:08:00Z"/>
        </w:rPr>
        <w:pPrChange w:id="1945" w:author="Claus" w:date="2018-12-17T15:08:00Z">
          <w:pPr>
            <w:pStyle w:val="Overskrift1"/>
          </w:pPr>
        </w:pPrChange>
      </w:pPr>
      <w:ins w:id="1946" w:author="Claus" w:date="2018-12-17T16:10:00Z">
        <w:r>
          <w:lastRenderedPageBreak/>
          <w:t xml:space="preserve">Da både PreparedStatement og ResultSet implementerer AutoCloseable interfacet, kan </w:t>
        </w:r>
      </w:ins>
      <w:ins w:id="1947" w:author="Claus" w:date="2018-12-17T16:20:00Z">
        <w:r w:rsidR="007B669B">
          <w:t xml:space="preserve">begge metoder dermed kaldes </w:t>
        </w:r>
      </w:ins>
      <w:ins w:id="1948" w:author="Claus" w:date="2018-12-17T16:10:00Z">
        <w:r>
          <w:t xml:space="preserve">i </w:t>
        </w:r>
        <w:r w:rsidR="000A0755" w:rsidRPr="000A0755">
          <w:rPr>
            <w:i/>
            <w:rPrChange w:id="1949" w:author="Claus" w:date="2018-12-17T16:20:00Z">
              <w:rPr>
                <w:b w:val="0"/>
                <w:bCs w:val="0"/>
              </w:rPr>
            </w:rPrChange>
          </w:rPr>
          <w:t>try with ressources</w:t>
        </w:r>
        <w:r>
          <w:t>.</w:t>
        </w:r>
      </w:ins>
      <w:ins w:id="1950" w:author="Claus" w:date="2018-12-17T16:20:00Z">
        <w:r w:rsidR="007B669B">
          <w:t xml:space="preserve"> Både createPreparedStatement() og executeUpdate() er implementeret i Abstrac</w:t>
        </w:r>
      </w:ins>
      <w:ins w:id="1951" w:author="Claus" w:date="2018-12-17T16:21:00Z">
        <w:r w:rsidR="007B669B">
          <w:t xml:space="preserve">tDAO, så alle DAO </w:t>
        </w:r>
      </w:ins>
      <w:ins w:id="1952" w:author="Claus" w:date="2018-12-18T11:53:00Z">
        <w:r w:rsidR="00825774">
          <w:t>nedarvninger</w:t>
        </w:r>
      </w:ins>
      <w:ins w:id="1953" w:author="Claus" w:date="2018-12-18T11:54:00Z">
        <w:r w:rsidR="00825774">
          <w:t xml:space="preserve"> </w:t>
        </w:r>
      </w:ins>
      <w:ins w:id="1954" w:author="Claus" w:date="2018-12-17T16:21:00Z">
        <w:r w:rsidR="007B669B">
          <w:t>kan drage fordel af dem.</w:t>
        </w:r>
      </w:ins>
    </w:p>
    <w:p w:rsidR="000A0755" w:rsidRDefault="0038107B" w:rsidP="000A0755">
      <w:pPr>
        <w:pStyle w:val="Overskrift2"/>
        <w:rPr>
          <w:ins w:id="1955" w:author="Claus" w:date="2018-12-17T17:36:00Z"/>
        </w:rPr>
        <w:pPrChange w:id="1956" w:author="Claus" w:date="2018-12-17T15:08:00Z">
          <w:pPr>
            <w:pStyle w:val="Overskrift1"/>
          </w:pPr>
        </w:pPrChange>
      </w:pPr>
      <w:bookmarkStart w:id="1957" w:name="_Ref532999181"/>
      <w:ins w:id="1958" w:author="Claus" w:date="2018-12-17T15:08:00Z">
        <w:r>
          <w:t>Transaktion som opdaterer både skur og carport forespørgsel.</w:t>
        </w:r>
      </w:ins>
      <w:bookmarkEnd w:id="1957"/>
    </w:p>
    <w:p w:rsidR="000A0755" w:rsidRDefault="00832B0C" w:rsidP="000A0755">
      <w:pPr>
        <w:rPr>
          <w:ins w:id="1959" w:author="Claus" w:date="2018-12-17T16:24:00Z"/>
        </w:rPr>
        <w:pPrChange w:id="1960" w:author="Claus" w:date="2018-12-17T17:36:00Z">
          <w:pPr>
            <w:pStyle w:val="Overskrift1"/>
          </w:pPr>
        </w:pPrChange>
      </w:pPr>
      <w:ins w:id="1961" w:author="Claus" w:date="2018-12-17T17:36:00Z">
        <w:r>
          <w:t xml:space="preserve">Som tidligere beskrevet, kan en carportforespørgsel </w:t>
        </w:r>
      </w:ins>
      <w:ins w:id="1962" w:author="Claus" w:date="2018-12-17T17:37:00Z">
        <w:r>
          <w:t>også bestå af et skur som er en entitet for sig. For at undgå at en carportforespørgsel oprettes, selvom oprettelse</w:t>
        </w:r>
      </w:ins>
      <w:ins w:id="1963" w:author="Claus" w:date="2018-12-17T17:38:00Z">
        <w:r>
          <w:t>n</w:t>
        </w:r>
      </w:ins>
      <w:ins w:id="1964" w:author="Claus" w:date="2018-12-17T17:37:00Z">
        <w:r>
          <w:t xml:space="preserve"> af skuret</w:t>
        </w:r>
      </w:ins>
      <w:ins w:id="1965" w:author="Claus" w:date="2018-12-17T17:38:00Z">
        <w:r>
          <w:t xml:space="preserve"> fejler, har vi lavet en transaktion for at sikre, at begge dele oprettes korrekt. Her et udsnit fra CarportRequestDAO.createCarportRequestAndShed().</w:t>
        </w:r>
      </w:ins>
    </w:p>
    <w:p w:rsidR="00577A46" w:rsidRPr="00825774" w:rsidRDefault="000A0755" w:rsidP="00577A46">
      <w:pPr>
        <w:autoSpaceDE w:val="0"/>
        <w:autoSpaceDN w:val="0"/>
        <w:adjustRightInd w:val="0"/>
        <w:spacing w:after="0" w:line="240" w:lineRule="auto"/>
        <w:rPr>
          <w:ins w:id="1966" w:author="Claus" w:date="2018-12-17T17:40:00Z"/>
          <w:rFonts w:ascii="Courier New" w:hAnsi="Courier New" w:cs="Courier New"/>
          <w:sz w:val="18"/>
          <w:szCs w:val="24"/>
          <w:lang w:val="en-US"/>
          <w:rPrChange w:id="1967" w:author="Claus" w:date="2018-12-18T11:52:00Z">
            <w:rPr>
              <w:ins w:id="1968" w:author="Claus" w:date="2018-12-17T17:40:00Z"/>
              <w:rFonts w:ascii="Courier New" w:hAnsi="Courier New" w:cs="Courier New"/>
              <w:sz w:val="18"/>
              <w:szCs w:val="24"/>
            </w:rPr>
          </w:rPrChange>
        </w:rPr>
      </w:pPr>
      <w:ins w:id="1969" w:author="Claus" w:date="2018-12-17T16:26:00Z">
        <w:r w:rsidRPr="000A0755">
          <w:rPr>
            <w:rFonts w:ascii="Courier New" w:hAnsi="Courier New" w:cs="Courier New"/>
            <w:color w:val="000099"/>
            <w:sz w:val="18"/>
            <w:szCs w:val="24"/>
            <w:rPrChange w:id="1970" w:author="Claus" w:date="2018-12-17T16:26:00Z">
              <w:rPr>
                <w:rFonts w:ascii="Courier New" w:eastAsiaTheme="majorEastAsia" w:hAnsi="Courier New" w:cs="Courier New"/>
                <w:b/>
                <w:bCs/>
                <w:color w:val="000099"/>
                <w:sz w:val="24"/>
                <w:szCs w:val="24"/>
              </w:rPr>
            </w:rPrChange>
          </w:rPr>
          <w:t>try</w:t>
        </w:r>
        <w:r w:rsidRPr="000A0755">
          <w:rPr>
            <w:rFonts w:ascii="Courier New" w:hAnsi="Courier New" w:cs="Courier New"/>
            <w:sz w:val="18"/>
            <w:szCs w:val="24"/>
            <w:rPrChange w:id="1971" w:author="Claus" w:date="2018-12-17T16:26:00Z">
              <w:rPr>
                <w:rFonts w:ascii="Courier New" w:eastAsiaTheme="majorEastAsia" w:hAnsi="Courier New" w:cs="Courier New"/>
                <w:b/>
                <w:bCs/>
                <w:color w:val="365F91" w:themeColor="accent1" w:themeShade="BF"/>
                <w:sz w:val="24"/>
                <w:szCs w:val="24"/>
              </w:rPr>
            </w:rPrChange>
          </w:rPr>
          <w:br/>
          <w:t>{</w:t>
        </w:r>
        <w:r w:rsidRPr="000A0755">
          <w:rPr>
            <w:rFonts w:ascii="Courier New" w:hAnsi="Courier New" w:cs="Courier New"/>
            <w:sz w:val="18"/>
            <w:szCs w:val="24"/>
            <w:rPrChange w:id="1972" w:author="Claus" w:date="2018-12-17T16:26: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rPrChange w:id="1973" w:author="Claus" w:date="2018-12-17T16:26:00Z">
              <w:rPr>
                <w:rFonts w:ascii="Courier New" w:eastAsiaTheme="majorEastAsia" w:hAnsi="Courier New" w:cs="Courier New"/>
                <w:b/>
                <w:bCs/>
                <w:color w:val="737373"/>
                <w:sz w:val="24"/>
                <w:szCs w:val="24"/>
              </w:rPr>
            </w:rPrChange>
          </w:rPr>
          <w:t>// Start transaktion, da BÅDE carport OG skur (hvis valgt) skal oprettes.</w:t>
        </w:r>
        <w:r w:rsidRPr="000A0755">
          <w:rPr>
            <w:rFonts w:ascii="Courier New" w:hAnsi="Courier New" w:cs="Courier New"/>
            <w:color w:val="737373"/>
            <w:sz w:val="18"/>
            <w:szCs w:val="24"/>
            <w:rPrChange w:id="1974" w:author="Claus" w:date="2018-12-17T16:26: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1975" w:author="Claus" w:date="2018-12-17T16:26:00Z">
              <w:rPr>
                <w:rFonts w:ascii="Courier New" w:eastAsiaTheme="majorEastAsia" w:hAnsi="Courier New" w:cs="Courier New"/>
                <w:b/>
                <w:bCs/>
                <w:color w:val="365F91" w:themeColor="accent1" w:themeShade="BF"/>
                <w:sz w:val="24"/>
                <w:szCs w:val="24"/>
              </w:rPr>
            </w:rPrChange>
          </w:rPr>
          <w:t xml:space="preserve">    connection.setAutoCommit(</w:t>
        </w:r>
        <w:r w:rsidRPr="000A0755">
          <w:rPr>
            <w:rFonts w:ascii="Courier New" w:hAnsi="Courier New" w:cs="Courier New"/>
            <w:color w:val="000099"/>
            <w:sz w:val="18"/>
            <w:szCs w:val="24"/>
            <w:rPrChange w:id="1976" w:author="Claus" w:date="2018-12-17T16:26:00Z">
              <w:rPr>
                <w:rFonts w:ascii="Courier New" w:eastAsiaTheme="majorEastAsia" w:hAnsi="Courier New" w:cs="Courier New"/>
                <w:b/>
                <w:bCs/>
                <w:color w:val="000099"/>
                <w:sz w:val="24"/>
                <w:szCs w:val="24"/>
              </w:rPr>
            </w:rPrChange>
          </w:rPr>
          <w:t>false</w:t>
        </w:r>
        <w:r w:rsidRPr="000A0755">
          <w:rPr>
            <w:rFonts w:ascii="Courier New" w:hAnsi="Courier New" w:cs="Courier New"/>
            <w:sz w:val="18"/>
            <w:szCs w:val="24"/>
            <w:rPrChange w:id="1977" w:author="Claus" w:date="2018-12-17T16:26: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rPrChange w:id="1978" w:author="Claus" w:date="2018-12-17T16:26: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rPrChange w:id="1979" w:author="Claus" w:date="2018-12-17T16:26: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rPrChange w:id="1980" w:author="Claus" w:date="2018-12-17T16:26:00Z">
              <w:rPr>
                <w:rFonts w:ascii="Courier New" w:eastAsiaTheme="majorEastAsia" w:hAnsi="Courier New" w:cs="Courier New"/>
                <w:b/>
                <w:bCs/>
                <w:color w:val="737373"/>
                <w:sz w:val="24"/>
                <w:szCs w:val="24"/>
              </w:rPr>
            </w:rPrChange>
          </w:rPr>
          <w:t>// Først oprettes forespørgsel.</w:t>
        </w:r>
        <w:r w:rsidRPr="000A0755">
          <w:rPr>
            <w:rFonts w:ascii="Courier New" w:hAnsi="Courier New" w:cs="Courier New"/>
            <w:color w:val="737373"/>
            <w:sz w:val="18"/>
            <w:szCs w:val="24"/>
            <w:rPrChange w:id="1981" w:author="Claus" w:date="2018-12-17T16:26: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1982" w:author="Claus" w:date="2018-12-17T16:26: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rPrChange w:id="1983" w:author="Claus" w:date="2018-12-18T11:52:00Z">
              <w:rPr>
                <w:rFonts w:ascii="Courier New" w:eastAsiaTheme="majorEastAsia" w:hAnsi="Courier New" w:cs="Courier New"/>
                <w:b/>
                <w:bCs/>
                <w:color w:val="000099"/>
                <w:sz w:val="24"/>
                <w:szCs w:val="24"/>
              </w:rPr>
            </w:rPrChange>
          </w:rPr>
          <w:t>int</w:t>
        </w:r>
        <w:r w:rsidRPr="000A0755">
          <w:rPr>
            <w:rFonts w:ascii="Courier New" w:hAnsi="Courier New" w:cs="Courier New"/>
            <w:sz w:val="18"/>
            <w:szCs w:val="24"/>
            <w:rPrChange w:id="1984" w:author="Claus" w:date="2018-12-18T11:52:00Z">
              <w:rPr>
                <w:rFonts w:ascii="Courier New" w:eastAsiaTheme="majorEastAsia" w:hAnsi="Courier New" w:cs="Courier New"/>
                <w:b/>
                <w:bCs/>
                <w:color w:val="365F91" w:themeColor="accent1" w:themeShade="BF"/>
                <w:sz w:val="24"/>
                <w:szCs w:val="24"/>
              </w:rPr>
            </w:rPrChange>
          </w:rPr>
          <w:t xml:space="preserve"> carportRequestId = createCarportRequest(rooftypeId, slope, width, height, length, remark);</w:t>
        </w:r>
        <w:r w:rsidRPr="000A0755">
          <w:rPr>
            <w:rFonts w:ascii="Courier New" w:hAnsi="Courier New" w:cs="Courier New"/>
            <w:sz w:val="18"/>
            <w:szCs w:val="24"/>
            <w:rPrChange w:id="1985" w:author="Claus" w:date="2018-12-18T11:5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rPrChange w:id="1986" w:author="Claus" w:date="2018-12-18T11:52:00Z">
              <w:rPr>
                <w:rFonts w:ascii="Courier New" w:eastAsiaTheme="majorEastAsia" w:hAnsi="Courier New" w:cs="Courier New"/>
                <w:b/>
                <w:bCs/>
                <w:color w:val="737373"/>
                <w:sz w:val="24"/>
                <w:szCs w:val="24"/>
              </w:rPr>
            </w:rPrChange>
          </w:rPr>
          <w:t>// hvis skur dimensioner er angivet, oprettes det nu.</w:t>
        </w:r>
        <w:r w:rsidRPr="000A0755">
          <w:rPr>
            <w:rFonts w:ascii="Courier New" w:hAnsi="Courier New" w:cs="Courier New"/>
            <w:color w:val="737373"/>
            <w:sz w:val="18"/>
            <w:szCs w:val="24"/>
            <w:rPrChange w:id="1987" w:author="Claus" w:date="2018-12-18T11:52: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1988" w:author="Claus" w:date="2018-12-18T11:52: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1989" w:author="Claus" w:date="2018-12-17T17:34:00Z">
              <w:rPr>
                <w:rFonts w:ascii="Courier New" w:eastAsiaTheme="majorEastAsia" w:hAnsi="Courier New" w:cs="Courier New"/>
                <w:b/>
                <w:bCs/>
                <w:color w:val="000099"/>
                <w:sz w:val="24"/>
                <w:szCs w:val="24"/>
              </w:rPr>
            </w:rPrChange>
          </w:rPr>
          <w:t>if</w:t>
        </w:r>
        <w:r w:rsidRPr="000A0755">
          <w:rPr>
            <w:rFonts w:ascii="Courier New" w:hAnsi="Courier New" w:cs="Courier New"/>
            <w:sz w:val="18"/>
            <w:szCs w:val="24"/>
            <w:lang w:val="en-US"/>
            <w:rPrChange w:id="1990" w:author="Claus" w:date="2018-12-17T17:34:00Z">
              <w:rPr>
                <w:rFonts w:ascii="Courier New" w:eastAsiaTheme="majorEastAsia" w:hAnsi="Courier New" w:cs="Courier New"/>
                <w:b/>
                <w:bCs/>
                <w:color w:val="365F91" w:themeColor="accent1" w:themeShade="BF"/>
                <w:sz w:val="24"/>
                <w:szCs w:val="24"/>
              </w:rPr>
            </w:rPrChange>
          </w:rPr>
          <w:t xml:space="preserve"> (shedLength &gt; </w:t>
        </w:r>
        <w:r w:rsidRPr="000A0755">
          <w:rPr>
            <w:rFonts w:ascii="Courier New" w:hAnsi="Courier New" w:cs="Courier New"/>
            <w:color w:val="780000"/>
            <w:sz w:val="18"/>
            <w:szCs w:val="24"/>
            <w:lang w:val="en-US"/>
            <w:rPrChange w:id="1991" w:author="Claus" w:date="2018-12-17T17:34:00Z">
              <w:rPr>
                <w:rFonts w:ascii="Courier New" w:eastAsiaTheme="majorEastAsia" w:hAnsi="Courier New" w:cs="Courier New"/>
                <w:b/>
                <w:bCs/>
                <w:color w:val="780000"/>
                <w:sz w:val="24"/>
                <w:szCs w:val="24"/>
              </w:rPr>
            </w:rPrChange>
          </w:rPr>
          <w:t>0</w:t>
        </w:r>
        <w:r w:rsidRPr="000A0755">
          <w:rPr>
            <w:rFonts w:ascii="Courier New" w:hAnsi="Courier New" w:cs="Courier New"/>
            <w:sz w:val="18"/>
            <w:szCs w:val="24"/>
            <w:lang w:val="en-US"/>
            <w:rPrChange w:id="1992" w:author="Claus" w:date="2018-12-17T17:34:00Z">
              <w:rPr>
                <w:rFonts w:ascii="Courier New" w:eastAsiaTheme="majorEastAsia" w:hAnsi="Courier New" w:cs="Courier New"/>
                <w:b/>
                <w:bCs/>
                <w:color w:val="365F91" w:themeColor="accent1" w:themeShade="BF"/>
                <w:sz w:val="24"/>
                <w:szCs w:val="24"/>
              </w:rPr>
            </w:rPrChange>
          </w:rPr>
          <w:t xml:space="preserve"> &amp;&amp; shedWidth &gt; </w:t>
        </w:r>
        <w:r w:rsidRPr="000A0755">
          <w:rPr>
            <w:rFonts w:ascii="Courier New" w:hAnsi="Courier New" w:cs="Courier New"/>
            <w:color w:val="780000"/>
            <w:sz w:val="18"/>
            <w:szCs w:val="24"/>
            <w:lang w:val="en-US"/>
            <w:rPrChange w:id="1993" w:author="Claus" w:date="2018-12-17T17:34:00Z">
              <w:rPr>
                <w:rFonts w:ascii="Courier New" w:eastAsiaTheme="majorEastAsia" w:hAnsi="Courier New" w:cs="Courier New"/>
                <w:b/>
                <w:bCs/>
                <w:color w:val="780000"/>
                <w:sz w:val="24"/>
                <w:szCs w:val="24"/>
              </w:rPr>
            </w:rPrChange>
          </w:rPr>
          <w:t>0</w:t>
        </w:r>
        <w:r w:rsidRPr="000A0755">
          <w:rPr>
            <w:rFonts w:ascii="Courier New" w:hAnsi="Courier New" w:cs="Courier New"/>
            <w:sz w:val="18"/>
            <w:szCs w:val="24"/>
            <w:lang w:val="en-US"/>
            <w:rPrChange w:id="1994" w:author="Claus" w:date="2018-12-17T17:34: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1995" w:author="Claus" w:date="2018-12-17T17:34:00Z">
              <w:rPr>
                <w:rFonts w:ascii="Courier New" w:eastAsiaTheme="majorEastAsia" w:hAnsi="Courier New" w:cs="Courier New"/>
                <w:b/>
                <w:bCs/>
                <w:color w:val="365F91" w:themeColor="accent1" w:themeShade="BF"/>
                <w:sz w:val="24"/>
                <w:szCs w:val="24"/>
              </w:rPr>
            </w:rPrChange>
          </w:rPr>
          <w:br/>
          <w:t xml:space="preserve">        createShed(carportRequestId, shedLength, shedWidth);</w:t>
        </w:r>
        <w:r w:rsidRPr="000A0755">
          <w:rPr>
            <w:rFonts w:ascii="Courier New" w:hAnsi="Courier New" w:cs="Courier New"/>
            <w:sz w:val="18"/>
            <w:szCs w:val="24"/>
            <w:lang w:val="en-US"/>
            <w:rPrChange w:id="1996" w:author="Claus" w:date="2018-12-17T17:34:00Z">
              <w:rPr>
                <w:rFonts w:ascii="Courier New" w:eastAsiaTheme="majorEastAsia" w:hAnsi="Courier New" w:cs="Courier New"/>
                <w:b/>
                <w:bCs/>
                <w:color w:val="365F91" w:themeColor="accent1" w:themeShade="BF"/>
                <w:sz w:val="24"/>
                <w:szCs w:val="24"/>
              </w:rPr>
            </w:rPrChange>
          </w:rPr>
          <w:br/>
        </w:r>
        <w:r w:rsidRPr="000A0755">
          <w:rPr>
            <w:rFonts w:ascii="Courier New" w:hAnsi="Courier New" w:cs="Courier New"/>
            <w:sz w:val="18"/>
            <w:szCs w:val="24"/>
            <w:lang w:val="en-US"/>
            <w:rPrChange w:id="1997" w:author="Claus" w:date="2018-12-17T17:34:00Z">
              <w:rPr>
                <w:rFonts w:ascii="Courier New" w:eastAsiaTheme="majorEastAsia" w:hAnsi="Courier New" w:cs="Courier New"/>
                <w:b/>
                <w:bCs/>
                <w:color w:val="365F91" w:themeColor="accent1" w:themeShade="BF"/>
                <w:sz w:val="24"/>
                <w:szCs w:val="24"/>
              </w:rPr>
            </w:rPrChange>
          </w:rPr>
          <w:br/>
          <w:t xml:space="preserve">    connection.commit();</w:t>
        </w:r>
        <w:r w:rsidRPr="000A0755">
          <w:rPr>
            <w:rFonts w:ascii="Courier New" w:hAnsi="Courier New" w:cs="Courier New"/>
            <w:sz w:val="24"/>
            <w:szCs w:val="24"/>
            <w:lang w:val="en-US"/>
            <w:rPrChange w:id="1998" w:author="Claus" w:date="2018-12-17T17:34:00Z">
              <w:rPr>
                <w:rFonts w:ascii="Courier New" w:eastAsiaTheme="majorEastAsia" w:hAnsi="Courier New" w:cs="Courier New"/>
                <w:b/>
                <w:bCs/>
                <w:color w:val="365F91" w:themeColor="accent1" w:themeShade="BF"/>
                <w:sz w:val="24"/>
                <w:szCs w:val="24"/>
              </w:rPr>
            </w:rPrChange>
          </w:rPr>
          <w:br/>
        </w:r>
        <w:r w:rsidRPr="000A0755">
          <w:rPr>
            <w:rFonts w:ascii="Courier New" w:hAnsi="Courier New" w:cs="Courier New"/>
            <w:sz w:val="18"/>
            <w:szCs w:val="24"/>
            <w:lang w:val="en-US"/>
            <w:rPrChange w:id="1999" w:author="Claus" w:date="2018-12-17T17:36:00Z">
              <w:rPr>
                <w:rFonts w:ascii="Courier New" w:eastAsiaTheme="majorEastAsia" w:hAnsi="Courier New" w:cs="Courier New"/>
                <w:b/>
                <w:bCs/>
                <w:color w:val="365F91" w:themeColor="accent1" w:themeShade="BF"/>
                <w:sz w:val="24"/>
                <w:szCs w:val="24"/>
              </w:rPr>
            </w:rPrChange>
          </w:rPr>
          <w:t xml:space="preserve">   </w:t>
        </w:r>
      </w:ins>
      <w:ins w:id="2000" w:author="Claus" w:date="2018-12-17T17:36:00Z">
        <w:r w:rsidR="00FA1632">
          <w:rPr>
            <w:rFonts w:ascii="Courier New" w:hAnsi="Courier New" w:cs="Courier New"/>
            <w:sz w:val="18"/>
            <w:szCs w:val="24"/>
            <w:lang w:val="en-US"/>
          </w:rPr>
          <w:t xml:space="preserve"> </w:t>
        </w:r>
      </w:ins>
      <w:ins w:id="2001" w:author="Claus" w:date="2018-12-17T16:26:00Z">
        <w:r w:rsidRPr="000A0755">
          <w:rPr>
            <w:rFonts w:ascii="Courier New" w:hAnsi="Courier New" w:cs="Courier New"/>
            <w:color w:val="737373"/>
            <w:sz w:val="18"/>
            <w:szCs w:val="24"/>
            <w:lang w:val="en-US"/>
            <w:rPrChange w:id="2002" w:author="Claus" w:date="2018-12-17T17:36:00Z">
              <w:rPr>
                <w:rFonts w:ascii="Courier New" w:eastAsiaTheme="majorEastAsia" w:hAnsi="Courier New" w:cs="Courier New"/>
                <w:b/>
                <w:bCs/>
                <w:color w:val="737373"/>
                <w:sz w:val="24"/>
                <w:szCs w:val="24"/>
              </w:rPr>
            </w:rPrChange>
          </w:rPr>
          <w:t>// Reset autocommit på forbindelsen.</w:t>
        </w:r>
        <w:r w:rsidRPr="000A0755">
          <w:rPr>
            <w:rFonts w:ascii="Courier New" w:hAnsi="Courier New" w:cs="Courier New"/>
            <w:color w:val="737373"/>
            <w:sz w:val="18"/>
            <w:szCs w:val="24"/>
            <w:lang w:val="en-US"/>
            <w:rPrChange w:id="2003" w:author="Claus" w:date="2018-12-17T17:36: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lang w:val="en-US"/>
            <w:rPrChange w:id="2004" w:author="Claus" w:date="2018-12-17T17:36: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sz w:val="18"/>
            <w:szCs w:val="24"/>
            <w:lang w:val="en-US"/>
            <w:rPrChange w:id="2005" w:author="Claus" w:date="2018-12-18T11:52:00Z">
              <w:rPr>
                <w:rFonts w:ascii="Courier New" w:eastAsiaTheme="majorEastAsia" w:hAnsi="Courier New" w:cs="Courier New"/>
                <w:b/>
                <w:bCs/>
                <w:color w:val="365F91" w:themeColor="accent1" w:themeShade="BF"/>
                <w:sz w:val="24"/>
                <w:szCs w:val="24"/>
              </w:rPr>
            </w:rPrChange>
          </w:rPr>
          <w:t>connection.setAutoCommit(</w:t>
        </w:r>
        <w:r w:rsidRPr="000A0755">
          <w:rPr>
            <w:rFonts w:ascii="Courier New" w:hAnsi="Courier New" w:cs="Courier New"/>
            <w:color w:val="000099"/>
            <w:sz w:val="18"/>
            <w:szCs w:val="24"/>
            <w:lang w:val="en-US"/>
            <w:rPrChange w:id="2006" w:author="Claus" w:date="2018-12-18T11:52:00Z">
              <w:rPr>
                <w:rFonts w:ascii="Courier New" w:eastAsiaTheme="majorEastAsia" w:hAnsi="Courier New" w:cs="Courier New"/>
                <w:b/>
                <w:bCs/>
                <w:color w:val="000099"/>
                <w:sz w:val="24"/>
                <w:szCs w:val="24"/>
              </w:rPr>
            </w:rPrChange>
          </w:rPr>
          <w:t>true</w:t>
        </w:r>
        <w:r w:rsidRPr="000A0755">
          <w:rPr>
            <w:rFonts w:ascii="Courier New" w:hAnsi="Courier New" w:cs="Courier New"/>
            <w:sz w:val="18"/>
            <w:szCs w:val="24"/>
            <w:lang w:val="en-US"/>
            <w:rPrChange w:id="2007" w:author="Claus" w:date="2018-12-18T11:52: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2008" w:author="Claus" w:date="2018-12-18T11:5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009" w:author="Claus" w:date="2018-12-18T11:52: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010" w:author="Claus" w:date="2018-12-18T11:52:00Z">
              <w:rPr>
                <w:rFonts w:ascii="Courier New" w:eastAsiaTheme="majorEastAsia" w:hAnsi="Courier New" w:cs="Courier New"/>
                <w:b/>
                <w:bCs/>
                <w:color w:val="000099"/>
                <w:sz w:val="24"/>
                <w:szCs w:val="24"/>
              </w:rPr>
            </w:rPrChange>
          </w:rPr>
          <w:t>return</w:t>
        </w:r>
        <w:r w:rsidRPr="000A0755">
          <w:rPr>
            <w:rFonts w:ascii="Courier New" w:hAnsi="Courier New" w:cs="Courier New"/>
            <w:sz w:val="18"/>
            <w:szCs w:val="24"/>
            <w:lang w:val="en-US"/>
            <w:rPrChange w:id="2011" w:author="Claus" w:date="2018-12-18T11:52: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2012" w:author="Claus" w:date="2018-12-18T11:52:00Z">
              <w:rPr>
                <w:rFonts w:ascii="Courier New" w:eastAsiaTheme="majorEastAsia" w:hAnsi="Courier New" w:cs="Courier New"/>
                <w:b/>
                <w:bCs/>
                <w:color w:val="000099"/>
                <w:sz w:val="24"/>
                <w:szCs w:val="24"/>
              </w:rPr>
            </w:rPrChange>
          </w:rPr>
          <w:t>true</w:t>
        </w:r>
        <w:r w:rsidRPr="000A0755">
          <w:rPr>
            <w:rFonts w:ascii="Courier New" w:hAnsi="Courier New" w:cs="Courier New"/>
            <w:sz w:val="18"/>
            <w:szCs w:val="24"/>
            <w:lang w:val="en-US"/>
            <w:rPrChange w:id="2013" w:author="Claus" w:date="2018-12-18T11:52: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2014" w:author="Claus" w:date="2018-12-18T11:52:00Z">
              <w:rPr>
                <w:rFonts w:ascii="Courier New" w:eastAsiaTheme="majorEastAsia" w:hAnsi="Courier New" w:cs="Courier New"/>
                <w:b/>
                <w:bCs/>
                <w:color w:val="365F91" w:themeColor="accent1" w:themeShade="BF"/>
                <w:sz w:val="24"/>
                <w:szCs w:val="24"/>
              </w:rPr>
            </w:rPrChange>
          </w:rPr>
          <w:br/>
          <w:t xml:space="preserve">} </w:t>
        </w:r>
      </w:ins>
    </w:p>
    <w:p w:rsidR="00625AD4" w:rsidRDefault="000A0755">
      <w:pPr>
        <w:autoSpaceDE w:val="0"/>
        <w:autoSpaceDN w:val="0"/>
        <w:adjustRightInd w:val="0"/>
        <w:spacing w:after="0" w:line="240" w:lineRule="auto"/>
        <w:rPr>
          <w:ins w:id="2015" w:author="Claus" w:date="2018-12-17T18:23:00Z"/>
          <w:rFonts w:ascii="Courier New" w:hAnsi="Courier New" w:cs="Courier New"/>
          <w:sz w:val="18"/>
          <w:szCs w:val="24"/>
          <w:lang w:val="en-US"/>
          <w:rPrChange w:id="2016" w:author="Claus" w:date="2018-12-17T18:23:00Z">
            <w:rPr>
              <w:ins w:id="2017" w:author="Claus" w:date="2018-12-17T18:23:00Z"/>
              <w:rFonts w:ascii="Courier New" w:hAnsi="Courier New" w:cs="Courier New"/>
              <w:sz w:val="18"/>
              <w:szCs w:val="24"/>
            </w:rPr>
          </w:rPrChange>
        </w:rPr>
      </w:pPr>
      <w:ins w:id="2018" w:author="Claus" w:date="2018-12-17T17:40:00Z">
        <w:r w:rsidRPr="000A0755">
          <w:rPr>
            <w:rFonts w:ascii="Courier New" w:hAnsi="Courier New" w:cs="Courier New"/>
            <w:color w:val="000099"/>
            <w:sz w:val="18"/>
            <w:szCs w:val="24"/>
            <w:lang w:val="en-US"/>
            <w:rPrChange w:id="2019" w:author="Claus" w:date="2018-12-17T18:23:00Z">
              <w:rPr>
                <w:rFonts w:ascii="Courier New" w:eastAsiaTheme="majorEastAsia" w:hAnsi="Courier New" w:cs="Courier New"/>
                <w:b/>
                <w:bCs/>
                <w:color w:val="000099"/>
                <w:sz w:val="24"/>
                <w:szCs w:val="24"/>
              </w:rPr>
            </w:rPrChange>
          </w:rPr>
          <w:t>catch</w:t>
        </w:r>
        <w:r w:rsidRPr="000A0755">
          <w:rPr>
            <w:rFonts w:ascii="Courier New" w:hAnsi="Courier New" w:cs="Courier New"/>
            <w:sz w:val="18"/>
            <w:szCs w:val="24"/>
            <w:lang w:val="en-US"/>
            <w:rPrChange w:id="2020" w:author="Claus" w:date="2018-12-17T18:23:00Z">
              <w:rPr>
                <w:rFonts w:ascii="Courier New" w:eastAsiaTheme="majorEastAsia" w:hAnsi="Courier New" w:cs="Courier New"/>
                <w:b/>
                <w:bCs/>
                <w:color w:val="365F91" w:themeColor="accent1" w:themeShade="BF"/>
                <w:sz w:val="24"/>
                <w:szCs w:val="24"/>
              </w:rPr>
            </w:rPrChange>
          </w:rPr>
          <w:t>(SQLException s)</w:t>
        </w:r>
        <w:r w:rsidRPr="000A0755">
          <w:rPr>
            <w:rFonts w:ascii="Courier New" w:hAnsi="Courier New" w:cs="Courier New"/>
            <w:sz w:val="18"/>
            <w:szCs w:val="24"/>
            <w:lang w:val="en-US"/>
            <w:rPrChange w:id="2021" w:author="Claus" w:date="2018-12-17T18:23:00Z">
              <w:rPr>
                <w:rFonts w:ascii="Courier New" w:eastAsiaTheme="majorEastAsia" w:hAnsi="Courier New" w:cs="Courier New"/>
                <w:b/>
                <w:bCs/>
                <w:color w:val="365F91" w:themeColor="accent1" w:themeShade="BF"/>
                <w:sz w:val="24"/>
                <w:szCs w:val="24"/>
              </w:rPr>
            </w:rPrChange>
          </w:rPr>
          <w:br/>
          <w:t>{</w:t>
        </w:r>
        <w:r w:rsidRPr="000A0755">
          <w:rPr>
            <w:rFonts w:ascii="Courier New" w:hAnsi="Courier New" w:cs="Courier New"/>
            <w:sz w:val="18"/>
            <w:szCs w:val="24"/>
            <w:lang w:val="en-US"/>
            <w:rPrChange w:id="2022" w:author="Claus" w:date="2018-12-17T18:23: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023" w:author="Claus" w:date="2018-12-17T18:23:00Z">
              <w:rPr>
                <w:rFonts w:ascii="Courier New" w:eastAsiaTheme="majorEastAsia" w:hAnsi="Courier New" w:cs="Courier New"/>
                <w:b/>
                <w:bCs/>
                <w:color w:val="000099"/>
                <w:sz w:val="24"/>
                <w:szCs w:val="24"/>
              </w:rPr>
            </w:rPrChange>
          </w:rPr>
          <w:t>try</w:t>
        </w:r>
        <w:r w:rsidRPr="000A0755">
          <w:rPr>
            <w:rFonts w:ascii="Courier New" w:hAnsi="Courier New" w:cs="Courier New"/>
            <w:sz w:val="18"/>
            <w:szCs w:val="24"/>
            <w:lang w:val="en-US"/>
            <w:rPrChange w:id="2024" w:author="Claus" w:date="2018-12-17T18:23: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025" w:author="Claus" w:date="2018-12-17T18:23:00Z">
              <w:rPr>
                <w:rFonts w:ascii="Courier New" w:eastAsiaTheme="majorEastAsia" w:hAnsi="Courier New" w:cs="Courier New"/>
                <w:b/>
                <w:bCs/>
                <w:color w:val="365F91" w:themeColor="accent1" w:themeShade="BF"/>
                <w:sz w:val="24"/>
                <w:szCs w:val="24"/>
              </w:rPr>
            </w:rPrChange>
          </w:rPr>
          <w:br/>
          <w:t xml:space="preserve">        connection.rollback();</w:t>
        </w:r>
        <w:r w:rsidRPr="000A0755">
          <w:rPr>
            <w:rFonts w:ascii="Courier New" w:hAnsi="Courier New" w:cs="Courier New"/>
            <w:sz w:val="18"/>
            <w:szCs w:val="24"/>
            <w:lang w:val="en-US"/>
            <w:rPrChange w:id="2026" w:author="Claus" w:date="2018-12-17T18:23: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027" w:author="Claus" w:date="2018-12-17T18:23: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028" w:author="Claus" w:date="2018-12-17T18:23:00Z">
              <w:rPr>
                <w:rFonts w:ascii="Courier New" w:eastAsiaTheme="majorEastAsia" w:hAnsi="Courier New" w:cs="Courier New"/>
                <w:b/>
                <w:bCs/>
                <w:color w:val="000099"/>
                <w:sz w:val="24"/>
                <w:szCs w:val="24"/>
              </w:rPr>
            </w:rPrChange>
          </w:rPr>
          <w:t>catch</w:t>
        </w:r>
        <w:r w:rsidRPr="000A0755">
          <w:rPr>
            <w:rFonts w:ascii="Courier New" w:hAnsi="Courier New" w:cs="Courier New"/>
            <w:sz w:val="18"/>
            <w:szCs w:val="24"/>
            <w:lang w:val="en-US"/>
            <w:rPrChange w:id="2029" w:author="Claus" w:date="2018-12-17T18:23:00Z">
              <w:rPr>
                <w:rFonts w:ascii="Courier New" w:eastAsiaTheme="majorEastAsia" w:hAnsi="Courier New" w:cs="Courier New"/>
                <w:b/>
                <w:bCs/>
                <w:color w:val="365F91" w:themeColor="accent1" w:themeShade="BF"/>
                <w:sz w:val="24"/>
                <w:szCs w:val="24"/>
              </w:rPr>
            </w:rPrChange>
          </w:rPr>
          <w:t>(SQLException se)</w:t>
        </w:r>
        <w:r w:rsidRPr="000A0755">
          <w:rPr>
            <w:rFonts w:ascii="Courier New" w:hAnsi="Courier New" w:cs="Courier New"/>
            <w:sz w:val="18"/>
            <w:szCs w:val="24"/>
            <w:lang w:val="en-US"/>
            <w:rPrChange w:id="2030" w:author="Claus" w:date="2018-12-17T18:23:00Z">
              <w:rPr>
                <w:rFonts w:ascii="Courier New" w:eastAsiaTheme="majorEastAsia" w:hAnsi="Courier New" w:cs="Courier New"/>
                <w:b/>
                <w:bCs/>
                <w:color w:val="365F91" w:themeColor="accent1" w:themeShade="BF"/>
                <w:sz w:val="24"/>
                <w:szCs w:val="24"/>
              </w:rPr>
            </w:rPrChange>
          </w:rPr>
          <w:br/>
          <w:t xml:space="preserve">    {</w:t>
        </w:r>
      </w:ins>
    </w:p>
    <w:p w:rsidR="00832B0C" w:rsidRDefault="00F05B50" w:rsidP="00577A46">
      <w:pPr>
        <w:autoSpaceDE w:val="0"/>
        <w:autoSpaceDN w:val="0"/>
        <w:adjustRightInd w:val="0"/>
        <w:spacing w:after="0" w:line="240" w:lineRule="auto"/>
        <w:rPr>
          <w:ins w:id="2031" w:author="Claus" w:date="2018-12-17T17:41:00Z"/>
          <w:rFonts w:ascii="Courier New" w:hAnsi="Courier New" w:cs="Courier New"/>
          <w:sz w:val="18"/>
          <w:szCs w:val="24"/>
        </w:rPr>
      </w:pPr>
      <w:ins w:id="2032" w:author="Claus" w:date="2018-12-17T18:23:00Z">
        <w:r w:rsidRPr="00825774">
          <w:rPr>
            <w:rFonts w:ascii="Courier New" w:hAnsi="Courier New" w:cs="Courier New"/>
            <w:sz w:val="18"/>
            <w:szCs w:val="24"/>
            <w:lang w:val="en-US"/>
          </w:rPr>
          <w:t xml:space="preserve">        </w:t>
        </w:r>
      </w:ins>
      <w:ins w:id="2033" w:author="Claus" w:date="2018-12-17T18:22:00Z">
        <w:r w:rsidR="000A0755" w:rsidRPr="000A0755">
          <w:rPr>
            <w:rFonts w:ascii="Courier New" w:hAnsi="Courier New" w:cs="Courier New"/>
            <w:color w:val="737373"/>
            <w:sz w:val="18"/>
            <w:szCs w:val="24"/>
            <w:rPrChange w:id="2034" w:author="Claus" w:date="2018-12-17T18:23:00Z">
              <w:rPr>
                <w:rFonts w:ascii="Courier New" w:eastAsiaTheme="majorEastAsia" w:hAnsi="Courier New" w:cs="Courier New"/>
                <w:b/>
                <w:bCs/>
                <w:color w:val="737373"/>
                <w:sz w:val="24"/>
                <w:szCs w:val="24"/>
              </w:rPr>
            </w:rPrChange>
          </w:rPr>
          <w:t>// rollback failed, lad os lukke forbindelsen.</w:t>
        </w:r>
        <w:r w:rsidR="000A0755" w:rsidRPr="000A0755">
          <w:rPr>
            <w:rFonts w:ascii="Courier New" w:hAnsi="Courier New" w:cs="Courier New"/>
            <w:color w:val="737373"/>
            <w:sz w:val="18"/>
            <w:szCs w:val="24"/>
            <w:rPrChange w:id="2035" w:author="Claus" w:date="2018-12-17T18:23:00Z">
              <w:rPr>
                <w:rFonts w:ascii="Courier New" w:eastAsiaTheme="majorEastAsia" w:hAnsi="Courier New" w:cs="Courier New"/>
                <w:b/>
                <w:bCs/>
                <w:color w:val="737373"/>
                <w:sz w:val="24"/>
                <w:szCs w:val="24"/>
              </w:rPr>
            </w:rPrChange>
          </w:rPr>
          <w:br/>
        </w:r>
        <w:r w:rsidR="000A0755" w:rsidRPr="000A0755">
          <w:rPr>
            <w:rFonts w:ascii="Courier New" w:hAnsi="Courier New" w:cs="Courier New"/>
            <w:sz w:val="18"/>
            <w:szCs w:val="24"/>
            <w:rPrChange w:id="2036" w:author="Claus" w:date="2018-12-17T18:23:00Z">
              <w:rPr>
                <w:rFonts w:ascii="Courier New" w:eastAsiaTheme="majorEastAsia" w:hAnsi="Courier New" w:cs="Courier New"/>
                <w:b/>
                <w:bCs/>
                <w:color w:val="365F91" w:themeColor="accent1" w:themeShade="BF"/>
                <w:sz w:val="24"/>
                <w:szCs w:val="24"/>
              </w:rPr>
            </w:rPrChange>
          </w:rPr>
          <w:t xml:space="preserve">        DbConnector.closeConnection(); </w:t>
        </w:r>
      </w:ins>
      <w:ins w:id="2037" w:author="Claus" w:date="2018-12-17T17:40:00Z">
        <w:r w:rsidR="000A0755" w:rsidRPr="000A0755">
          <w:rPr>
            <w:rFonts w:ascii="Courier New" w:hAnsi="Courier New" w:cs="Courier New"/>
            <w:sz w:val="18"/>
            <w:szCs w:val="24"/>
            <w:rPrChange w:id="2038" w:author="Claus" w:date="2018-12-17T18:23: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color w:val="000099"/>
            <w:sz w:val="18"/>
            <w:szCs w:val="24"/>
            <w:rPrChange w:id="2039" w:author="Claus" w:date="2018-12-17T17:40:00Z">
              <w:rPr>
                <w:rFonts w:ascii="Courier New" w:eastAsiaTheme="majorEastAsia" w:hAnsi="Courier New" w:cs="Courier New"/>
                <w:b/>
                <w:bCs/>
                <w:color w:val="000099"/>
                <w:sz w:val="24"/>
                <w:szCs w:val="24"/>
              </w:rPr>
            </w:rPrChange>
          </w:rPr>
          <w:t>throw</w:t>
        </w:r>
        <w:r w:rsidR="000A0755" w:rsidRPr="000A0755">
          <w:rPr>
            <w:rFonts w:ascii="Courier New" w:hAnsi="Courier New" w:cs="Courier New"/>
            <w:sz w:val="18"/>
            <w:szCs w:val="24"/>
            <w:rPrChange w:id="2040" w:author="Claus" w:date="2018-12-17T17:40:00Z">
              <w:rPr>
                <w:rFonts w:ascii="Courier New" w:eastAsiaTheme="majorEastAsia" w:hAnsi="Courier New" w:cs="Courier New"/>
                <w:b/>
                <w:bCs/>
                <w:color w:val="365F91" w:themeColor="accent1" w:themeShade="BF"/>
                <w:sz w:val="24"/>
                <w:szCs w:val="24"/>
              </w:rPr>
            </w:rPrChange>
          </w:rPr>
          <w:t xml:space="preserve"> </w:t>
        </w:r>
        <w:r w:rsidR="000A0755" w:rsidRPr="000A0755">
          <w:rPr>
            <w:rFonts w:ascii="Courier New" w:hAnsi="Courier New" w:cs="Courier New"/>
            <w:color w:val="000099"/>
            <w:sz w:val="18"/>
            <w:szCs w:val="24"/>
            <w:rPrChange w:id="2041" w:author="Claus" w:date="2018-12-17T17:40:00Z">
              <w:rPr>
                <w:rFonts w:ascii="Courier New" w:eastAsiaTheme="majorEastAsia" w:hAnsi="Courier New" w:cs="Courier New"/>
                <w:b/>
                <w:bCs/>
                <w:color w:val="000099"/>
                <w:sz w:val="24"/>
                <w:szCs w:val="24"/>
              </w:rPr>
            </w:rPrChange>
          </w:rPr>
          <w:t>new</w:t>
        </w:r>
        <w:r w:rsidR="000A0755" w:rsidRPr="000A0755">
          <w:rPr>
            <w:rFonts w:ascii="Courier New" w:hAnsi="Courier New" w:cs="Courier New"/>
            <w:sz w:val="18"/>
            <w:szCs w:val="24"/>
            <w:rPrChange w:id="2042"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0A0755" w:rsidRPr="000A0755">
          <w:rPr>
            <w:rFonts w:ascii="Courier New" w:hAnsi="Courier New" w:cs="Courier New"/>
            <w:color w:val="99006B"/>
            <w:sz w:val="18"/>
            <w:szCs w:val="24"/>
            <w:rPrChange w:id="2043"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se.getMessage(), se);</w:t>
        </w:r>
        <w:r>
          <w:rPr>
            <w:rFonts w:ascii="Courier New" w:hAnsi="Courier New" w:cs="Courier New"/>
            <w:sz w:val="18"/>
            <w:szCs w:val="24"/>
          </w:rPr>
          <w:br/>
          <w:t xml:space="preserve">    </w:t>
        </w:r>
        <w:r w:rsidR="000A0755" w:rsidRPr="000A0755">
          <w:rPr>
            <w:rFonts w:ascii="Courier New" w:hAnsi="Courier New" w:cs="Courier New"/>
            <w:sz w:val="18"/>
            <w:szCs w:val="24"/>
            <w:rPrChange w:id="2044" w:author="Claus" w:date="2018-12-17T17:40:00Z">
              <w:rPr>
                <w:rFonts w:ascii="Courier New" w:eastAsiaTheme="majorEastAsia" w:hAnsi="Courier New" w:cs="Courier New"/>
                <w:b/>
                <w:bCs/>
                <w:color w:val="365F91" w:themeColor="accent1" w:themeShade="BF"/>
                <w:sz w:val="24"/>
                <w:szCs w:val="24"/>
              </w:rPr>
            </w:rPrChange>
          </w:rPr>
          <w:t>}</w:t>
        </w:r>
        <w:r w:rsidR="000A0755" w:rsidRPr="000A0755">
          <w:rPr>
            <w:rFonts w:ascii="Courier New" w:hAnsi="Courier New" w:cs="Courier New"/>
            <w:sz w:val="18"/>
            <w:szCs w:val="24"/>
            <w:rPrChange w:id="2045" w:author="Claus" w:date="2018-12-17T17:40: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sz w:val="18"/>
            <w:szCs w:val="24"/>
            <w:rPrChange w:id="2046" w:author="Claus" w:date="2018-12-17T17:40: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color w:val="000099"/>
            <w:sz w:val="18"/>
            <w:szCs w:val="24"/>
            <w:rPrChange w:id="2047" w:author="Claus" w:date="2018-12-17T17:40:00Z">
              <w:rPr>
                <w:rFonts w:ascii="Courier New" w:eastAsiaTheme="majorEastAsia" w:hAnsi="Courier New" w:cs="Courier New"/>
                <w:b/>
                <w:bCs/>
                <w:color w:val="000099"/>
                <w:sz w:val="24"/>
                <w:szCs w:val="24"/>
              </w:rPr>
            </w:rPrChange>
          </w:rPr>
          <w:t>throw</w:t>
        </w:r>
        <w:r w:rsidR="000A0755" w:rsidRPr="000A0755">
          <w:rPr>
            <w:rFonts w:ascii="Courier New" w:hAnsi="Courier New" w:cs="Courier New"/>
            <w:sz w:val="18"/>
            <w:szCs w:val="24"/>
            <w:rPrChange w:id="2048" w:author="Claus" w:date="2018-12-17T17:40:00Z">
              <w:rPr>
                <w:rFonts w:ascii="Courier New" w:eastAsiaTheme="majorEastAsia" w:hAnsi="Courier New" w:cs="Courier New"/>
                <w:b/>
                <w:bCs/>
                <w:color w:val="365F91" w:themeColor="accent1" w:themeShade="BF"/>
                <w:sz w:val="24"/>
                <w:szCs w:val="24"/>
              </w:rPr>
            </w:rPrChange>
          </w:rPr>
          <w:t xml:space="preserve"> </w:t>
        </w:r>
        <w:r w:rsidR="000A0755" w:rsidRPr="000A0755">
          <w:rPr>
            <w:rFonts w:ascii="Courier New" w:hAnsi="Courier New" w:cs="Courier New"/>
            <w:color w:val="000099"/>
            <w:sz w:val="18"/>
            <w:szCs w:val="24"/>
            <w:rPrChange w:id="2049" w:author="Claus" w:date="2018-12-17T17:40:00Z">
              <w:rPr>
                <w:rFonts w:ascii="Courier New" w:eastAsiaTheme="majorEastAsia" w:hAnsi="Courier New" w:cs="Courier New"/>
                <w:b/>
                <w:bCs/>
                <w:color w:val="000099"/>
                <w:sz w:val="24"/>
                <w:szCs w:val="24"/>
              </w:rPr>
            </w:rPrChange>
          </w:rPr>
          <w:t>new</w:t>
        </w:r>
        <w:r w:rsidR="000A0755" w:rsidRPr="000A0755">
          <w:rPr>
            <w:rFonts w:ascii="Courier New" w:hAnsi="Courier New" w:cs="Courier New"/>
            <w:sz w:val="18"/>
            <w:szCs w:val="24"/>
            <w:rPrChange w:id="2050"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0A0755" w:rsidRPr="000A0755">
          <w:rPr>
            <w:rFonts w:ascii="Courier New" w:hAnsi="Courier New" w:cs="Courier New"/>
            <w:color w:val="99006B"/>
            <w:sz w:val="18"/>
            <w:szCs w:val="24"/>
            <w:rPrChange w:id="2051"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s.getMessage(), s);</w:t>
        </w:r>
        <w:r>
          <w:rPr>
            <w:rFonts w:ascii="Courier New" w:hAnsi="Courier New" w:cs="Courier New"/>
            <w:sz w:val="18"/>
            <w:szCs w:val="24"/>
          </w:rPr>
          <w:br/>
        </w:r>
        <w:r w:rsidR="000A0755" w:rsidRPr="000A0755">
          <w:rPr>
            <w:rFonts w:ascii="Courier New" w:hAnsi="Courier New" w:cs="Courier New"/>
            <w:sz w:val="18"/>
            <w:szCs w:val="24"/>
            <w:rPrChange w:id="2052" w:author="Claus" w:date="2018-12-17T17:40:00Z">
              <w:rPr>
                <w:rFonts w:ascii="Courier New" w:eastAsiaTheme="majorEastAsia" w:hAnsi="Courier New" w:cs="Courier New"/>
                <w:b/>
                <w:bCs/>
                <w:color w:val="365F91" w:themeColor="accent1" w:themeShade="BF"/>
                <w:sz w:val="24"/>
                <w:szCs w:val="24"/>
              </w:rPr>
            </w:rPrChange>
          </w:rPr>
          <w:t xml:space="preserve">} </w:t>
        </w:r>
      </w:ins>
    </w:p>
    <w:p w:rsidR="00832B0C" w:rsidRPr="00FA1632" w:rsidRDefault="00832B0C" w:rsidP="00577A46">
      <w:pPr>
        <w:autoSpaceDE w:val="0"/>
        <w:autoSpaceDN w:val="0"/>
        <w:adjustRightInd w:val="0"/>
        <w:spacing w:after="0" w:line="240" w:lineRule="auto"/>
        <w:rPr>
          <w:ins w:id="2053" w:author="Claus" w:date="2018-12-17T16:26:00Z"/>
          <w:rFonts w:ascii="Courier New" w:hAnsi="Courier New" w:cs="Courier New"/>
          <w:sz w:val="18"/>
          <w:szCs w:val="24"/>
          <w:rPrChange w:id="2054" w:author="Claus" w:date="2018-12-17T17:36:00Z">
            <w:rPr>
              <w:ins w:id="2055" w:author="Claus" w:date="2018-12-17T16:26:00Z"/>
              <w:rFonts w:ascii="Courier New" w:hAnsi="Courier New" w:cs="Courier New"/>
              <w:sz w:val="24"/>
              <w:szCs w:val="24"/>
            </w:rPr>
          </w:rPrChange>
        </w:rPr>
      </w:pPr>
    </w:p>
    <w:p w:rsidR="000A0755" w:rsidRDefault="00832B0C" w:rsidP="000A0755">
      <w:pPr>
        <w:rPr>
          <w:ins w:id="2056" w:author="Claus" w:date="2018-12-17T15:09:00Z"/>
        </w:rPr>
        <w:pPrChange w:id="2057" w:author="Claus" w:date="2018-12-17T16:24:00Z">
          <w:pPr>
            <w:pStyle w:val="Overskrift1"/>
          </w:pPr>
        </w:pPrChange>
      </w:pPr>
      <w:ins w:id="2058" w:author="Claus" w:date="2018-12-17T17:41:00Z">
        <w:r>
          <w:t>I Catch-delen, rulle</w:t>
        </w:r>
      </w:ins>
      <w:ins w:id="2059" w:author="Claus" w:date="2018-12-17T17:42:00Z">
        <w:r>
          <w:t>s</w:t>
        </w:r>
      </w:ins>
      <w:ins w:id="2060" w:author="Claus" w:date="2018-12-17T17:41:00Z">
        <w:r>
          <w:t xml:space="preserve"> </w:t>
        </w:r>
      </w:ins>
      <w:ins w:id="2061" w:author="Claus" w:date="2018-12-17T17:42:00Z">
        <w:r>
          <w:t xml:space="preserve">databaseændringerne </w:t>
        </w:r>
      </w:ins>
      <w:ins w:id="2062" w:author="Claus" w:date="2018-12-17T17:41:00Z">
        <w:r>
          <w:t>tilbage</w:t>
        </w:r>
      </w:ins>
      <w:ins w:id="2063" w:author="Claus" w:date="2018-12-17T17:42:00Z">
        <w:r>
          <w:t xml:space="preserve"> og en FogException, med beskrivende tekst kastes videre i arkitekturen.</w:t>
        </w:r>
      </w:ins>
      <w:ins w:id="2064" w:author="Claus" w:date="2018-12-17T17:41:00Z">
        <w:r>
          <w:t xml:space="preserve"> Skulle </w:t>
        </w:r>
      </w:ins>
      <w:ins w:id="2065" w:author="Claus" w:date="2018-12-17T18:08:00Z">
        <w:r w:rsidR="00042DBB">
          <w:t xml:space="preserve">rollback() fejle, </w:t>
        </w:r>
      </w:ins>
      <w:ins w:id="2066" w:author="Claus" w:date="2018-12-17T18:24:00Z">
        <w:r w:rsidR="008B48CE">
          <w:t>lukkes forbindelsen og en FogException kastes.</w:t>
        </w:r>
      </w:ins>
      <w:ins w:id="2067" w:author="Claus" w:date="2018-12-17T17:41:00Z">
        <w:r>
          <w:t xml:space="preserve"> </w:t>
        </w:r>
      </w:ins>
    </w:p>
    <w:p w:rsidR="000A0755" w:rsidRDefault="000E6EE4" w:rsidP="000A0755">
      <w:pPr>
        <w:pStyle w:val="Overskrift2"/>
        <w:rPr>
          <w:ins w:id="2068" w:author="Claus" w:date="2018-12-17T18:24:00Z"/>
        </w:rPr>
        <w:pPrChange w:id="2069" w:author="Claus" w:date="2018-12-17T18:24:00Z">
          <w:pPr>
            <w:pStyle w:val="Overskrift1"/>
          </w:pPr>
        </w:pPrChange>
      </w:pPr>
      <w:ins w:id="2070" w:author="Claus" w:date="2018-12-17T19:57:00Z">
        <w:r>
          <w:t>Materialer</w:t>
        </w:r>
      </w:ins>
      <w:ins w:id="2071" w:author="Claus" w:date="2018-12-17T18:24:00Z">
        <w:r w:rsidR="00F722EC">
          <w:t xml:space="preserve"> til beregning inddeles efter type i HashMap.</w:t>
        </w:r>
      </w:ins>
    </w:p>
    <w:p w:rsidR="000A0755" w:rsidRDefault="003D7243" w:rsidP="000A0755">
      <w:pPr>
        <w:rPr>
          <w:ins w:id="2072" w:author="Claus" w:date="2018-12-17T19:41:00Z"/>
        </w:rPr>
        <w:pPrChange w:id="2073" w:author="Claus" w:date="2018-12-17T18:24:00Z">
          <w:pPr>
            <w:pStyle w:val="Overskrift1"/>
          </w:pPr>
        </w:pPrChange>
      </w:pPr>
      <w:ins w:id="2074" w:author="Claus" w:date="2018-12-17T18:26:00Z">
        <w:r>
          <w:t xml:space="preserve">Alle RulesCalculator-nedarvning </w:t>
        </w:r>
      </w:ins>
      <w:ins w:id="2075" w:author="Claus" w:date="2018-12-17T18:27:00Z">
        <w:r>
          <w:t>deler et HashMap af materialer, som er opdelt efter materialetypen</w:t>
        </w:r>
      </w:ins>
      <w:ins w:id="2076" w:author="Claus" w:date="2018-12-17T18:28:00Z">
        <w:r>
          <w:t>, så de hver især kan tilgå præcis den delmængde materialer, de har brug for.</w:t>
        </w:r>
      </w:ins>
      <w:ins w:id="2077" w:author="Claus" w:date="2018-12-17T18:29:00Z">
        <w:r w:rsidR="007946F3">
          <w:t xml:space="preserve"> </w:t>
        </w:r>
      </w:ins>
      <w:ins w:id="2078" w:author="Claus" w:date="2018-12-17T19:35:00Z">
        <w:r w:rsidR="00DF0C1F">
          <w:t>Opdelingen sker ved at gennemløbe en enum</w:t>
        </w:r>
      </w:ins>
      <w:ins w:id="2079" w:author="Claus" w:date="2018-12-17T19:40:00Z">
        <w:r w:rsidR="00DF0C1F">
          <w:t>,</w:t>
        </w:r>
      </w:ins>
      <w:ins w:id="2080" w:author="Claus" w:date="2018-12-17T19:38:00Z">
        <w:r w:rsidR="00DF0C1F">
          <w:t xml:space="preserve"> Rules.Materialtype</w:t>
        </w:r>
      </w:ins>
      <w:ins w:id="2081" w:author="Claus" w:date="2018-12-17T19:40:00Z">
        <w:r w:rsidR="00DF0C1F">
          <w:t>,</w:t>
        </w:r>
      </w:ins>
      <w:ins w:id="2082" w:author="Claus" w:date="2018-12-17T19:38:00Z">
        <w:r w:rsidR="00DF0C1F">
          <w:t xml:space="preserve"> </w:t>
        </w:r>
      </w:ins>
      <w:ins w:id="2083" w:author="Claus" w:date="2018-12-17T19:40:00Z">
        <w:r w:rsidR="00DF0C1F">
          <w:t xml:space="preserve">som indeholder </w:t>
        </w:r>
      </w:ins>
      <w:ins w:id="2084" w:author="Claus" w:date="2018-12-17T19:39:00Z">
        <w:r w:rsidR="00DF0C1F">
          <w:t>id</w:t>
        </w:r>
      </w:ins>
      <w:ins w:id="2085" w:author="Claus" w:date="2018-12-17T19:40:00Z">
        <w:r w:rsidR="00DF0C1F">
          <w:t>’s</w:t>
        </w:r>
      </w:ins>
      <w:ins w:id="2086" w:author="Claus" w:date="2018-12-17T19:39:00Z">
        <w:r w:rsidR="00DF0C1F">
          <w:t xml:space="preserve"> for materialetype</w:t>
        </w:r>
      </w:ins>
      <w:ins w:id="2087" w:author="Claus" w:date="2018-12-17T19:40:00Z">
        <w:r w:rsidR="00DF0C1F">
          <w:t>r. For hver id filtreres den samlede liste af materialer, og delmængden lagres i HashMap</w:t>
        </w:r>
      </w:ins>
      <w:ins w:id="2088" w:author="Claus" w:date="2018-12-17T19:41:00Z">
        <w:r w:rsidR="00DF0C1F">
          <w:t>’et.</w:t>
        </w:r>
      </w:ins>
    </w:p>
    <w:p w:rsidR="00DF0C1F" w:rsidRPr="00DF0C1F" w:rsidRDefault="000A0755" w:rsidP="00DF0C1F">
      <w:pPr>
        <w:autoSpaceDE w:val="0"/>
        <w:autoSpaceDN w:val="0"/>
        <w:adjustRightInd w:val="0"/>
        <w:spacing w:after="0" w:line="240" w:lineRule="auto"/>
        <w:rPr>
          <w:ins w:id="2089" w:author="Claus" w:date="2018-12-17T19:41:00Z"/>
          <w:rFonts w:ascii="Courier New" w:hAnsi="Courier New" w:cs="Courier New"/>
          <w:sz w:val="18"/>
          <w:szCs w:val="24"/>
          <w:rPrChange w:id="2090" w:author="Claus" w:date="2018-12-17T19:41:00Z">
            <w:rPr>
              <w:ins w:id="2091" w:author="Claus" w:date="2018-12-17T19:41:00Z"/>
              <w:rFonts w:ascii="Courier New" w:hAnsi="Courier New" w:cs="Courier New"/>
              <w:sz w:val="24"/>
              <w:szCs w:val="24"/>
            </w:rPr>
          </w:rPrChange>
        </w:rPr>
      </w:pPr>
      <w:ins w:id="2092" w:author="Claus" w:date="2018-12-17T19:41:00Z">
        <w:r w:rsidRPr="000A0755">
          <w:rPr>
            <w:rFonts w:ascii="Courier New" w:hAnsi="Courier New" w:cs="Courier New"/>
            <w:color w:val="000099"/>
            <w:sz w:val="18"/>
            <w:szCs w:val="24"/>
            <w:lang w:val="en-US"/>
            <w:rPrChange w:id="2093" w:author="Claus" w:date="2018-12-17T19:41:00Z">
              <w:rPr>
                <w:rFonts w:ascii="Courier New" w:eastAsiaTheme="majorEastAsia" w:hAnsi="Courier New" w:cs="Courier New"/>
                <w:b/>
                <w:bCs/>
                <w:color w:val="000099"/>
                <w:sz w:val="24"/>
                <w:szCs w:val="24"/>
              </w:rPr>
            </w:rPrChange>
          </w:rPr>
          <w:t>public</w:t>
        </w:r>
        <w:r w:rsidRPr="000A0755">
          <w:rPr>
            <w:rFonts w:ascii="Courier New" w:hAnsi="Courier New" w:cs="Courier New"/>
            <w:sz w:val="18"/>
            <w:szCs w:val="24"/>
            <w:lang w:val="en-US"/>
            <w:rPrChange w:id="2094" w:author="Claus" w:date="2018-12-17T19:41: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2095" w:author="Claus" w:date="2018-12-17T19:41:00Z">
              <w:rPr>
                <w:rFonts w:ascii="Courier New" w:eastAsiaTheme="majorEastAsia" w:hAnsi="Courier New" w:cs="Courier New"/>
                <w:b/>
                <w:bCs/>
                <w:color w:val="000099"/>
                <w:sz w:val="24"/>
                <w:szCs w:val="24"/>
              </w:rPr>
            </w:rPrChange>
          </w:rPr>
          <w:t>static</w:t>
        </w:r>
        <w:r w:rsidRPr="000A0755">
          <w:rPr>
            <w:rFonts w:ascii="Courier New" w:hAnsi="Courier New" w:cs="Courier New"/>
            <w:sz w:val="18"/>
            <w:szCs w:val="24"/>
            <w:lang w:val="en-US"/>
            <w:rPrChange w:id="2096" w:author="Claus" w:date="2018-12-17T19:41: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2097" w:author="Claus" w:date="2018-12-17T19:41:00Z">
              <w:rPr>
                <w:rFonts w:ascii="Courier New" w:eastAsiaTheme="majorEastAsia" w:hAnsi="Courier New" w:cs="Courier New"/>
                <w:b/>
                <w:bCs/>
                <w:color w:val="000099"/>
                <w:sz w:val="24"/>
                <w:szCs w:val="24"/>
              </w:rPr>
            </w:rPrChange>
          </w:rPr>
          <w:t>void</w:t>
        </w:r>
        <w:r w:rsidRPr="000A0755">
          <w:rPr>
            <w:rFonts w:ascii="Courier New" w:hAnsi="Courier New" w:cs="Courier New"/>
            <w:sz w:val="18"/>
            <w:szCs w:val="24"/>
            <w:lang w:val="en-US"/>
            <w:rPrChange w:id="2098" w:author="Claus" w:date="2018-12-17T19:41:00Z">
              <w:rPr>
                <w:rFonts w:ascii="Courier New" w:eastAsiaTheme="majorEastAsia" w:hAnsi="Courier New" w:cs="Courier New"/>
                <w:b/>
                <w:bCs/>
                <w:color w:val="365F91" w:themeColor="accent1" w:themeShade="BF"/>
                <w:sz w:val="24"/>
                <w:szCs w:val="24"/>
              </w:rPr>
            </w:rPrChange>
          </w:rPr>
          <w:t xml:space="preserve"> initializeMaterials(List&lt;MaterialDTO&gt; materialList) </w:t>
        </w:r>
        <w:r w:rsidRPr="000A0755">
          <w:rPr>
            <w:rFonts w:ascii="Courier New" w:hAnsi="Courier New" w:cs="Courier New"/>
            <w:color w:val="000099"/>
            <w:sz w:val="18"/>
            <w:szCs w:val="24"/>
            <w:lang w:val="en-US"/>
            <w:rPrChange w:id="2099" w:author="Claus" w:date="2018-12-17T19:41:00Z">
              <w:rPr>
                <w:rFonts w:ascii="Courier New" w:eastAsiaTheme="majorEastAsia" w:hAnsi="Courier New" w:cs="Courier New"/>
                <w:b/>
                <w:bCs/>
                <w:color w:val="000099"/>
                <w:sz w:val="24"/>
                <w:szCs w:val="24"/>
              </w:rPr>
            </w:rPrChange>
          </w:rPr>
          <w:t>throws</w:t>
        </w:r>
        <w:r w:rsidRPr="000A0755">
          <w:rPr>
            <w:rFonts w:ascii="Courier New" w:hAnsi="Courier New" w:cs="Courier New"/>
            <w:sz w:val="18"/>
            <w:szCs w:val="24"/>
            <w:lang w:val="en-US"/>
            <w:rPrChange w:id="2100"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0A0755">
          <w:rPr>
            <w:rFonts w:ascii="Courier New" w:hAnsi="Courier New" w:cs="Courier New"/>
            <w:sz w:val="18"/>
            <w:szCs w:val="24"/>
            <w:lang w:val="en-US"/>
            <w:rPrChange w:id="2101"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102"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103" w:author="Claus" w:date="2018-12-17T19:41:00Z">
              <w:rPr>
                <w:rFonts w:ascii="Courier New" w:eastAsiaTheme="majorEastAsia" w:hAnsi="Courier New" w:cs="Courier New"/>
                <w:b/>
                <w:bCs/>
                <w:color w:val="000099"/>
                <w:sz w:val="24"/>
                <w:szCs w:val="24"/>
              </w:rPr>
            </w:rPrChange>
          </w:rPr>
          <w:t>try</w:t>
        </w:r>
        <w:r w:rsidRPr="000A0755">
          <w:rPr>
            <w:rFonts w:ascii="Courier New" w:hAnsi="Courier New" w:cs="Courier New"/>
            <w:sz w:val="18"/>
            <w:szCs w:val="24"/>
            <w:lang w:val="en-US"/>
            <w:rPrChange w:id="2104"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105"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lang w:val="en-US"/>
            <w:rPrChange w:id="2106" w:author="Claus" w:date="2018-12-17T19:41:00Z">
              <w:rPr>
                <w:rFonts w:ascii="Courier New" w:eastAsiaTheme="majorEastAsia" w:hAnsi="Courier New" w:cs="Courier New"/>
                <w:b/>
                <w:bCs/>
                <w:color w:val="737373"/>
                <w:sz w:val="24"/>
                <w:szCs w:val="24"/>
              </w:rPr>
            </w:rPrChange>
          </w:rPr>
          <w:t>// Opret ny hashmap.</w:t>
        </w:r>
        <w:r w:rsidRPr="000A0755">
          <w:rPr>
            <w:rFonts w:ascii="Courier New" w:hAnsi="Courier New" w:cs="Courier New"/>
            <w:color w:val="737373"/>
            <w:sz w:val="18"/>
            <w:szCs w:val="24"/>
            <w:lang w:val="en-US"/>
            <w:rPrChange w:id="2107" w:author="Claus" w:date="2018-12-17T19:41: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lang w:val="en-US"/>
            <w:rPrChange w:id="2108" w:author="Claus" w:date="2018-12-17T19:41: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sz w:val="18"/>
            <w:szCs w:val="24"/>
            <w:rPrChange w:id="2109" w:author="Claus" w:date="2018-12-17T19:41:00Z">
              <w:rPr>
                <w:rFonts w:ascii="Courier New" w:eastAsiaTheme="majorEastAsia" w:hAnsi="Courier New" w:cs="Courier New"/>
                <w:b/>
                <w:bCs/>
                <w:color w:val="365F91" w:themeColor="accent1" w:themeShade="BF"/>
                <w:sz w:val="24"/>
                <w:szCs w:val="24"/>
              </w:rPr>
            </w:rPrChange>
          </w:rPr>
          <w:t xml:space="preserve">materials = </w:t>
        </w:r>
        <w:r w:rsidRPr="000A0755">
          <w:rPr>
            <w:rFonts w:ascii="Courier New" w:hAnsi="Courier New" w:cs="Courier New"/>
            <w:color w:val="000099"/>
            <w:sz w:val="18"/>
            <w:szCs w:val="24"/>
            <w:rPrChange w:id="2110" w:author="Claus" w:date="2018-12-17T19:41: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rPrChange w:id="2111" w:author="Claus" w:date="2018-12-17T19:41:00Z">
              <w:rPr>
                <w:rFonts w:ascii="Courier New" w:eastAsiaTheme="majorEastAsia" w:hAnsi="Courier New" w:cs="Courier New"/>
                <w:b/>
                <w:bCs/>
                <w:color w:val="365F91" w:themeColor="accent1" w:themeShade="BF"/>
                <w:sz w:val="24"/>
                <w:szCs w:val="24"/>
              </w:rPr>
            </w:rPrChange>
          </w:rPr>
          <w:t xml:space="preserve"> HashMap&lt;&gt;();</w:t>
        </w:r>
        <w:r w:rsidRPr="000A0755">
          <w:rPr>
            <w:rFonts w:ascii="Courier New" w:hAnsi="Courier New" w:cs="Courier New"/>
            <w:sz w:val="18"/>
            <w:szCs w:val="24"/>
            <w:rPrChange w:id="2112"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rPrChange w:id="2113" w:author="Claus" w:date="2018-12-17T19:41:00Z">
              <w:rPr>
                <w:rFonts w:ascii="Courier New" w:eastAsiaTheme="majorEastAsia" w:hAnsi="Courier New" w:cs="Courier New"/>
                <w:b/>
                <w:bCs/>
                <w:color w:val="737373"/>
                <w:sz w:val="24"/>
                <w:szCs w:val="24"/>
              </w:rPr>
            </w:rPrChange>
          </w:rPr>
          <w:t xml:space="preserve">// Gennemløb enum og opret HashMap key-value pair med subset af listen, hvor </w:t>
        </w:r>
        <w:r w:rsidRPr="000A0755">
          <w:rPr>
            <w:rFonts w:ascii="Courier New" w:hAnsi="Courier New" w:cs="Courier New"/>
            <w:color w:val="737373"/>
            <w:sz w:val="18"/>
            <w:szCs w:val="24"/>
            <w:rPrChange w:id="2114" w:author="Claus" w:date="2018-12-17T19:41: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2115" w:author="Claus" w:date="2018-12-17T19:41:00Z">
              <w:rPr>
                <w:rFonts w:ascii="Courier New" w:eastAsiaTheme="majorEastAsia" w:hAnsi="Courier New" w:cs="Courier New"/>
                <w:b/>
                <w:bCs/>
                <w:color w:val="365F91" w:themeColor="accent1" w:themeShade="BF"/>
                <w:sz w:val="24"/>
                <w:szCs w:val="24"/>
              </w:rPr>
            </w:rPrChange>
          </w:rPr>
          <w:lastRenderedPageBreak/>
          <w:t xml:space="preserve">        </w:t>
        </w:r>
        <w:r w:rsidRPr="000A0755">
          <w:rPr>
            <w:rFonts w:ascii="Courier New" w:hAnsi="Courier New" w:cs="Courier New"/>
            <w:color w:val="737373"/>
            <w:sz w:val="18"/>
            <w:szCs w:val="24"/>
            <w:rPrChange w:id="2116" w:author="Claus" w:date="2018-12-17T19:41:00Z">
              <w:rPr>
                <w:rFonts w:ascii="Courier New" w:eastAsiaTheme="majorEastAsia" w:hAnsi="Courier New" w:cs="Courier New"/>
                <w:b/>
                <w:bCs/>
                <w:color w:val="737373"/>
                <w:sz w:val="24"/>
                <w:szCs w:val="24"/>
              </w:rPr>
            </w:rPrChange>
          </w:rPr>
          <w:t>// hvert MaterialDTO objekts materialtypeId svarer til værdien i enum.</w:t>
        </w:r>
        <w:r w:rsidRPr="000A0755">
          <w:rPr>
            <w:rFonts w:ascii="Courier New" w:hAnsi="Courier New" w:cs="Courier New"/>
            <w:color w:val="737373"/>
            <w:sz w:val="18"/>
            <w:szCs w:val="24"/>
            <w:rPrChange w:id="2117" w:author="Claus" w:date="2018-12-17T19:41: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2118" w:author="Claus" w:date="2018-12-17T19:41: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rPrChange w:id="2119" w:author="Claus" w:date="2018-12-17T19:41:00Z">
              <w:rPr>
                <w:rFonts w:ascii="Courier New" w:eastAsiaTheme="majorEastAsia" w:hAnsi="Courier New" w:cs="Courier New"/>
                <w:b/>
                <w:bCs/>
                <w:color w:val="000099"/>
                <w:sz w:val="24"/>
                <w:szCs w:val="24"/>
              </w:rPr>
            </w:rPrChange>
          </w:rPr>
          <w:t>for</w:t>
        </w:r>
        <w:r w:rsidRPr="000A0755">
          <w:rPr>
            <w:rFonts w:ascii="Courier New" w:hAnsi="Courier New" w:cs="Courier New"/>
            <w:sz w:val="18"/>
            <w:szCs w:val="24"/>
            <w:rPrChange w:id="2120" w:author="Claus" w:date="2018-12-17T19:41:00Z">
              <w:rPr>
                <w:rFonts w:ascii="Courier New" w:eastAsiaTheme="majorEastAsia" w:hAnsi="Courier New" w:cs="Courier New"/>
                <w:b/>
                <w:bCs/>
                <w:color w:val="365F91" w:themeColor="accent1" w:themeShade="BF"/>
                <w:sz w:val="24"/>
                <w:szCs w:val="24"/>
              </w:rPr>
            </w:rPrChange>
          </w:rPr>
          <w:t>(Materialtype mt : Materialtype.values())</w:t>
        </w:r>
        <w:r w:rsidRPr="000A0755">
          <w:rPr>
            <w:rFonts w:ascii="Courier New" w:hAnsi="Courier New" w:cs="Courier New"/>
            <w:sz w:val="18"/>
            <w:szCs w:val="24"/>
            <w:rPrChange w:id="2121" w:author="Claus" w:date="2018-12-17T19:41:00Z">
              <w:rPr>
                <w:rFonts w:ascii="Courier New" w:eastAsiaTheme="majorEastAsia" w:hAnsi="Courier New" w:cs="Courier New"/>
                <w:b/>
                <w:bCs/>
                <w:color w:val="365F91" w:themeColor="accent1" w:themeShade="BF"/>
                <w:sz w:val="24"/>
                <w:szCs w:val="24"/>
              </w:rPr>
            </w:rPrChange>
          </w:rPr>
          <w:br/>
          <w:t xml:space="preserve">        {           </w:t>
        </w:r>
        <w:r w:rsidRPr="000A0755">
          <w:rPr>
            <w:rFonts w:ascii="Courier New" w:hAnsi="Courier New" w:cs="Courier New"/>
            <w:sz w:val="18"/>
            <w:szCs w:val="24"/>
            <w:rPrChange w:id="2122" w:author="Claus" w:date="2018-12-17T19:41:00Z">
              <w:rPr>
                <w:rFonts w:ascii="Courier New" w:eastAsiaTheme="majorEastAsia" w:hAnsi="Courier New" w:cs="Courier New"/>
                <w:b/>
                <w:bCs/>
                <w:color w:val="365F91" w:themeColor="accent1" w:themeShade="BF"/>
                <w:sz w:val="24"/>
                <w:szCs w:val="24"/>
              </w:rPr>
            </w:rPrChange>
          </w:rPr>
          <w:br/>
          <w:t xml:space="preserve">            materials.put(mt.name(), filter(materialList, mt.getMaterialtypeId()));</w:t>
        </w:r>
        <w:r w:rsidRPr="000A0755">
          <w:rPr>
            <w:rFonts w:ascii="Courier New" w:hAnsi="Courier New" w:cs="Courier New"/>
            <w:sz w:val="18"/>
            <w:szCs w:val="24"/>
            <w:rPrChange w:id="2123"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rPrChange w:id="2124" w:author="Claus" w:date="2018-12-17T19:41:00Z">
              <w:rPr>
                <w:rFonts w:ascii="Courier New" w:eastAsiaTheme="majorEastAsia" w:hAnsi="Courier New" w:cs="Courier New"/>
                <w:b/>
                <w:bCs/>
                <w:color w:val="365F91" w:themeColor="accent1" w:themeShade="BF"/>
                <w:sz w:val="18"/>
                <w:szCs w:val="24"/>
              </w:rPr>
            </w:rPrChange>
          </w:rPr>
          <w:br/>
          <w:t xml:space="preserve">    }</w:t>
        </w:r>
        <w:r w:rsidRPr="000A0755">
          <w:rPr>
            <w:rFonts w:ascii="Courier New" w:hAnsi="Courier New" w:cs="Courier New"/>
            <w:sz w:val="18"/>
            <w:szCs w:val="24"/>
            <w:rPrChange w:id="2125"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rPrChange w:id="2126" w:author="Claus" w:date="2018-12-17T19:41:00Z">
              <w:rPr>
                <w:rFonts w:ascii="Courier New" w:eastAsiaTheme="majorEastAsia" w:hAnsi="Courier New" w:cs="Courier New"/>
                <w:b/>
                <w:bCs/>
                <w:color w:val="000099"/>
                <w:sz w:val="24"/>
                <w:szCs w:val="24"/>
              </w:rPr>
            </w:rPrChange>
          </w:rPr>
          <w:t>catch</w:t>
        </w:r>
        <w:r w:rsidRPr="000A0755">
          <w:rPr>
            <w:rFonts w:ascii="Courier New" w:hAnsi="Courier New" w:cs="Courier New"/>
            <w:sz w:val="18"/>
            <w:szCs w:val="24"/>
            <w:rPrChange w:id="2127" w:author="Claus" w:date="2018-12-17T19:41:00Z">
              <w:rPr>
                <w:rFonts w:ascii="Courier New" w:eastAsiaTheme="majorEastAsia" w:hAnsi="Courier New" w:cs="Courier New"/>
                <w:b/>
                <w:bCs/>
                <w:color w:val="365F91" w:themeColor="accent1" w:themeShade="BF"/>
                <w:sz w:val="24"/>
                <w:szCs w:val="24"/>
              </w:rPr>
            </w:rPrChange>
          </w:rPr>
          <w:t>(Exception e)</w:t>
        </w:r>
        <w:r w:rsidRPr="000A0755">
          <w:rPr>
            <w:rFonts w:ascii="Courier New" w:hAnsi="Courier New" w:cs="Courier New"/>
            <w:sz w:val="18"/>
            <w:szCs w:val="24"/>
            <w:rPrChange w:id="2128"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rPrChange w:id="2129" w:author="Claus" w:date="2018-12-17T19:41: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rPrChange w:id="2130" w:author="Claus" w:date="2018-12-17T19:41:00Z">
              <w:rPr>
                <w:rFonts w:ascii="Courier New" w:eastAsiaTheme="majorEastAsia" w:hAnsi="Courier New" w:cs="Courier New"/>
                <w:b/>
                <w:bCs/>
                <w:color w:val="000099"/>
                <w:sz w:val="24"/>
                <w:szCs w:val="24"/>
              </w:rPr>
            </w:rPrChange>
          </w:rPr>
          <w:t>throw</w:t>
        </w:r>
        <w:r w:rsidRPr="000A0755">
          <w:rPr>
            <w:rFonts w:ascii="Courier New" w:hAnsi="Courier New" w:cs="Courier New"/>
            <w:sz w:val="18"/>
            <w:szCs w:val="24"/>
            <w:rPrChange w:id="2131" w:author="Claus" w:date="2018-12-17T19:41: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rPrChange w:id="2132" w:author="Claus" w:date="2018-12-17T19:41:00Z">
              <w:rPr>
                <w:rFonts w:ascii="Courier New" w:eastAsiaTheme="majorEastAsia" w:hAnsi="Courier New" w:cs="Courier New"/>
                <w:b/>
                <w:bCs/>
                <w:color w:val="000099"/>
                <w:sz w:val="24"/>
                <w:szCs w:val="24"/>
              </w:rPr>
            </w:rPrChange>
          </w:rPr>
          <w:t>new</w:t>
        </w:r>
        <w:r w:rsidRPr="000A0755">
          <w:rPr>
            <w:rFonts w:ascii="Courier New" w:hAnsi="Courier New" w:cs="Courier New"/>
            <w:sz w:val="18"/>
            <w:szCs w:val="24"/>
            <w:rPrChange w:id="2133"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0A0755">
          <w:rPr>
            <w:rFonts w:ascii="Courier New" w:hAnsi="Courier New" w:cs="Courier New"/>
            <w:color w:val="99006B"/>
            <w:sz w:val="18"/>
            <w:szCs w:val="24"/>
            <w:rPrChange w:id="2134" w:author="Claus" w:date="2018-12-17T19:41:00Z">
              <w:rPr>
                <w:rFonts w:ascii="Courier New" w:eastAsiaTheme="majorEastAsia" w:hAnsi="Courier New" w:cs="Courier New"/>
                <w:b/>
                <w:bCs/>
                <w:color w:val="99006B"/>
                <w:sz w:val="24"/>
                <w:szCs w:val="24"/>
              </w:rPr>
            </w:rPrChange>
          </w:rPr>
          <w:t>"Materialer blev ikke initialiseret"</w:t>
        </w:r>
        <w:r w:rsidRPr="000A0755">
          <w:rPr>
            <w:rFonts w:ascii="Courier New" w:hAnsi="Courier New" w:cs="Courier New"/>
            <w:sz w:val="18"/>
            <w:szCs w:val="24"/>
            <w:rPrChange w:id="2135" w:author="Claus" w:date="2018-12-17T19:41:00Z">
              <w:rPr>
                <w:rFonts w:ascii="Courier New" w:eastAsiaTheme="majorEastAsia" w:hAnsi="Courier New" w:cs="Courier New"/>
                <w:b/>
                <w:bCs/>
                <w:color w:val="365F91" w:themeColor="accent1" w:themeShade="BF"/>
                <w:sz w:val="24"/>
                <w:szCs w:val="24"/>
              </w:rPr>
            </w:rPrChange>
          </w:rPr>
          <w:t>, e.getMessage(), e);</w:t>
        </w:r>
        <w:r w:rsidRPr="000A0755">
          <w:rPr>
            <w:rFonts w:ascii="Courier New" w:hAnsi="Courier New" w:cs="Courier New"/>
            <w:sz w:val="18"/>
            <w:szCs w:val="24"/>
            <w:rPrChange w:id="2136" w:author="Claus" w:date="2018-12-17T19:41:00Z">
              <w:rPr>
                <w:rFonts w:ascii="Courier New" w:eastAsiaTheme="majorEastAsia" w:hAnsi="Courier New" w:cs="Courier New"/>
                <w:b/>
                <w:bCs/>
                <w:color w:val="365F91" w:themeColor="accent1" w:themeShade="BF"/>
                <w:sz w:val="18"/>
                <w:szCs w:val="24"/>
              </w:rPr>
            </w:rPrChange>
          </w:rPr>
          <w:br/>
          <w:t xml:space="preserve">    }        </w:t>
        </w:r>
        <w:r w:rsidRPr="000A0755">
          <w:rPr>
            <w:rFonts w:ascii="Courier New" w:hAnsi="Courier New" w:cs="Courier New"/>
            <w:sz w:val="18"/>
            <w:szCs w:val="24"/>
            <w:rPrChange w:id="2137" w:author="Claus" w:date="2018-12-17T19:41:00Z">
              <w:rPr>
                <w:rFonts w:ascii="Courier New" w:eastAsiaTheme="majorEastAsia" w:hAnsi="Courier New" w:cs="Courier New"/>
                <w:b/>
                <w:bCs/>
                <w:color w:val="365F91" w:themeColor="accent1" w:themeShade="BF"/>
                <w:sz w:val="18"/>
                <w:szCs w:val="24"/>
              </w:rPr>
            </w:rPrChange>
          </w:rPr>
          <w:br/>
          <w:t xml:space="preserve">} </w:t>
        </w:r>
      </w:ins>
    </w:p>
    <w:p w:rsidR="000A0755" w:rsidRDefault="00381A7A" w:rsidP="000A0755">
      <w:pPr>
        <w:rPr>
          <w:ins w:id="2138" w:author="Claus" w:date="2018-12-17T19:42:00Z"/>
        </w:rPr>
        <w:pPrChange w:id="2139" w:author="Claus" w:date="2018-12-17T18:24:00Z">
          <w:pPr>
            <w:pStyle w:val="Overskrift1"/>
          </w:pPr>
        </w:pPrChange>
      </w:pPr>
      <w:ins w:id="2140" w:author="Claus" w:date="2018-12-17T19:42:00Z">
        <w:r>
          <w:t>Herunder ses hjælpemetoden som filtrerer materialelisten</w:t>
        </w:r>
      </w:ins>
      <w:ins w:id="2141" w:author="Claus" w:date="2018-12-17T19:47:00Z">
        <w:r>
          <w:t xml:space="preserve"> vha. et lambda udtryk</w:t>
        </w:r>
      </w:ins>
      <w:ins w:id="2142" w:author="Claus" w:date="2018-12-17T19:42:00Z">
        <w:r>
          <w:t>.</w:t>
        </w:r>
      </w:ins>
    </w:p>
    <w:p w:rsidR="000A0755" w:rsidRDefault="000A0755" w:rsidP="000A0755">
      <w:pPr>
        <w:autoSpaceDE w:val="0"/>
        <w:autoSpaceDN w:val="0"/>
        <w:adjustRightInd w:val="0"/>
        <w:spacing w:after="0" w:line="240" w:lineRule="auto"/>
        <w:rPr>
          <w:ins w:id="2143" w:author="Claus" w:date="2018-12-17T19:48:00Z"/>
          <w:lang w:val="en-US"/>
        </w:rPr>
        <w:pPrChange w:id="2144" w:author="Claus" w:date="2018-12-17T19:48:00Z">
          <w:pPr>
            <w:pStyle w:val="Overskrift1"/>
          </w:pPr>
        </w:pPrChange>
      </w:pPr>
      <w:ins w:id="2145" w:author="Claus" w:date="2018-12-17T19:43:00Z">
        <w:r w:rsidRPr="000A0755">
          <w:rPr>
            <w:rFonts w:ascii="Courier New" w:hAnsi="Courier New" w:cs="Courier New"/>
            <w:color w:val="000099"/>
            <w:sz w:val="18"/>
            <w:szCs w:val="24"/>
            <w:lang w:val="en-US"/>
            <w:rPrChange w:id="2146" w:author="Claus" w:date="2018-12-17T19:43:00Z">
              <w:rPr>
                <w:rFonts w:ascii="Courier New" w:hAnsi="Courier New" w:cs="Courier New"/>
                <w:color w:val="000099"/>
                <w:sz w:val="24"/>
                <w:szCs w:val="24"/>
              </w:rPr>
            </w:rPrChange>
          </w:rPr>
          <w:t>private</w:t>
        </w:r>
        <w:r w:rsidRPr="000A0755">
          <w:rPr>
            <w:rFonts w:ascii="Courier New" w:hAnsi="Courier New" w:cs="Courier New"/>
            <w:sz w:val="18"/>
            <w:szCs w:val="24"/>
            <w:lang w:val="en-US"/>
            <w:rPrChange w:id="2147" w:author="Claus" w:date="2018-12-17T19:43:00Z">
              <w:rPr>
                <w:rFonts w:ascii="Courier New" w:hAnsi="Courier New" w:cs="Courier New"/>
                <w:sz w:val="24"/>
                <w:szCs w:val="24"/>
              </w:rPr>
            </w:rPrChange>
          </w:rPr>
          <w:t xml:space="preserve"> </w:t>
        </w:r>
        <w:r w:rsidRPr="000A0755">
          <w:rPr>
            <w:rFonts w:ascii="Courier New" w:hAnsi="Courier New" w:cs="Courier New"/>
            <w:color w:val="000099"/>
            <w:sz w:val="18"/>
            <w:szCs w:val="24"/>
            <w:lang w:val="en-US"/>
            <w:rPrChange w:id="2148" w:author="Claus" w:date="2018-12-17T19:43:00Z">
              <w:rPr>
                <w:rFonts w:ascii="Courier New" w:hAnsi="Courier New" w:cs="Courier New"/>
                <w:color w:val="000099"/>
                <w:sz w:val="24"/>
                <w:szCs w:val="24"/>
              </w:rPr>
            </w:rPrChange>
          </w:rPr>
          <w:t>static</w:t>
        </w:r>
        <w:r w:rsidRPr="000A0755">
          <w:rPr>
            <w:rFonts w:ascii="Courier New" w:hAnsi="Courier New" w:cs="Courier New"/>
            <w:sz w:val="18"/>
            <w:szCs w:val="24"/>
            <w:lang w:val="en-US"/>
            <w:rPrChange w:id="2149" w:author="Claus" w:date="2018-12-17T19:43:00Z">
              <w:rPr>
                <w:rFonts w:ascii="Courier New" w:hAnsi="Courier New" w:cs="Courier New"/>
                <w:sz w:val="24"/>
                <w:szCs w:val="24"/>
              </w:rPr>
            </w:rPrChange>
          </w:rPr>
          <w:t xml:space="preserve"> List&lt;MaterialDTO&gt; filter(List&lt;MaterialDTO&gt; list, </w:t>
        </w:r>
        <w:r w:rsidRPr="000A0755">
          <w:rPr>
            <w:rFonts w:ascii="Courier New" w:hAnsi="Courier New" w:cs="Courier New"/>
            <w:color w:val="000099"/>
            <w:sz w:val="18"/>
            <w:szCs w:val="24"/>
            <w:lang w:val="en-US"/>
            <w:rPrChange w:id="2150" w:author="Claus" w:date="2018-12-17T19:43:00Z">
              <w:rPr>
                <w:rFonts w:ascii="Courier New" w:hAnsi="Courier New" w:cs="Courier New"/>
                <w:color w:val="000099"/>
                <w:sz w:val="24"/>
                <w:szCs w:val="24"/>
              </w:rPr>
            </w:rPrChange>
          </w:rPr>
          <w:t>int</w:t>
        </w:r>
        <w:r w:rsidRPr="000A0755">
          <w:rPr>
            <w:rFonts w:ascii="Courier New" w:hAnsi="Courier New" w:cs="Courier New"/>
            <w:sz w:val="18"/>
            <w:szCs w:val="24"/>
            <w:lang w:val="en-US"/>
            <w:rPrChange w:id="2151" w:author="Claus" w:date="2018-12-17T19:43:00Z">
              <w:rPr>
                <w:rFonts w:ascii="Courier New" w:hAnsi="Courier New" w:cs="Courier New"/>
                <w:sz w:val="24"/>
                <w:szCs w:val="24"/>
              </w:rPr>
            </w:rPrChange>
          </w:rPr>
          <w:t xml:space="preserve"> typeId)</w:t>
        </w:r>
        <w:r w:rsidRPr="000A0755">
          <w:rPr>
            <w:rFonts w:ascii="Courier New" w:hAnsi="Courier New" w:cs="Courier New"/>
            <w:sz w:val="18"/>
            <w:szCs w:val="24"/>
            <w:lang w:val="en-US"/>
            <w:rPrChange w:id="2152" w:author="Claus" w:date="2018-12-17T19:43:00Z">
              <w:rPr>
                <w:rFonts w:ascii="Courier New" w:hAnsi="Courier New" w:cs="Courier New"/>
                <w:sz w:val="24"/>
                <w:szCs w:val="24"/>
              </w:rPr>
            </w:rPrChange>
          </w:rPr>
          <w:br/>
          <w:t xml:space="preserve">{        </w:t>
        </w:r>
        <w:r w:rsidRPr="000A0755">
          <w:rPr>
            <w:rFonts w:ascii="Courier New" w:hAnsi="Courier New" w:cs="Courier New"/>
            <w:sz w:val="18"/>
            <w:szCs w:val="24"/>
            <w:lang w:val="en-US"/>
            <w:rPrChange w:id="2153" w:author="Claus" w:date="2018-12-17T19:43:00Z">
              <w:rPr>
                <w:rFonts w:ascii="Courier New" w:hAnsi="Courier New" w:cs="Courier New"/>
                <w:sz w:val="24"/>
                <w:szCs w:val="24"/>
              </w:rPr>
            </w:rPrChange>
          </w:rPr>
          <w:br/>
          <w:t xml:space="preserve">    Stream&lt;MaterialDTO&gt; stream = list.stream().filter(m -&gt; m.getMaterialtypeDTO().getId() == typeId);</w:t>
        </w:r>
        <w:r w:rsidRPr="000A0755">
          <w:rPr>
            <w:rFonts w:ascii="Courier New" w:hAnsi="Courier New" w:cs="Courier New"/>
            <w:sz w:val="18"/>
            <w:szCs w:val="24"/>
            <w:lang w:val="en-US"/>
            <w:rPrChange w:id="2154" w:author="Claus" w:date="2018-12-17T19:43:00Z">
              <w:rPr>
                <w:rFonts w:ascii="Courier New" w:hAnsi="Courier New" w:cs="Courier New"/>
                <w:sz w:val="24"/>
                <w:szCs w:val="24"/>
              </w:rPr>
            </w:rPrChange>
          </w:rPr>
          <w:br/>
          <w:t xml:space="preserve">    List&lt;MaterialDTO&gt; result = stream.collect(</w:t>
        </w:r>
        <w:r w:rsidRPr="000A0755">
          <w:rPr>
            <w:rFonts w:ascii="Courier New" w:hAnsi="Courier New" w:cs="Courier New"/>
            <w:b/>
            <w:sz w:val="18"/>
            <w:szCs w:val="24"/>
            <w:lang w:val="en-US"/>
            <w:rPrChange w:id="2155" w:author="Claus" w:date="2018-12-17T20:15:00Z">
              <w:rPr>
                <w:rFonts w:ascii="Courier New" w:hAnsi="Courier New" w:cs="Courier New"/>
                <w:sz w:val="24"/>
                <w:szCs w:val="24"/>
              </w:rPr>
            </w:rPrChange>
          </w:rPr>
          <w:t>Collectors</w:t>
        </w:r>
        <w:r w:rsidRPr="000A0755">
          <w:rPr>
            <w:rFonts w:ascii="Courier New" w:hAnsi="Courier New" w:cs="Courier New"/>
            <w:sz w:val="18"/>
            <w:szCs w:val="24"/>
            <w:lang w:val="en-US"/>
            <w:rPrChange w:id="2156" w:author="Claus" w:date="2018-12-17T19:43:00Z">
              <w:rPr>
                <w:rFonts w:ascii="Courier New" w:hAnsi="Courier New" w:cs="Courier New"/>
                <w:sz w:val="24"/>
                <w:szCs w:val="24"/>
              </w:rPr>
            </w:rPrChange>
          </w:rPr>
          <w:t>.toList());</w:t>
        </w:r>
        <w:r w:rsidRPr="000A0755">
          <w:rPr>
            <w:rFonts w:ascii="Courier New" w:hAnsi="Courier New" w:cs="Courier New"/>
            <w:sz w:val="18"/>
            <w:szCs w:val="24"/>
            <w:lang w:val="en-US"/>
            <w:rPrChange w:id="2157" w:author="Claus" w:date="2018-12-17T19:43:00Z">
              <w:rPr>
                <w:rFonts w:ascii="Courier New" w:hAnsi="Courier New" w:cs="Courier New"/>
                <w:sz w:val="24"/>
                <w:szCs w:val="24"/>
              </w:rPr>
            </w:rPrChange>
          </w:rPr>
          <w:br/>
          <w:t xml:space="preserve">    </w:t>
        </w:r>
        <w:r w:rsidRPr="000A0755">
          <w:rPr>
            <w:rFonts w:ascii="Courier New" w:hAnsi="Courier New" w:cs="Courier New"/>
            <w:color w:val="000099"/>
            <w:sz w:val="18"/>
            <w:szCs w:val="24"/>
            <w:lang w:val="en-US"/>
            <w:rPrChange w:id="2158" w:author="Claus" w:date="2018-12-17T19:43:00Z">
              <w:rPr>
                <w:rFonts w:ascii="Courier New" w:hAnsi="Courier New" w:cs="Courier New"/>
                <w:color w:val="000099"/>
                <w:sz w:val="24"/>
                <w:szCs w:val="24"/>
              </w:rPr>
            </w:rPrChange>
          </w:rPr>
          <w:t>return</w:t>
        </w:r>
        <w:r w:rsidRPr="000A0755">
          <w:rPr>
            <w:rFonts w:ascii="Courier New" w:hAnsi="Courier New" w:cs="Courier New"/>
            <w:sz w:val="18"/>
            <w:szCs w:val="24"/>
            <w:lang w:val="en-US"/>
            <w:rPrChange w:id="2159" w:author="Claus" w:date="2018-12-17T19:43:00Z">
              <w:rPr>
                <w:rFonts w:ascii="Courier New" w:hAnsi="Courier New" w:cs="Courier New"/>
                <w:sz w:val="24"/>
                <w:szCs w:val="24"/>
              </w:rPr>
            </w:rPrChange>
          </w:rPr>
          <w:t xml:space="preserve"> result;        </w:t>
        </w:r>
        <w:r w:rsidRPr="000A0755">
          <w:rPr>
            <w:rFonts w:ascii="Courier New" w:hAnsi="Courier New" w:cs="Courier New"/>
            <w:sz w:val="18"/>
            <w:szCs w:val="24"/>
            <w:lang w:val="en-US"/>
            <w:rPrChange w:id="2160" w:author="Claus" w:date="2018-12-17T19:43:00Z">
              <w:rPr>
                <w:rFonts w:ascii="Courier New" w:hAnsi="Courier New" w:cs="Courier New"/>
                <w:sz w:val="24"/>
                <w:szCs w:val="24"/>
              </w:rPr>
            </w:rPrChange>
          </w:rPr>
          <w:br/>
          <w:t xml:space="preserve">} </w:t>
        </w:r>
      </w:ins>
    </w:p>
    <w:p w:rsidR="000A0755" w:rsidRDefault="000A0755" w:rsidP="000A0755">
      <w:pPr>
        <w:rPr>
          <w:ins w:id="2161" w:author="Claus" w:date="2018-12-17T20:26:00Z"/>
          <w:lang w:val="en-US"/>
        </w:rPr>
        <w:pPrChange w:id="2162" w:author="Claus" w:date="2018-12-17T18:24:00Z">
          <w:pPr>
            <w:pStyle w:val="Overskrift1"/>
          </w:pPr>
        </w:pPrChange>
      </w:pPr>
    </w:p>
    <w:p w:rsidR="000A0755" w:rsidRDefault="000A0755" w:rsidP="000A0755">
      <w:pPr>
        <w:pStyle w:val="Overskrift2"/>
        <w:rPr>
          <w:ins w:id="2163" w:author="Claus" w:date="2018-12-17T21:08:00Z"/>
        </w:rPr>
        <w:pPrChange w:id="2164" w:author="Claus" w:date="2018-12-17T20:26:00Z">
          <w:pPr>
            <w:pStyle w:val="Overskrift1"/>
          </w:pPr>
        </w:pPrChange>
      </w:pPr>
      <w:ins w:id="2165" w:author="Claus" w:date="2018-12-17T20:26:00Z">
        <w:r w:rsidRPr="000A0755">
          <w:rPr>
            <w:rPrChange w:id="2166" w:author="Claus" w:date="2018-12-17T21:08:00Z">
              <w:rPr>
                <w:lang w:val="en-US"/>
              </w:rPr>
            </w:rPrChange>
          </w:rPr>
          <w:t xml:space="preserve">Ved beregninger promotes </w:t>
        </w:r>
      </w:ins>
      <w:ins w:id="2167" w:author="Claus" w:date="2018-12-17T21:16:00Z">
        <w:r w:rsidR="002F2E8C">
          <w:t xml:space="preserve">operander </w:t>
        </w:r>
      </w:ins>
      <w:ins w:id="2168" w:author="Claus" w:date="2018-12-17T21:08:00Z">
        <w:r w:rsidRPr="000A0755">
          <w:rPr>
            <w:rPrChange w:id="2169" w:author="Claus" w:date="2018-12-17T21:08:00Z">
              <w:rPr>
                <w:lang w:val="en-US"/>
              </w:rPr>
            </w:rPrChange>
          </w:rPr>
          <w:t>for at finde korrekt antal.</w:t>
        </w:r>
      </w:ins>
    </w:p>
    <w:p w:rsidR="000A0755" w:rsidRPr="000A0755" w:rsidRDefault="002F2E8C" w:rsidP="000A0755">
      <w:pPr>
        <w:rPr>
          <w:ins w:id="2170" w:author="Claus" w:date="2018-12-17T20:26:00Z"/>
          <w:rPrChange w:id="2171" w:author="Claus" w:date="2018-12-17T21:08:00Z">
            <w:rPr>
              <w:ins w:id="2172" w:author="Claus" w:date="2018-12-17T20:26:00Z"/>
              <w:lang w:val="en-US"/>
            </w:rPr>
          </w:rPrChange>
        </w:rPr>
        <w:pPrChange w:id="2173" w:author="Claus" w:date="2018-12-17T21:08:00Z">
          <w:pPr>
            <w:pStyle w:val="Overskrift1"/>
          </w:pPr>
        </w:pPrChange>
      </w:pPr>
      <w:ins w:id="2174" w:author="Claus" w:date="2018-12-17T21:08:00Z">
        <w:r>
          <w:t xml:space="preserve">For at sikre, at </w:t>
        </w:r>
      </w:ins>
      <w:ins w:id="2175" w:author="Claus" w:date="2018-12-17T21:09:00Z">
        <w:r>
          <w:t xml:space="preserve">bl.a. </w:t>
        </w:r>
      </w:ins>
      <w:ins w:id="2176" w:author="Claus" w:date="2018-12-17T21:08:00Z">
        <w:r>
          <w:t>carportens tag</w:t>
        </w:r>
      </w:ins>
      <w:ins w:id="2177" w:author="Claus" w:date="2018-12-17T21:09:00Z">
        <w:r>
          <w:t xml:space="preserve"> ikke får for få spær, er vi nødt til at promote operanderne, når vi dividerer tagets længde med afstanden mellem spær</w:t>
        </w:r>
      </w:ins>
      <w:ins w:id="2178" w:author="Claus" w:date="2018-12-17T21:10:00Z">
        <w:r>
          <w:t xml:space="preserve">ene. Dette fordi vi må have floating point division for at beholde fraktionen. Således kan vi runde op, så vi, i eksemplet herunder, ved roofLength på 200 får 200/55 = </w:t>
        </w:r>
      </w:ins>
      <w:ins w:id="2179" w:author="Claus" w:date="2018-12-17T21:11:00Z">
        <w:r>
          <w:t xml:space="preserve">3,6 ~ 4 mellemrum mellem 5 spær. </w:t>
        </w:r>
      </w:ins>
      <w:ins w:id="2180" w:author="Claus" w:date="2018-12-17T21:12:00Z">
        <w:r>
          <w:t xml:space="preserve">På samme måde udregnes den aktuelle afstand ml. spærene, her </w:t>
        </w:r>
      </w:ins>
      <w:ins w:id="2181" w:author="Claus" w:date="2018-12-17T21:16:00Z">
        <w:r>
          <w:t>5</w:t>
        </w:r>
      </w:ins>
      <w:ins w:id="2182" w:author="Claus" w:date="2018-12-17T21:12:00Z">
        <w:r>
          <w:t>0 cm.</w:t>
        </w:r>
      </w:ins>
    </w:p>
    <w:p w:rsidR="002F1835" w:rsidRPr="002F1835" w:rsidRDefault="000A0755" w:rsidP="002F1835">
      <w:pPr>
        <w:autoSpaceDE w:val="0"/>
        <w:autoSpaceDN w:val="0"/>
        <w:adjustRightInd w:val="0"/>
        <w:spacing w:after="0" w:line="240" w:lineRule="auto"/>
        <w:rPr>
          <w:ins w:id="2183" w:author="Claus" w:date="2018-12-17T20:26:00Z"/>
          <w:rFonts w:ascii="Courier New" w:hAnsi="Courier New" w:cs="Courier New"/>
          <w:sz w:val="18"/>
          <w:szCs w:val="24"/>
          <w:rPrChange w:id="2184" w:author="Claus" w:date="2018-12-17T20:27:00Z">
            <w:rPr>
              <w:ins w:id="2185" w:author="Claus" w:date="2018-12-17T20:26:00Z"/>
              <w:rFonts w:ascii="Courier New" w:hAnsi="Courier New" w:cs="Courier New"/>
              <w:sz w:val="24"/>
              <w:szCs w:val="24"/>
            </w:rPr>
          </w:rPrChange>
        </w:rPr>
      </w:pPr>
      <w:ins w:id="2186" w:author="Claus" w:date="2018-12-17T20:26:00Z">
        <w:r w:rsidRPr="000A0755">
          <w:rPr>
            <w:rFonts w:ascii="Courier New" w:hAnsi="Courier New" w:cs="Courier New"/>
            <w:color w:val="737373"/>
            <w:sz w:val="18"/>
            <w:szCs w:val="24"/>
            <w:rPrChange w:id="2187" w:author="Claus" w:date="2018-12-17T20:27:00Z">
              <w:rPr>
                <w:rFonts w:ascii="Courier New" w:eastAsiaTheme="majorEastAsia" w:hAnsi="Courier New" w:cs="Courier New"/>
                <w:b/>
                <w:bCs/>
                <w:color w:val="737373"/>
                <w:sz w:val="24"/>
                <w:szCs w:val="24"/>
              </w:rPr>
            </w:rPrChange>
          </w:rPr>
          <w:t xml:space="preserve">// Find tagets længde og udregn antal spær, adskilt 55 cm fra hinanden.                </w:t>
        </w:r>
        <w:r w:rsidRPr="000A0755">
          <w:rPr>
            <w:rFonts w:ascii="Courier New" w:hAnsi="Courier New" w:cs="Courier New"/>
            <w:color w:val="737373"/>
            <w:sz w:val="18"/>
            <w:szCs w:val="24"/>
            <w:rPrChange w:id="2188" w:author="Claus" w:date="2018-12-17T20:27: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2189" w:author="Claus" w:date="2018-12-17T20:27:00Z">
              <w:rPr>
                <w:rFonts w:ascii="Courier New" w:eastAsiaTheme="majorEastAsia" w:hAnsi="Courier New" w:cs="Courier New"/>
                <w:b/>
                <w:bCs/>
                <w:color w:val="365F91" w:themeColor="accent1" w:themeShade="BF"/>
                <w:sz w:val="24"/>
                <w:szCs w:val="24"/>
              </w:rPr>
            </w:rPrChange>
          </w:rPr>
          <w:t>raftersCount = (</w:t>
        </w:r>
        <w:r w:rsidRPr="000A0755">
          <w:rPr>
            <w:rFonts w:ascii="Courier New" w:hAnsi="Courier New" w:cs="Courier New"/>
            <w:color w:val="000099"/>
            <w:sz w:val="18"/>
            <w:szCs w:val="24"/>
            <w:rPrChange w:id="2190" w:author="Claus" w:date="2018-12-17T20:27:00Z">
              <w:rPr>
                <w:rFonts w:ascii="Courier New" w:eastAsiaTheme="majorEastAsia" w:hAnsi="Courier New" w:cs="Courier New"/>
                <w:b/>
                <w:bCs/>
                <w:color w:val="000099"/>
                <w:sz w:val="24"/>
                <w:szCs w:val="24"/>
              </w:rPr>
            </w:rPrChange>
          </w:rPr>
          <w:t>int</w:t>
        </w:r>
        <w:r w:rsidRPr="000A0755">
          <w:rPr>
            <w:rFonts w:ascii="Courier New" w:hAnsi="Courier New" w:cs="Courier New"/>
            <w:sz w:val="18"/>
            <w:szCs w:val="24"/>
            <w:rPrChange w:id="2191" w:author="Claus" w:date="2018-12-17T20:27:00Z">
              <w:rPr>
                <w:rFonts w:ascii="Courier New" w:eastAsiaTheme="majorEastAsia" w:hAnsi="Courier New" w:cs="Courier New"/>
                <w:b/>
                <w:bCs/>
                <w:color w:val="365F91" w:themeColor="accent1" w:themeShade="BF"/>
                <w:sz w:val="24"/>
                <w:szCs w:val="24"/>
              </w:rPr>
            </w:rPrChange>
          </w:rPr>
          <w:t xml:space="preserve">)Math.ceil(roofLength / Rules.RAFTER_SPACING) + </w:t>
        </w:r>
        <w:r w:rsidRPr="000A0755">
          <w:rPr>
            <w:rFonts w:ascii="Courier New" w:hAnsi="Courier New" w:cs="Courier New"/>
            <w:color w:val="780000"/>
            <w:sz w:val="18"/>
            <w:szCs w:val="24"/>
            <w:rPrChange w:id="2192" w:author="Claus" w:date="2018-12-17T20:27:00Z">
              <w:rPr>
                <w:rFonts w:ascii="Courier New" w:eastAsiaTheme="majorEastAsia" w:hAnsi="Courier New" w:cs="Courier New"/>
                <w:b/>
                <w:bCs/>
                <w:color w:val="780000"/>
                <w:sz w:val="24"/>
                <w:szCs w:val="24"/>
              </w:rPr>
            </w:rPrChange>
          </w:rPr>
          <w:t>1</w:t>
        </w:r>
        <w:r w:rsidRPr="000A0755">
          <w:rPr>
            <w:rFonts w:ascii="Courier New" w:hAnsi="Courier New" w:cs="Courier New"/>
            <w:sz w:val="18"/>
            <w:szCs w:val="24"/>
            <w:rPrChange w:id="2193" w:author="Claus" w:date="2018-12-17T20:27: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color w:val="737373"/>
            <w:sz w:val="18"/>
            <w:szCs w:val="24"/>
            <w:rPrChange w:id="2194" w:author="Claus" w:date="2018-12-17T20:27:00Z">
              <w:rPr>
                <w:rFonts w:ascii="Courier New" w:eastAsiaTheme="majorEastAsia" w:hAnsi="Courier New" w:cs="Courier New"/>
                <w:b/>
                <w:bCs/>
                <w:color w:val="737373"/>
                <w:sz w:val="24"/>
                <w:szCs w:val="24"/>
              </w:rPr>
            </w:rPrChange>
          </w:rPr>
          <w:t xml:space="preserve">// Et spær ekstra, da vi har udregnet antal mellemrum.     </w:t>
        </w:r>
        <w:r w:rsidRPr="000A0755">
          <w:rPr>
            <w:rFonts w:ascii="Courier New" w:hAnsi="Courier New" w:cs="Courier New"/>
            <w:color w:val="737373"/>
            <w:sz w:val="18"/>
            <w:szCs w:val="24"/>
            <w:rPrChange w:id="2195" w:author="Claus" w:date="2018-12-17T20:27:00Z">
              <w:rPr>
                <w:rFonts w:ascii="Courier New" w:eastAsiaTheme="majorEastAsia" w:hAnsi="Courier New" w:cs="Courier New"/>
                <w:b/>
                <w:bCs/>
                <w:color w:val="737373"/>
                <w:sz w:val="24"/>
                <w:szCs w:val="24"/>
              </w:rPr>
            </w:rPrChange>
          </w:rPr>
          <w:br/>
          <w:t>// Gem aktuel afstand ml. spær.</w:t>
        </w:r>
        <w:r w:rsidRPr="000A0755">
          <w:rPr>
            <w:rFonts w:ascii="Courier New" w:hAnsi="Courier New" w:cs="Courier New"/>
            <w:color w:val="737373"/>
            <w:sz w:val="18"/>
            <w:szCs w:val="24"/>
            <w:rPrChange w:id="2196" w:author="Claus" w:date="2018-12-17T20:27: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2197" w:author="Claus" w:date="2018-12-17T20:27:00Z">
              <w:rPr>
                <w:rFonts w:ascii="Courier New" w:eastAsiaTheme="majorEastAsia" w:hAnsi="Courier New" w:cs="Courier New"/>
                <w:b/>
                <w:bCs/>
                <w:color w:val="365F91" w:themeColor="accent1" w:themeShade="BF"/>
                <w:sz w:val="24"/>
                <w:szCs w:val="24"/>
              </w:rPr>
            </w:rPrChange>
          </w:rPr>
          <w:t>raftersSpacing = (</w:t>
        </w:r>
        <w:r w:rsidRPr="000A0755">
          <w:rPr>
            <w:rFonts w:ascii="Courier New" w:hAnsi="Courier New" w:cs="Courier New"/>
            <w:color w:val="000099"/>
            <w:sz w:val="18"/>
            <w:szCs w:val="24"/>
            <w:rPrChange w:id="2198" w:author="Claus" w:date="2018-12-17T20:27:00Z">
              <w:rPr>
                <w:rFonts w:ascii="Courier New" w:eastAsiaTheme="majorEastAsia" w:hAnsi="Courier New" w:cs="Courier New"/>
                <w:b/>
                <w:bCs/>
                <w:color w:val="000099"/>
                <w:sz w:val="24"/>
                <w:szCs w:val="24"/>
              </w:rPr>
            </w:rPrChange>
          </w:rPr>
          <w:t>int</w:t>
        </w:r>
        <w:r w:rsidRPr="000A0755">
          <w:rPr>
            <w:rFonts w:ascii="Courier New" w:hAnsi="Courier New" w:cs="Courier New"/>
            <w:sz w:val="18"/>
            <w:szCs w:val="24"/>
            <w:rPrChange w:id="2199" w:author="Claus" w:date="2018-12-17T20:27:00Z">
              <w:rPr>
                <w:rFonts w:ascii="Courier New" w:eastAsiaTheme="majorEastAsia" w:hAnsi="Courier New" w:cs="Courier New"/>
                <w:b/>
                <w:bCs/>
                <w:color w:val="365F91" w:themeColor="accent1" w:themeShade="BF"/>
                <w:sz w:val="24"/>
                <w:szCs w:val="24"/>
              </w:rPr>
            </w:rPrChange>
          </w:rPr>
          <w:t>)Math.ceil(roofLength / (</w:t>
        </w:r>
        <w:r w:rsidRPr="000A0755">
          <w:rPr>
            <w:rFonts w:ascii="Courier New" w:hAnsi="Courier New" w:cs="Courier New"/>
            <w:color w:val="000099"/>
            <w:sz w:val="18"/>
            <w:szCs w:val="24"/>
            <w:rPrChange w:id="2200" w:author="Claus" w:date="2018-12-17T20:27:00Z">
              <w:rPr>
                <w:rFonts w:ascii="Courier New" w:eastAsiaTheme="majorEastAsia" w:hAnsi="Courier New" w:cs="Courier New"/>
                <w:b/>
                <w:bCs/>
                <w:color w:val="000099"/>
                <w:sz w:val="24"/>
                <w:szCs w:val="24"/>
              </w:rPr>
            </w:rPrChange>
          </w:rPr>
          <w:t>float</w:t>
        </w:r>
        <w:r w:rsidRPr="000A0755">
          <w:rPr>
            <w:rFonts w:ascii="Courier New" w:hAnsi="Courier New" w:cs="Courier New"/>
            <w:sz w:val="18"/>
            <w:szCs w:val="24"/>
            <w:rPrChange w:id="2201" w:author="Claus" w:date="2018-12-17T20:27:00Z">
              <w:rPr>
                <w:rFonts w:ascii="Courier New" w:eastAsiaTheme="majorEastAsia" w:hAnsi="Courier New" w:cs="Courier New"/>
                <w:b/>
                <w:bCs/>
                <w:color w:val="365F91" w:themeColor="accent1" w:themeShade="BF"/>
                <w:sz w:val="24"/>
                <w:szCs w:val="24"/>
              </w:rPr>
            </w:rPrChange>
          </w:rPr>
          <w:t>)(raftersCount-</w:t>
        </w:r>
        <w:r w:rsidRPr="000A0755">
          <w:rPr>
            <w:rFonts w:ascii="Courier New" w:hAnsi="Courier New" w:cs="Courier New"/>
            <w:color w:val="780000"/>
            <w:sz w:val="18"/>
            <w:szCs w:val="24"/>
            <w:rPrChange w:id="2202" w:author="Claus" w:date="2018-12-17T20:27:00Z">
              <w:rPr>
                <w:rFonts w:ascii="Courier New" w:eastAsiaTheme="majorEastAsia" w:hAnsi="Courier New" w:cs="Courier New"/>
                <w:b/>
                <w:bCs/>
                <w:color w:val="780000"/>
                <w:sz w:val="24"/>
                <w:szCs w:val="24"/>
              </w:rPr>
            </w:rPrChange>
          </w:rPr>
          <w:t>1</w:t>
        </w:r>
        <w:r w:rsidRPr="000A0755">
          <w:rPr>
            <w:rFonts w:ascii="Courier New" w:hAnsi="Courier New" w:cs="Courier New"/>
            <w:sz w:val="18"/>
            <w:szCs w:val="24"/>
            <w:rPrChange w:id="2203" w:author="Claus" w:date="2018-12-17T20:27: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color w:val="737373"/>
            <w:sz w:val="18"/>
            <w:szCs w:val="24"/>
            <w:rPrChange w:id="2204" w:author="Claus" w:date="2018-12-17T20:27:00Z">
              <w:rPr>
                <w:rFonts w:ascii="Courier New" w:eastAsiaTheme="majorEastAsia" w:hAnsi="Courier New" w:cs="Courier New"/>
                <w:b/>
                <w:bCs/>
                <w:color w:val="737373"/>
                <w:sz w:val="24"/>
                <w:szCs w:val="24"/>
              </w:rPr>
            </w:rPrChange>
          </w:rPr>
          <w:t>// Husk at fratrække slut spær for at få nok mellemrum.</w:t>
        </w:r>
        <w:r w:rsidRPr="000A0755">
          <w:rPr>
            <w:rFonts w:ascii="Courier New" w:hAnsi="Courier New" w:cs="Courier New"/>
            <w:sz w:val="18"/>
            <w:szCs w:val="24"/>
            <w:rPrChange w:id="2205" w:author="Claus" w:date="2018-12-17T20:27:00Z">
              <w:rPr>
                <w:rFonts w:ascii="Courier New" w:eastAsiaTheme="majorEastAsia" w:hAnsi="Courier New" w:cs="Courier New"/>
                <w:b/>
                <w:bCs/>
                <w:color w:val="365F91" w:themeColor="accent1" w:themeShade="BF"/>
                <w:sz w:val="24"/>
                <w:szCs w:val="24"/>
              </w:rPr>
            </w:rPrChange>
          </w:rPr>
          <w:t xml:space="preserve"> </w:t>
        </w:r>
      </w:ins>
    </w:p>
    <w:p w:rsidR="000A0755" w:rsidRDefault="000A0755" w:rsidP="000A0755">
      <w:pPr>
        <w:rPr>
          <w:ins w:id="2206" w:author="Claus" w:date="2018-12-17T15:09:00Z"/>
        </w:rPr>
        <w:pPrChange w:id="2207" w:author="Claus" w:date="2018-12-17T20:26:00Z">
          <w:pPr>
            <w:pStyle w:val="Overskrift1"/>
          </w:pPr>
        </w:pPrChange>
      </w:pPr>
    </w:p>
    <w:p w:rsidR="000A0755" w:rsidRDefault="004B0118" w:rsidP="000A0755">
      <w:pPr>
        <w:pStyle w:val="Overskrift2"/>
        <w:rPr>
          <w:ins w:id="2208" w:author="Claus" w:date="2018-12-17T15:09:00Z"/>
        </w:rPr>
        <w:pPrChange w:id="2209" w:author="Claus" w:date="2018-12-17T15:09:00Z">
          <w:pPr>
            <w:pStyle w:val="Overskrift1"/>
          </w:pPr>
        </w:pPrChange>
      </w:pPr>
      <w:ins w:id="2210" w:author="Claus" w:date="2018-12-17T15:09:00Z">
        <w:r>
          <w:t>Dataforbindelse indlæses fra properties fil.</w:t>
        </w:r>
      </w:ins>
    </w:p>
    <w:p w:rsidR="000A0755" w:rsidRDefault="000E6EE4" w:rsidP="000A0755">
      <w:pPr>
        <w:rPr>
          <w:ins w:id="2211" w:author="Claus" w:date="2018-12-17T20:05:00Z"/>
        </w:rPr>
        <w:pPrChange w:id="2212" w:author="Claus" w:date="2018-12-17T15:09:00Z">
          <w:pPr>
            <w:pStyle w:val="Overskrift1"/>
          </w:pPr>
        </w:pPrChange>
      </w:pPr>
      <w:ins w:id="2213" w:author="Claus" w:date="2018-12-17T20:03:00Z">
        <w:r>
          <w:t xml:space="preserve">Databaseforbindelsens url, brugernavn og adgangskode skal ikke kunne aflæses direkte i kildekoden lagt på Github. </w:t>
        </w:r>
      </w:ins>
      <w:ins w:id="2214" w:author="Claus" w:date="2018-12-17T20:04:00Z">
        <w:r>
          <w:t xml:space="preserve">Derfor har vi valgt at lave en konfigurationsfil til forbindelsen og ekskludere den fra Github. </w:t>
        </w:r>
      </w:ins>
      <w:ins w:id="2215" w:author="Claus" w:date="2018-12-17T20:05:00Z">
        <w:r>
          <w:t>Den må derfor indlæses, når en forbindelse skal etableres:</w:t>
        </w:r>
      </w:ins>
    </w:p>
    <w:p w:rsidR="000E6EE4" w:rsidRDefault="000A0755" w:rsidP="000E6EE4">
      <w:pPr>
        <w:autoSpaceDE w:val="0"/>
        <w:autoSpaceDN w:val="0"/>
        <w:adjustRightInd w:val="0"/>
        <w:spacing w:after="0" w:line="240" w:lineRule="auto"/>
        <w:rPr>
          <w:ins w:id="2216" w:author="Claus" w:date="2018-12-17T20:06:00Z"/>
          <w:rFonts w:ascii="Courier New" w:hAnsi="Courier New" w:cs="Courier New"/>
          <w:sz w:val="18"/>
          <w:szCs w:val="24"/>
          <w:lang w:val="en-US"/>
        </w:rPr>
      </w:pPr>
      <w:ins w:id="2217" w:author="Claus" w:date="2018-12-17T20:05:00Z">
        <w:r w:rsidRPr="000A0755">
          <w:rPr>
            <w:rFonts w:ascii="Courier New" w:hAnsi="Courier New" w:cs="Courier New"/>
            <w:color w:val="000099"/>
            <w:sz w:val="18"/>
            <w:szCs w:val="24"/>
            <w:rPrChange w:id="2218" w:author="Claus" w:date="2018-12-19T15:23:00Z">
              <w:rPr>
                <w:rFonts w:ascii="Courier New" w:eastAsiaTheme="majorEastAsia" w:hAnsi="Courier New" w:cs="Courier New"/>
                <w:b/>
                <w:bCs/>
                <w:color w:val="000099"/>
                <w:sz w:val="24"/>
                <w:szCs w:val="24"/>
              </w:rPr>
            </w:rPrChange>
          </w:rPr>
          <w:t>public</w:t>
        </w:r>
        <w:r w:rsidRPr="000A0755">
          <w:rPr>
            <w:rFonts w:ascii="Courier New" w:hAnsi="Courier New" w:cs="Courier New"/>
            <w:sz w:val="18"/>
            <w:szCs w:val="24"/>
            <w:rPrChange w:id="2219" w:author="Claus" w:date="2018-12-19T15:23: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rPrChange w:id="2220" w:author="Claus" w:date="2018-12-19T15:23:00Z">
              <w:rPr>
                <w:rFonts w:ascii="Courier New" w:eastAsiaTheme="majorEastAsia" w:hAnsi="Courier New" w:cs="Courier New"/>
                <w:b/>
                <w:bCs/>
                <w:color w:val="000099"/>
                <w:sz w:val="24"/>
                <w:szCs w:val="24"/>
              </w:rPr>
            </w:rPrChange>
          </w:rPr>
          <w:t>static</w:t>
        </w:r>
        <w:r w:rsidRPr="000A0755">
          <w:rPr>
            <w:rFonts w:ascii="Courier New" w:hAnsi="Courier New" w:cs="Courier New"/>
            <w:sz w:val="18"/>
            <w:szCs w:val="24"/>
            <w:rPrChange w:id="2221" w:author="Claus" w:date="2018-12-19T15:23:00Z">
              <w:rPr>
                <w:rFonts w:ascii="Courier New" w:eastAsiaTheme="majorEastAsia" w:hAnsi="Courier New" w:cs="Courier New"/>
                <w:b/>
                <w:bCs/>
                <w:color w:val="365F91" w:themeColor="accent1" w:themeShade="BF"/>
                <w:sz w:val="24"/>
                <w:szCs w:val="24"/>
              </w:rPr>
            </w:rPrChange>
          </w:rPr>
          <w:t xml:space="preserve"> Connection getConnection() </w:t>
        </w:r>
        <w:r w:rsidRPr="000A0755">
          <w:rPr>
            <w:rFonts w:ascii="Courier New" w:hAnsi="Courier New" w:cs="Courier New"/>
            <w:color w:val="000099"/>
            <w:sz w:val="18"/>
            <w:szCs w:val="24"/>
            <w:rPrChange w:id="2222" w:author="Claus" w:date="2018-12-19T15:23:00Z">
              <w:rPr>
                <w:rFonts w:ascii="Courier New" w:eastAsiaTheme="majorEastAsia" w:hAnsi="Courier New" w:cs="Courier New"/>
                <w:b/>
                <w:bCs/>
                <w:color w:val="000099"/>
                <w:sz w:val="24"/>
                <w:szCs w:val="24"/>
              </w:rPr>
            </w:rPrChange>
          </w:rPr>
          <w:t>throws</w:t>
        </w:r>
        <w:r w:rsidRPr="000A0755">
          <w:rPr>
            <w:rFonts w:ascii="Courier New" w:hAnsi="Courier New" w:cs="Courier New"/>
            <w:sz w:val="18"/>
            <w:szCs w:val="24"/>
            <w:rPrChange w:id="2223" w:author="Claus" w:date="2018-12-19T15:23:00Z">
              <w:rPr>
                <w:rFonts w:ascii="Courier New" w:eastAsiaTheme="majorEastAsia" w:hAnsi="Courier New" w:cs="Courier New"/>
                <w:b/>
                <w:bCs/>
                <w:color w:val="365F91" w:themeColor="accent1" w:themeShade="BF"/>
                <w:sz w:val="24"/>
                <w:szCs w:val="24"/>
              </w:rPr>
            </w:rPrChange>
          </w:rPr>
          <w:t xml:space="preserve"> FogException </w:t>
        </w:r>
        <w:r w:rsidRPr="000A0755">
          <w:rPr>
            <w:rFonts w:ascii="Courier New" w:hAnsi="Courier New" w:cs="Courier New"/>
            <w:sz w:val="18"/>
            <w:szCs w:val="24"/>
            <w:rPrChange w:id="2224" w:author="Claus" w:date="2018-12-19T15:23:00Z">
              <w:rPr>
                <w:rFonts w:ascii="Courier New" w:eastAsiaTheme="majorEastAsia" w:hAnsi="Courier New" w:cs="Courier New"/>
                <w:b/>
                <w:bCs/>
                <w:color w:val="365F91" w:themeColor="accent1" w:themeShade="BF"/>
                <w:sz w:val="24"/>
                <w:szCs w:val="24"/>
              </w:rPr>
            </w:rPrChange>
          </w:rPr>
          <w:br/>
          <w:t>{</w:t>
        </w:r>
        <w:r w:rsidRPr="000A0755">
          <w:rPr>
            <w:rFonts w:ascii="Courier New" w:hAnsi="Courier New" w:cs="Courier New"/>
            <w:sz w:val="18"/>
            <w:szCs w:val="24"/>
            <w:rPrChange w:id="2225" w:author="Claus" w:date="2018-12-19T15:23: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rPrChange w:id="2226" w:author="Claus" w:date="2018-12-19T15:23:00Z">
              <w:rPr>
                <w:rFonts w:ascii="Courier New" w:eastAsiaTheme="majorEastAsia" w:hAnsi="Courier New" w:cs="Courier New"/>
                <w:b/>
                <w:bCs/>
                <w:color w:val="737373"/>
                <w:sz w:val="24"/>
                <w:szCs w:val="24"/>
              </w:rPr>
            </w:rPrChange>
          </w:rPr>
          <w:t>// Hvis connection er etableret, se om den er lukket.</w:t>
        </w:r>
        <w:r w:rsidRPr="000A0755">
          <w:rPr>
            <w:rFonts w:ascii="Courier New" w:hAnsi="Courier New" w:cs="Courier New"/>
            <w:color w:val="737373"/>
            <w:sz w:val="18"/>
            <w:szCs w:val="24"/>
            <w:rPrChange w:id="2227" w:author="Claus" w:date="2018-12-19T15:23: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rPrChange w:id="2228" w:author="Claus" w:date="2018-12-19T15:23: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color w:val="000099"/>
            <w:sz w:val="18"/>
            <w:szCs w:val="24"/>
            <w:lang w:val="en-US"/>
            <w:rPrChange w:id="2229" w:author="Claus" w:date="2018-12-17T20:05:00Z">
              <w:rPr>
                <w:rFonts w:ascii="Courier New" w:eastAsiaTheme="majorEastAsia" w:hAnsi="Courier New" w:cs="Courier New"/>
                <w:b/>
                <w:bCs/>
                <w:color w:val="000099"/>
                <w:sz w:val="24"/>
                <w:szCs w:val="24"/>
              </w:rPr>
            </w:rPrChange>
          </w:rPr>
          <w:t>if</w:t>
        </w:r>
        <w:r w:rsidRPr="000A0755">
          <w:rPr>
            <w:rFonts w:ascii="Courier New" w:hAnsi="Courier New" w:cs="Courier New"/>
            <w:sz w:val="18"/>
            <w:szCs w:val="24"/>
            <w:lang w:val="en-US"/>
            <w:rPrChange w:id="2230"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0A0755">
          <w:rPr>
            <w:rFonts w:ascii="Courier New" w:hAnsi="Courier New" w:cs="Courier New"/>
            <w:color w:val="000099"/>
            <w:sz w:val="18"/>
            <w:szCs w:val="24"/>
            <w:lang w:val="en-US"/>
            <w:rPrChange w:id="2231" w:author="Claus" w:date="2018-12-17T20:05:00Z">
              <w:rPr>
                <w:rFonts w:ascii="Courier New" w:eastAsiaTheme="majorEastAsia" w:hAnsi="Courier New" w:cs="Courier New"/>
                <w:b/>
                <w:bCs/>
                <w:color w:val="000099"/>
                <w:sz w:val="24"/>
                <w:szCs w:val="24"/>
              </w:rPr>
            </w:rPrChange>
          </w:rPr>
          <w:t>null</w:t>
        </w:r>
        <w:r w:rsidRPr="000A0755">
          <w:rPr>
            <w:rFonts w:ascii="Courier New" w:hAnsi="Courier New" w:cs="Courier New"/>
            <w:sz w:val="18"/>
            <w:szCs w:val="24"/>
            <w:lang w:val="en-US"/>
            <w:rPrChange w:id="2232" w:author="Claus" w:date="2018-12-17T20:05: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2233"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234"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235" w:author="Claus" w:date="2018-12-17T20:05:00Z">
              <w:rPr>
                <w:rFonts w:ascii="Courier New" w:eastAsiaTheme="majorEastAsia" w:hAnsi="Courier New" w:cs="Courier New"/>
                <w:b/>
                <w:bCs/>
                <w:color w:val="000099"/>
                <w:sz w:val="24"/>
                <w:szCs w:val="24"/>
              </w:rPr>
            </w:rPrChange>
          </w:rPr>
          <w:t>try</w:t>
        </w:r>
        <w:r w:rsidRPr="000A0755">
          <w:rPr>
            <w:rFonts w:ascii="Courier New" w:hAnsi="Courier New" w:cs="Courier New"/>
            <w:sz w:val="18"/>
            <w:szCs w:val="24"/>
            <w:lang w:val="en-US"/>
            <w:rPrChange w:id="2236"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237"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238" w:author="Claus" w:date="2018-12-17T20:05:00Z">
              <w:rPr>
                <w:rFonts w:ascii="Courier New" w:eastAsiaTheme="majorEastAsia" w:hAnsi="Courier New" w:cs="Courier New"/>
                <w:b/>
                <w:bCs/>
                <w:color w:val="000099"/>
                <w:sz w:val="24"/>
                <w:szCs w:val="24"/>
              </w:rPr>
            </w:rPrChange>
          </w:rPr>
          <w:t>if</w:t>
        </w:r>
        <w:r w:rsidRPr="000A0755">
          <w:rPr>
            <w:rFonts w:ascii="Courier New" w:hAnsi="Courier New" w:cs="Courier New"/>
            <w:sz w:val="18"/>
            <w:szCs w:val="24"/>
            <w:lang w:val="en-US"/>
            <w:rPrChange w:id="2239" w:author="Claus" w:date="2018-12-17T20:05:00Z">
              <w:rPr>
                <w:rFonts w:ascii="Courier New" w:eastAsiaTheme="majorEastAsia" w:hAnsi="Courier New" w:cs="Courier New"/>
                <w:b/>
                <w:bCs/>
                <w:color w:val="365F91" w:themeColor="accent1" w:themeShade="BF"/>
                <w:sz w:val="24"/>
                <w:szCs w:val="24"/>
              </w:rPr>
            </w:rPrChange>
          </w:rPr>
          <w:t xml:space="preserve"> (connection.isClosed())                     </w:t>
        </w:r>
        <w:r w:rsidRPr="000A0755">
          <w:rPr>
            <w:rFonts w:ascii="Courier New" w:hAnsi="Courier New" w:cs="Courier New"/>
            <w:sz w:val="18"/>
            <w:szCs w:val="24"/>
            <w:lang w:val="en-US"/>
            <w:rPrChange w:id="2240" w:author="Claus" w:date="2018-12-17T20:05:00Z">
              <w:rPr>
                <w:rFonts w:ascii="Courier New" w:eastAsiaTheme="majorEastAsia" w:hAnsi="Courier New" w:cs="Courier New"/>
                <w:b/>
                <w:bCs/>
                <w:color w:val="365F91" w:themeColor="accent1" w:themeShade="BF"/>
                <w:sz w:val="24"/>
                <w:szCs w:val="24"/>
              </w:rPr>
            </w:rPrChange>
          </w:rPr>
          <w:br/>
          <w:t xml:space="preserve">                connection = </w:t>
        </w:r>
        <w:r w:rsidRPr="000A0755">
          <w:rPr>
            <w:rFonts w:ascii="Courier New" w:hAnsi="Courier New" w:cs="Courier New"/>
            <w:color w:val="000099"/>
            <w:sz w:val="18"/>
            <w:szCs w:val="24"/>
            <w:lang w:val="en-US"/>
            <w:rPrChange w:id="2241" w:author="Claus" w:date="2018-12-17T20:05:00Z">
              <w:rPr>
                <w:rFonts w:ascii="Courier New" w:eastAsiaTheme="majorEastAsia" w:hAnsi="Courier New" w:cs="Courier New"/>
                <w:b/>
                <w:bCs/>
                <w:color w:val="000099"/>
                <w:sz w:val="24"/>
                <w:szCs w:val="24"/>
              </w:rPr>
            </w:rPrChange>
          </w:rPr>
          <w:t>null</w:t>
        </w:r>
        <w:r w:rsidRPr="000A0755">
          <w:rPr>
            <w:rFonts w:ascii="Courier New" w:hAnsi="Courier New" w:cs="Courier New"/>
            <w:sz w:val="18"/>
            <w:szCs w:val="24"/>
            <w:lang w:val="en-US"/>
            <w:rPrChange w:id="2242" w:author="Claus" w:date="2018-12-17T20:05:00Z">
              <w:rPr>
                <w:rFonts w:ascii="Courier New" w:eastAsiaTheme="majorEastAsia" w:hAnsi="Courier New" w:cs="Courier New"/>
                <w:b/>
                <w:bCs/>
                <w:color w:val="365F91" w:themeColor="accent1" w:themeShade="BF"/>
                <w:sz w:val="24"/>
                <w:szCs w:val="24"/>
              </w:rPr>
            </w:rPrChange>
          </w:rPr>
          <w:t xml:space="preserve">;                </w:t>
        </w:r>
        <w:r w:rsidRPr="000A0755">
          <w:rPr>
            <w:rFonts w:ascii="Courier New" w:hAnsi="Courier New" w:cs="Courier New"/>
            <w:sz w:val="18"/>
            <w:szCs w:val="24"/>
            <w:lang w:val="en-US"/>
            <w:rPrChange w:id="2243"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244"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245" w:author="Claus" w:date="2018-12-17T20:05:00Z">
              <w:rPr>
                <w:rFonts w:ascii="Courier New" w:eastAsiaTheme="majorEastAsia" w:hAnsi="Courier New" w:cs="Courier New"/>
                <w:b/>
                <w:bCs/>
                <w:color w:val="000099"/>
                <w:sz w:val="24"/>
                <w:szCs w:val="24"/>
              </w:rPr>
            </w:rPrChange>
          </w:rPr>
          <w:t>catch</w:t>
        </w:r>
        <w:r w:rsidRPr="000A0755">
          <w:rPr>
            <w:rFonts w:ascii="Courier New" w:hAnsi="Courier New" w:cs="Courier New"/>
            <w:sz w:val="18"/>
            <w:szCs w:val="24"/>
            <w:lang w:val="en-US"/>
            <w:rPrChange w:id="2246" w:author="Claus" w:date="2018-12-17T20:05:00Z">
              <w:rPr>
                <w:rFonts w:ascii="Courier New" w:eastAsiaTheme="majorEastAsia" w:hAnsi="Courier New" w:cs="Courier New"/>
                <w:b/>
                <w:bCs/>
                <w:color w:val="365F91" w:themeColor="accent1" w:themeShade="BF"/>
                <w:sz w:val="24"/>
                <w:szCs w:val="24"/>
              </w:rPr>
            </w:rPrChange>
          </w:rPr>
          <w:t>(SQLException s)</w:t>
        </w:r>
        <w:r w:rsidRPr="000A0755">
          <w:rPr>
            <w:rFonts w:ascii="Courier New" w:hAnsi="Courier New" w:cs="Courier New"/>
            <w:sz w:val="18"/>
            <w:szCs w:val="24"/>
            <w:lang w:val="en-US"/>
            <w:rPrChange w:id="2247" w:author="Claus" w:date="2018-12-17T20:05:00Z">
              <w:rPr>
                <w:rFonts w:ascii="Courier New" w:eastAsiaTheme="majorEastAsia" w:hAnsi="Courier New" w:cs="Courier New"/>
                <w:b/>
                <w:bCs/>
                <w:color w:val="365F91" w:themeColor="accent1" w:themeShade="BF"/>
                <w:sz w:val="24"/>
                <w:szCs w:val="24"/>
              </w:rPr>
            </w:rPrChange>
          </w:rPr>
          <w:br/>
          <w:t xml:space="preserve">        {                </w:t>
        </w:r>
        <w:r w:rsidRPr="000A0755">
          <w:rPr>
            <w:rFonts w:ascii="Courier New" w:hAnsi="Courier New" w:cs="Courier New"/>
            <w:sz w:val="18"/>
            <w:szCs w:val="24"/>
            <w:lang w:val="en-US"/>
            <w:rPrChange w:id="2248"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737373"/>
            <w:sz w:val="18"/>
            <w:szCs w:val="24"/>
            <w:lang w:val="en-US"/>
            <w:rPrChange w:id="2249" w:author="Claus" w:date="2018-12-17T20:05:00Z">
              <w:rPr>
                <w:rFonts w:ascii="Courier New" w:eastAsiaTheme="majorEastAsia" w:hAnsi="Courier New" w:cs="Courier New"/>
                <w:b/>
                <w:bCs/>
                <w:color w:val="737373"/>
                <w:sz w:val="24"/>
                <w:szCs w:val="24"/>
              </w:rPr>
            </w:rPrChange>
          </w:rPr>
          <w:t>// Får vi exception ved isClosed, fjern reference så den kan garbage collectes.</w:t>
        </w:r>
        <w:r w:rsidRPr="000A0755">
          <w:rPr>
            <w:rFonts w:ascii="Courier New" w:hAnsi="Courier New" w:cs="Courier New"/>
            <w:color w:val="737373"/>
            <w:sz w:val="18"/>
            <w:szCs w:val="24"/>
            <w:lang w:val="en-US"/>
            <w:rPrChange w:id="2250" w:author="Claus" w:date="2018-12-17T20:05:00Z">
              <w:rPr>
                <w:rFonts w:ascii="Courier New" w:eastAsiaTheme="majorEastAsia" w:hAnsi="Courier New" w:cs="Courier New"/>
                <w:b/>
                <w:bCs/>
                <w:color w:val="737373"/>
                <w:sz w:val="24"/>
                <w:szCs w:val="24"/>
              </w:rPr>
            </w:rPrChange>
          </w:rPr>
          <w:br/>
        </w:r>
        <w:r w:rsidRPr="000A0755">
          <w:rPr>
            <w:rFonts w:ascii="Courier New" w:hAnsi="Courier New" w:cs="Courier New"/>
            <w:sz w:val="18"/>
            <w:szCs w:val="24"/>
            <w:lang w:val="en-US"/>
            <w:rPrChange w:id="2251"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0A0755">
          <w:rPr>
            <w:rFonts w:ascii="Courier New" w:hAnsi="Courier New" w:cs="Courier New"/>
            <w:color w:val="000099"/>
            <w:sz w:val="18"/>
            <w:szCs w:val="24"/>
            <w:lang w:val="en-US"/>
            <w:rPrChange w:id="2252" w:author="Claus" w:date="2018-12-17T20:05:00Z">
              <w:rPr>
                <w:rFonts w:ascii="Courier New" w:eastAsiaTheme="majorEastAsia" w:hAnsi="Courier New" w:cs="Courier New"/>
                <w:b/>
                <w:bCs/>
                <w:color w:val="000099"/>
                <w:sz w:val="24"/>
                <w:szCs w:val="24"/>
              </w:rPr>
            </w:rPrChange>
          </w:rPr>
          <w:t>null</w:t>
        </w:r>
        <w:r w:rsidRPr="000A0755">
          <w:rPr>
            <w:rFonts w:ascii="Courier New" w:hAnsi="Courier New" w:cs="Courier New"/>
            <w:sz w:val="18"/>
            <w:szCs w:val="24"/>
            <w:lang w:val="en-US"/>
            <w:rPrChange w:id="2253" w:author="Claus" w:date="2018-12-17T20:05:00Z">
              <w:rPr>
                <w:rFonts w:ascii="Courier New" w:eastAsiaTheme="majorEastAsia" w:hAnsi="Courier New" w:cs="Courier New"/>
                <w:b/>
                <w:bCs/>
                <w:color w:val="365F91" w:themeColor="accent1" w:themeShade="BF"/>
                <w:sz w:val="24"/>
                <w:szCs w:val="24"/>
              </w:rPr>
            </w:rPrChange>
          </w:rPr>
          <w:t>;</w:t>
        </w:r>
        <w:r w:rsidRPr="000A0755">
          <w:rPr>
            <w:rFonts w:ascii="Courier New" w:hAnsi="Courier New" w:cs="Courier New"/>
            <w:sz w:val="18"/>
            <w:szCs w:val="24"/>
            <w:lang w:val="en-US"/>
            <w:rPrChange w:id="2254"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sz w:val="18"/>
            <w:szCs w:val="24"/>
            <w:lang w:val="en-US"/>
            <w:rPrChange w:id="2255"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Pr="000A0755">
          <w:rPr>
            <w:rFonts w:ascii="Courier New" w:hAnsi="Courier New" w:cs="Courier New"/>
            <w:sz w:val="18"/>
            <w:szCs w:val="24"/>
            <w:lang w:val="en-US"/>
            <w:rPrChange w:id="2256" w:author="Claus" w:date="2018-12-17T20:05:00Z">
              <w:rPr>
                <w:rFonts w:ascii="Courier New" w:eastAsiaTheme="majorEastAsia" w:hAnsi="Courier New" w:cs="Courier New"/>
                <w:b/>
                <w:bCs/>
                <w:color w:val="365F91" w:themeColor="accent1" w:themeShade="BF"/>
                <w:sz w:val="24"/>
                <w:szCs w:val="24"/>
              </w:rPr>
            </w:rPrChange>
          </w:rPr>
          <w:br/>
          <w:t xml:space="preserve">    </w:t>
        </w:r>
        <w:r w:rsidRPr="000A0755">
          <w:rPr>
            <w:rFonts w:ascii="Courier New" w:hAnsi="Courier New" w:cs="Courier New"/>
            <w:color w:val="000099"/>
            <w:sz w:val="18"/>
            <w:szCs w:val="24"/>
            <w:lang w:val="en-US"/>
            <w:rPrChange w:id="2257" w:author="Claus" w:date="2018-12-17T20:05:00Z">
              <w:rPr>
                <w:rFonts w:ascii="Courier New" w:eastAsiaTheme="majorEastAsia" w:hAnsi="Courier New" w:cs="Courier New"/>
                <w:b/>
                <w:bCs/>
                <w:color w:val="000099"/>
                <w:sz w:val="24"/>
                <w:szCs w:val="24"/>
              </w:rPr>
            </w:rPrChange>
          </w:rPr>
          <w:t>if</w:t>
        </w:r>
        <w:r w:rsidRPr="000A0755">
          <w:rPr>
            <w:rFonts w:ascii="Courier New" w:hAnsi="Courier New" w:cs="Courier New"/>
            <w:sz w:val="18"/>
            <w:szCs w:val="24"/>
            <w:lang w:val="en-US"/>
            <w:rPrChange w:id="2258" w:author="Claus" w:date="2018-12-17T20:05:00Z">
              <w:rPr>
                <w:rFonts w:ascii="Courier New" w:eastAsiaTheme="majorEastAsia" w:hAnsi="Courier New" w:cs="Courier New"/>
                <w:b/>
                <w:bCs/>
                <w:color w:val="365F91" w:themeColor="accent1" w:themeShade="BF"/>
                <w:sz w:val="24"/>
                <w:szCs w:val="24"/>
              </w:rPr>
            </w:rPrChange>
          </w:rPr>
          <w:t xml:space="preserve"> ( connection == </w:t>
        </w:r>
        <w:r w:rsidRPr="000A0755">
          <w:rPr>
            <w:rFonts w:ascii="Courier New" w:hAnsi="Courier New" w:cs="Courier New"/>
            <w:color w:val="000099"/>
            <w:sz w:val="18"/>
            <w:szCs w:val="24"/>
            <w:lang w:val="en-US"/>
            <w:rPrChange w:id="2259" w:author="Claus" w:date="2018-12-17T20:05:00Z">
              <w:rPr>
                <w:rFonts w:ascii="Courier New" w:eastAsiaTheme="majorEastAsia" w:hAnsi="Courier New" w:cs="Courier New"/>
                <w:b/>
                <w:bCs/>
                <w:color w:val="000099"/>
                <w:sz w:val="24"/>
                <w:szCs w:val="24"/>
              </w:rPr>
            </w:rPrChange>
          </w:rPr>
          <w:t>null</w:t>
        </w:r>
        <w:r w:rsidRPr="000A0755">
          <w:rPr>
            <w:rFonts w:ascii="Courier New" w:hAnsi="Courier New" w:cs="Courier New"/>
            <w:sz w:val="18"/>
            <w:szCs w:val="24"/>
            <w:lang w:val="en-US"/>
            <w:rPrChange w:id="2260" w:author="Claus" w:date="2018-12-17T20:05:00Z">
              <w:rPr>
                <w:rFonts w:ascii="Courier New" w:eastAsiaTheme="majorEastAsia" w:hAnsi="Courier New" w:cs="Courier New"/>
                <w:b/>
                <w:bCs/>
                <w:color w:val="365F91" w:themeColor="accent1" w:themeShade="BF"/>
                <w:sz w:val="24"/>
                <w:szCs w:val="24"/>
              </w:rPr>
            </w:rPrChange>
          </w:rPr>
          <w:t xml:space="preserve">) </w:t>
        </w:r>
      </w:ins>
    </w:p>
    <w:p w:rsidR="000E6EE4" w:rsidRPr="000E6EE4" w:rsidRDefault="000E6EE4" w:rsidP="000E6EE4">
      <w:pPr>
        <w:autoSpaceDE w:val="0"/>
        <w:autoSpaceDN w:val="0"/>
        <w:adjustRightInd w:val="0"/>
        <w:spacing w:after="0" w:line="240" w:lineRule="auto"/>
        <w:rPr>
          <w:ins w:id="2261" w:author="Claus" w:date="2018-12-17T20:05:00Z"/>
          <w:rFonts w:ascii="Courier New" w:hAnsi="Courier New" w:cs="Courier New"/>
          <w:sz w:val="18"/>
          <w:szCs w:val="24"/>
          <w:lang w:val="en-US"/>
          <w:rPrChange w:id="2262" w:author="Claus" w:date="2018-12-17T20:05:00Z">
            <w:rPr>
              <w:ins w:id="2263" w:author="Claus" w:date="2018-12-17T20:05:00Z"/>
              <w:rFonts w:ascii="Courier New" w:hAnsi="Courier New" w:cs="Courier New"/>
              <w:sz w:val="24"/>
              <w:szCs w:val="24"/>
            </w:rPr>
          </w:rPrChange>
        </w:rPr>
      </w:pPr>
      <w:ins w:id="2264" w:author="Claus" w:date="2018-12-17T20:06:00Z">
        <w:r>
          <w:rPr>
            <w:rFonts w:ascii="Courier New" w:hAnsi="Courier New" w:cs="Courier New"/>
            <w:sz w:val="18"/>
            <w:szCs w:val="24"/>
            <w:lang w:val="en-US"/>
          </w:rPr>
          <w:t xml:space="preserve">    </w:t>
        </w:r>
      </w:ins>
      <w:ins w:id="2265" w:author="Claus" w:date="2018-12-17T20:05:00Z">
        <w:r w:rsidR="000A0755" w:rsidRPr="000A0755">
          <w:rPr>
            <w:rFonts w:ascii="Courier New" w:hAnsi="Courier New" w:cs="Courier New"/>
            <w:sz w:val="18"/>
            <w:szCs w:val="24"/>
            <w:lang w:val="en-US"/>
            <w:rPrChange w:id="2266" w:author="Claus" w:date="2018-12-17T20:05:00Z">
              <w:rPr>
                <w:rFonts w:ascii="Courier New" w:eastAsiaTheme="majorEastAsia" w:hAnsi="Courier New" w:cs="Courier New"/>
                <w:b/>
                <w:bCs/>
                <w:color w:val="365F91" w:themeColor="accent1" w:themeShade="BF"/>
                <w:sz w:val="24"/>
                <w:szCs w:val="24"/>
              </w:rPr>
            </w:rPrChange>
          </w:rPr>
          <w:t>{</w:t>
        </w:r>
        <w:r w:rsidR="000A0755" w:rsidRPr="000A0755">
          <w:rPr>
            <w:rFonts w:ascii="Courier New" w:hAnsi="Courier New" w:cs="Courier New"/>
            <w:sz w:val="18"/>
            <w:szCs w:val="24"/>
            <w:lang w:val="en-US"/>
            <w:rPrChange w:id="2267" w:author="Claus" w:date="2018-12-17T20:05: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color w:val="000099"/>
            <w:sz w:val="18"/>
            <w:szCs w:val="24"/>
            <w:lang w:val="en-US"/>
            <w:rPrChange w:id="2268" w:author="Claus" w:date="2018-12-17T20:05:00Z">
              <w:rPr>
                <w:rFonts w:ascii="Courier New" w:eastAsiaTheme="majorEastAsia" w:hAnsi="Courier New" w:cs="Courier New"/>
                <w:b/>
                <w:bCs/>
                <w:color w:val="000099"/>
                <w:sz w:val="24"/>
                <w:szCs w:val="24"/>
              </w:rPr>
            </w:rPrChange>
          </w:rPr>
          <w:t>try</w:t>
        </w:r>
        <w:r w:rsidR="000A0755" w:rsidRPr="000A0755">
          <w:rPr>
            <w:rFonts w:ascii="Courier New" w:hAnsi="Courier New" w:cs="Courier New"/>
            <w:sz w:val="18"/>
            <w:szCs w:val="24"/>
            <w:lang w:val="en-US"/>
            <w:rPrChange w:id="2269" w:author="Claus" w:date="2018-12-17T20:05:00Z">
              <w:rPr>
                <w:rFonts w:ascii="Courier New" w:eastAsiaTheme="majorEastAsia" w:hAnsi="Courier New" w:cs="Courier New"/>
                <w:b/>
                <w:bCs/>
                <w:color w:val="365F91" w:themeColor="accent1" w:themeShade="BF"/>
                <w:sz w:val="24"/>
                <w:szCs w:val="24"/>
              </w:rPr>
            </w:rPrChange>
          </w:rPr>
          <w:br/>
        </w:r>
        <w:r w:rsidR="000A0755" w:rsidRPr="000A0755">
          <w:rPr>
            <w:rFonts w:ascii="Courier New" w:hAnsi="Courier New" w:cs="Courier New"/>
            <w:sz w:val="18"/>
            <w:szCs w:val="24"/>
            <w:lang w:val="en-US"/>
            <w:rPrChange w:id="2270" w:author="Claus" w:date="2018-12-17T20:05:00Z">
              <w:rPr>
                <w:rFonts w:ascii="Courier New" w:eastAsiaTheme="majorEastAsia" w:hAnsi="Courier New" w:cs="Courier New"/>
                <w:b/>
                <w:bCs/>
                <w:color w:val="365F91" w:themeColor="accent1" w:themeShade="BF"/>
                <w:sz w:val="24"/>
                <w:szCs w:val="24"/>
              </w:rPr>
            </w:rPrChange>
          </w:rPr>
          <w:lastRenderedPageBreak/>
          <w:t xml:space="preserve">        {</w:t>
        </w:r>
        <w:r w:rsidR="000A0755" w:rsidRPr="000A0755">
          <w:rPr>
            <w:rFonts w:ascii="Courier New" w:hAnsi="Courier New" w:cs="Courier New"/>
            <w:sz w:val="18"/>
            <w:szCs w:val="24"/>
            <w:lang w:val="en-US"/>
            <w:rPrChange w:id="2271" w:author="Claus" w:date="2018-12-17T20:05:00Z">
              <w:rPr>
                <w:rFonts w:ascii="Courier New" w:eastAsiaTheme="majorEastAsia" w:hAnsi="Courier New" w:cs="Courier New"/>
                <w:b/>
                <w:bCs/>
                <w:color w:val="365F91" w:themeColor="accent1" w:themeShade="BF"/>
                <w:sz w:val="24"/>
                <w:szCs w:val="24"/>
              </w:rPr>
            </w:rPrChange>
          </w:rPr>
          <w:br/>
          <w:t xml:space="preserve">            Class.forName( DRIVER_CLASS );</w:t>
        </w:r>
        <w:r w:rsidR="000A0755" w:rsidRPr="000A0755">
          <w:rPr>
            <w:rFonts w:ascii="Courier New" w:hAnsi="Courier New" w:cs="Courier New"/>
            <w:sz w:val="18"/>
            <w:szCs w:val="24"/>
            <w:lang w:val="en-US"/>
            <w:rPrChange w:id="2272" w:author="Claus" w:date="2018-12-17T20:05:00Z">
              <w:rPr>
                <w:rFonts w:ascii="Courier New" w:eastAsiaTheme="majorEastAsia" w:hAnsi="Courier New" w:cs="Courier New"/>
                <w:b/>
                <w:bCs/>
                <w:color w:val="365F91" w:themeColor="accent1" w:themeShade="BF"/>
                <w:sz w:val="24"/>
                <w:szCs w:val="24"/>
              </w:rPr>
            </w:rPrChange>
          </w:rPr>
          <w:br/>
        </w:r>
        <w:r w:rsidR="000A0755" w:rsidRPr="000A0755">
          <w:rPr>
            <w:rFonts w:ascii="Courier New" w:hAnsi="Courier New" w:cs="Courier New"/>
            <w:sz w:val="18"/>
            <w:szCs w:val="24"/>
            <w:lang w:val="en-US"/>
            <w:rPrChange w:id="2273" w:author="Claus" w:date="2018-12-17T20:05: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color w:val="737373"/>
            <w:sz w:val="18"/>
            <w:szCs w:val="24"/>
            <w:lang w:val="en-US"/>
            <w:rPrChange w:id="2274" w:author="Claus" w:date="2018-12-17T20:05:00Z">
              <w:rPr>
                <w:rFonts w:ascii="Courier New" w:eastAsiaTheme="majorEastAsia" w:hAnsi="Courier New" w:cs="Courier New"/>
                <w:b/>
                <w:bCs/>
                <w:color w:val="737373"/>
                <w:sz w:val="24"/>
                <w:szCs w:val="24"/>
              </w:rPr>
            </w:rPrChange>
          </w:rPr>
          <w:t>// Read the properties of the database connection from target/classes/db.properties</w:t>
        </w:r>
        <w:r w:rsidR="000A0755" w:rsidRPr="000A0755">
          <w:rPr>
            <w:rFonts w:ascii="Courier New" w:hAnsi="Courier New" w:cs="Courier New"/>
            <w:color w:val="737373"/>
            <w:sz w:val="18"/>
            <w:szCs w:val="24"/>
            <w:lang w:val="en-US"/>
            <w:rPrChange w:id="2275" w:author="Claus" w:date="2018-12-17T20:05:00Z">
              <w:rPr>
                <w:rFonts w:ascii="Courier New" w:eastAsiaTheme="majorEastAsia" w:hAnsi="Courier New" w:cs="Courier New"/>
                <w:b/>
                <w:bCs/>
                <w:color w:val="737373"/>
                <w:sz w:val="24"/>
                <w:szCs w:val="24"/>
              </w:rPr>
            </w:rPrChange>
          </w:rPr>
          <w:br/>
        </w:r>
        <w:r w:rsidR="000A0755" w:rsidRPr="000A0755">
          <w:rPr>
            <w:rFonts w:ascii="Courier New" w:hAnsi="Courier New" w:cs="Courier New"/>
            <w:sz w:val="18"/>
            <w:szCs w:val="24"/>
            <w:lang w:val="en-US"/>
            <w:rPrChange w:id="2276" w:author="Claus" w:date="2018-12-17T20:05:00Z">
              <w:rPr>
                <w:rFonts w:ascii="Courier New" w:eastAsiaTheme="majorEastAsia" w:hAnsi="Courier New" w:cs="Courier New"/>
                <w:b/>
                <w:bCs/>
                <w:color w:val="365F91" w:themeColor="accent1" w:themeShade="BF"/>
                <w:sz w:val="24"/>
                <w:szCs w:val="24"/>
              </w:rPr>
            </w:rPrChange>
          </w:rPr>
          <w:t xml:space="preserve">            Properties dbProperties = </w:t>
        </w:r>
        <w:r w:rsidR="000A0755" w:rsidRPr="000A0755">
          <w:rPr>
            <w:rFonts w:ascii="Courier New" w:hAnsi="Courier New" w:cs="Courier New"/>
            <w:color w:val="000099"/>
            <w:sz w:val="18"/>
            <w:szCs w:val="24"/>
            <w:lang w:val="en-US"/>
            <w:rPrChange w:id="2277" w:author="Claus" w:date="2018-12-17T20:05:00Z">
              <w:rPr>
                <w:rFonts w:ascii="Courier New" w:eastAsiaTheme="majorEastAsia" w:hAnsi="Courier New" w:cs="Courier New"/>
                <w:b/>
                <w:bCs/>
                <w:color w:val="000099"/>
                <w:sz w:val="24"/>
                <w:szCs w:val="24"/>
              </w:rPr>
            </w:rPrChange>
          </w:rPr>
          <w:t>new</w:t>
        </w:r>
        <w:r w:rsidR="000A0755" w:rsidRPr="000A0755">
          <w:rPr>
            <w:rFonts w:ascii="Courier New" w:hAnsi="Courier New" w:cs="Courier New"/>
            <w:sz w:val="18"/>
            <w:szCs w:val="24"/>
            <w:lang w:val="en-US"/>
            <w:rPrChange w:id="2278" w:author="Claus" w:date="2018-12-17T20:05:00Z">
              <w:rPr>
                <w:rFonts w:ascii="Courier New" w:eastAsiaTheme="majorEastAsia" w:hAnsi="Courier New" w:cs="Courier New"/>
                <w:b/>
                <w:bCs/>
                <w:color w:val="365F91" w:themeColor="accent1" w:themeShade="BF"/>
                <w:sz w:val="24"/>
                <w:szCs w:val="24"/>
              </w:rPr>
            </w:rPrChange>
          </w:rPr>
          <w:t xml:space="preserve"> Properties();</w:t>
        </w:r>
        <w:r w:rsidR="000A0755" w:rsidRPr="000A0755">
          <w:rPr>
            <w:rFonts w:ascii="Courier New" w:hAnsi="Courier New" w:cs="Courier New"/>
            <w:sz w:val="18"/>
            <w:szCs w:val="24"/>
            <w:lang w:val="en-US"/>
            <w:rPrChange w:id="2279" w:author="Claus" w:date="2018-12-17T20:05:00Z">
              <w:rPr>
                <w:rFonts w:ascii="Courier New" w:eastAsiaTheme="majorEastAsia" w:hAnsi="Courier New" w:cs="Courier New"/>
                <w:b/>
                <w:bCs/>
                <w:color w:val="365F91" w:themeColor="accent1" w:themeShade="BF"/>
                <w:sz w:val="24"/>
                <w:szCs w:val="24"/>
              </w:rPr>
            </w:rPrChange>
          </w:rPr>
          <w:br/>
          <w:t xml:space="preserve">            InputStream inputStream = DbConnector.</w:t>
        </w:r>
        <w:r w:rsidR="000A0755" w:rsidRPr="000A0755">
          <w:rPr>
            <w:rFonts w:ascii="Courier New" w:hAnsi="Courier New" w:cs="Courier New"/>
            <w:color w:val="000099"/>
            <w:sz w:val="18"/>
            <w:szCs w:val="24"/>
            <w:lang w:val="en-US"/>
            <w:rPrChange w:id="2280" w:author="Claus" w:date="2018-12-17T20:05:00Z">
              <w:rPr>
                <w:rFonts w:ascii="Courier New" w:eastAsiaTheme="majorEastAsia" w:hAnsi="Courier New" w:cs="Courier New"/>
                <w:b/>
                <w:bCs/>
                <w:color w:val="000099"/>
                <w:sz w:val="24"/>
                <w:szCs w:val="24"/>
              </w:rPr>
            </w:rPrChange>
          </w:rPr>
          <w:t>class</w:t>
        </w:r>
        <w:r w:rsidR="000A0755" w:rsidRPr="000A0755">
          <w:rPr>
            <w:rFonts w:ascii="Courier New" w:hAnsi="Courier New" w:cs="Courier New"/>
            <w:sz w:val="18"/>
            <w:szCs w:val="24"/>
            <w:lang w:val="en-US"/>
            <w:rPrChange w:id="2281" w:author="Claus" w:date="2018-12-17T20:05:00Z">
              <w:rPr>
                <w:rFonts w:ascii="Courier New" w:eastAsiaTheme="majorEastAsia" w:hAnsi="Courier New" w:cs="Courier New"/>
                <w:b/>
                <w:bCs/>
                <w:color w:val="365F91" w:themeColor="accent1" w:themeShade="BF"/>
                <w:sz w:val="24"/>
                <w:szCs w:val="24"/>
              </w:rPr>
            </w:rPrChange>
          </w:rPr>
          <w:t>.getResourceAsStream(</w:t>
        </w:r>
        <w:r w:rsidR="000A0755" w:rsidRPr="000A0755">
          <w:rPr>
            <w:rFonts w:ascii="Courier New" w:hAnsi="Courier New" w:cs="Courier New"/>
            <w:color w:val="99006B"/>
            <w:sz w:val="18"/>
            <w:szCs w:val="24"/>
            <w:lang w:val="en-US"/>
            <w:rPrChange w:id="2282" w:author="Claus" w:date="2018-12-17T20:05:00Z">
              <w:rPr>
                <w:rFonts w:ascii="Courier New" w:eastAsiaTheme="majorEastAsia" w:hAnsi="Courier New" w:cs="Courier New"/>
                <w:b/>
                <w:bCs/>
                <w:color w:val="99006B"/>
                <w:sz w:val="24"/>
                <w:szCs w:val="24"/>
              </w:rPr>
            </w:rPrChange>
          </w:rPr>
          <w:t>"/db.properties"</w:t>
        </w:r>
        <w:r w:rsidR="000A0755" w:rsidRPr="000A0755">
          <w:rPr>
            <w:rFonts w:ascii="Courier New" w:hAnsi="Courier New" w:cs="Courier New"/>
            <w:sz w:val="18"/>
            <w:szCs w:val="24"/>
            <w:lang w:val="en-US"/>
            <w:rPrChange w:id="2283" w:author="Claus" w:date="2018-12-17T20:05:00Z">
              <w:rPr>
                <w:rFonts w:ascii="Courier New" w:eastAsiaTheme="majorEastAsia" w:hAnsi="Courier New" w:cs="Courier New"/>
                <w:b/>
                <w:bCs/>
                <w:color w:val="365F91" w:themeColor="accent1" w:themeShade="BF"/>
                <w:sz w:val="24"/>
                <w:szCs w:val="24"/>
              </w:rPr>
            </w:rPrChange>
          </w:rPr>
          <w:t>);</w:t>
        </w:r>
        <w:r w:rsidR="000A0755" w:rsidRPr="000A0755">
          <w:rPr>
            <w:rFonts w:ascii="Courier New" w:hAnsi="Courier New" w:cs="Courier New"/>
            <w:sz w:val="18"/>
            <w:szCs w:val="24"/>
            <w:lang w:val="en-US"/>
            <w:rPrChange w:id="2284" w:author="Claus" w:date="2018-12-17T20:05:00Z">
              <w:rPr>
                <w:rFonts w:ascii="Courier New" w:eastAsiaTheme="majorEastAsia" w:hAnsi="Courier New" w:cs="Courier New"/>
                <w:b/>
                <w:bCs/>
                <w:color w:val="365F91" w:themeColor="accent1" w:themeShade="BF"/>
                <w:sz w:val="24"/>
                <w:szCs w:val="24"/>
              </w:rPr>
            </w:rPrChange>
          </w:rPr>
          <w:br/>
          <w:t xml:space="preserve">            dbProperties.load(inputStream);                </w:t>
        </w:r>
        <w:r w:rsidR="000A0755" w:rsidRPr="000A0755">
          <w:rPr>
            <w:rFonts w:ascii="Courier New" w:hAnsi="Courier New" w:cs="Courier New"/>
            <w:sz w:val="18"/>
            <w:szCs w:val="24"/>
            <w:lang w:val="en-US"/>
            <w:rPrChange w:id="2285" w:author="Claus" w:date="2018-12-17T20:05:00Z">
              <w:rPr>
                <w:rFonts w:ascii="Courier New" w:eastAsiaTheme="majorEastAsia" w:hAnsi="Courier New" w:cs="Courier New"/>
                <w:b/>
                <w:bCs/>
                <w:color w:val="365F91" w:themeColor="accent1" w:themeShade="BF"/>
                <w:sz w:val="24"/>
                <w:szCs w:val="24"/>
              </w:rPr>
            </w:rPrChange>
          </w:rPr>
          <w:br/>
          <w:t xml:space="preserve">            connection = DriverManager.getConnection(dbProperties.getProperty(</w:t>
        </w:r>
        <w:r w:rsidR="000A0755" w:rsidRPr="000A0755">
          <w:rPr>
            <w:rFonts w:ascii="Courier New" w:hAnsi="Courier New" w:cs="Courier New"/>
            <w:color w:val="99006B"/>
            <w:sz w:val="18"/>
            <w:szCs w:val="24"/>
            <w:lang w:val="en-US"/>
            <w:rPrChange w:id="2286" w:author="Claus" w:date="2018-12-17T20:05:00Z">
              <w:rPr>
                <w:rFonts w:ascii="Courier New" w:eastAsiaTheme="majorEastAsia" w:hAnsi="Courier New" w:cs="Courier New"/>
                <w:b/>
                <w:bCs/>
                <w:color w:val="99006B"/>
                <w:sz w:val="24"/>
                <w:szCs w:val="24"/>
              </w:rPr>
            </w:rPrChange>
          </w:rPr>
          <w:t>"URL"</w:t>
        </w:r>
        <w:r w:rsidR="000A0755" w:rsidRPr="000A0755">
          <w:rPr>
            <w:rFonts w:ascii="Courier New" w:hAnsi="Courier New" w:cs="Courier New"/>
            <w:sz w:val="18"/>
            <w:szCs w:val="24"/>
            <w:lang w:val="en-US"/>
            <w:rPrChange w:id="2287" w:author="Claus" w:date="2018-12-17T20:05:00Z">
              <w:rPr>
                <w:rFonts w:ascii="Courier New" w:eastAsiaTheme="majorEastAsia" w:hAnsi="Courier New" w:cs="Courier New"/>
                <w:b/>
                <w:bCs/>
                <w:color w:val="365F91" w:themeColor="accent1" w:themeShade="BF"/>
                <w:sz w:val="24"/>
                <w:szCs w:val="24"/>
              </w:rPr>
            </w:rPrChange>
          </w:rPr>
          <w:t>),                                                          dbProperties.getProperty(</w:t>
        </w:r>
        <w:r w:rsidR="000A0755" w:rsidRPr="000A0755">
          <w:rPr>
            <w:rFonts w:ascii="Courier New" w:hAnsi="Courier New" w:cs="Courier New"/>
            <w:color w:val="99006B"/>
            <w:sz w:val="18"/>
            <w:szCs w:val="24"/>
            <w:lang w:val="en-US"/>
            <w:rPrChange w:id="2288" w:author="Claus" w:date="2018-12-17T20:05:00Z">
              <w:rPr>
                <w:rFonts w:ascii="Courier New" w:eastAsiaTheme="majorEastAsia" w:hAnsi="Courier New" w:cs="Courier New"/>
                <w:b/>
                <w:bCs/>
                <w:color w:val="99006B"/>
                <w:sz w:val="24"/>
                <w:szCs w:val="24"/>
              </w:rPr>
            </w:rPrChange>
          </w:rPr>
          <w:t>"USERNAME"</w:t>
        </w:r>
        <w:r w:rsidR="000A0755" w:rsidRPr="000A0755">
          <w:rPr>
            <w:rFonts w:ascii="Courier New" w:hAnsi="Courier New" w:cs="Courier New"/>
            <w:sz w:val="18"/>
            <w:szCs w:val="24"/>
            <w:lang w:val="en-US"/>
            <w:rPrChange w:id="2289" w:author="Claus" w:date="2018-12-17T20:05:00Z">
              <w:rPr>
                <w:rFonts w:ascii="Courier New" w:eastAsiaTheme="majorEastAsia" w:hAnsi="Courier New" w:cs="Courier New"/>
                <w:b/>
                <w:bCs/>
                <w:color w:val="365F91" w:themeColor="accent1" w:themeShade="BF"/>
                <w:sz w:val="24"/>
                <w:szCs w:val="24"/>
              </w:rPr>
            </w:rPrChange>
          </w:rPr>
          <w:t>),                                                          dbProperties.getProperty(</w:t>
        </w:r>
        <w:r w:rsidR="000A0755" w:rsidRPr="000A0755">
          <w:rPr>
            <w:rFonts w:ascii="Courier New" w:hAnsi="Courier New" w:cs="Courier New"/>
            <w:color w:val="99006B"/>
            <w:sz w:val="18"/>
            <w:szCs w:val="24"/>
            <w:lang w:val="en-US"/>
            <w:rPrChange w:id="2290" w:author="Claus" w:date="2018-12-17T20:05:00Z">
              <w:rPr>
                <w:rFonts w:ascii="Courier New" w:eastAsiaTheme="majorEastAsia" w:hAnsi="Courier New" w:cs="Courier New"/>
                <w:b/>
                <w:bCs/>
                <w:color w:val="99006B"/>
                <w:sz w:val="24"/>
                <w:szCs w:val="24"/>
              </w:rPr>
            </w:rPrChange>
          </w:rPr>
          <w:t>"PASSWORD"</w:t>
        </w:r>
        <w:r w:rsidR="000A0755" w:rsidRPr="000A0755">
          <w:rPr>
            <w:rFonts w:ascii="Courier New" w:hAnsi="Courier New" w:cs="Courier New"/>
            <w:sz w:val="18"/>
            <w:szCs w:val="24"/>
            <w:lang w:val="en-US"/>
            <w:rPrChange w:id="2291" w:author="Claus" w:date="2018-12-17T20:05:00Z">
              <w:rPr>
                <w:rFonts w:ascii="Courier New" w:eastAsiaTheme="majorEastAsia" w:hAnsi="Courier New" w:cs="Courier New"/>
                <w:b/>
                <w:bCs/>
                <w:color w:val="365F91" w:themeColor="accent1" w:themeShade="BF"/>
                <w:sz w:val="18"/>
                <w:szCs w:val="24"/>
                <w:lang w:val="en-US"/>
              </w:rPr>
            </w:rPrChange>
          </w:rPr>
          <w:t xml:space="preserve">));                </w:t>
        </w:r>
        <w:r w:rsidR="000A0755" w:rsidRPr="000A0755">
          <w:rPr>
            <w:rFonts w:ascii="Courier New" w:hAnsi="Courier New" w:cs="Courier New"/>
            <w:sz w:val="18"/>
            <w:szCs w:val="24"/>
            <w:lang w:val="en-US"/>
            <w:rPrChange w:id="2292" w:author="Claus" w:date="2018-12-17T20:05:00Z">
              <w:rPr>
                <w:rFonts w:ascii="Courier New" w:eastAsiaTheme="majorEastAsia" w:hAnsi="Courier New" w:cs="Courier New"/>
                <w:b/>
                <w:bCs/>
                <w:color w:val="365F91" w:themeColor="accent1" w:themeShade="BF"/>
                <w:sz w:val="18"/>
                <w:szCs w:val="24"/>
                <w:lang w:val="en-US"/>
              </w:rPr>
            </w:rPrChange>
          </w:rPr>
          <w:br/>
          <w:t xml:space="preserve">        }            </w:t>
        </w:r>
        <w:r w:rsidR="000A0755" w:rsidRPr="000A0755">
          <w:rPr>
            <w:rFonts w:ascii="Courier New" w:hAnsi="Courier New" w:cs="Courier New"/>
            <w:sz w:val="18"/>
            <w:szCs w:val="24"/>
            <w:lang w:val="en-US"/>
            <w:rPrChange w:id="2293" w:author="Claus" w:date="2018-12-17T20:05: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color w:val="000099"/>
            <w:sz w:val="18"/>
            <w:szCs w:val="24"/>
            <w:lang w:val="en-US"/>
            <w:rPrChange w:id="2294" w:author="Claus" w:date="2018-12-17T20:05:00Z">
              <w:rPr>
                <w:rFonts w:ascii="Courier New" w:eastAsiaTheme="majorEastAsia" w:hAnsi="Courier New" w:cs="Courier New"/>
                <w:b/>
                <w:bCs/>
                <w:color w:val="000099"/>
                <w:sz w:val="24"/>
                <w:szCs w:val="24"/>
              </w:rPr>
            </w:rPrChange>
          </w:rPr>
          <w:t>catch</w:t>
        </w:r>
        <w:r w:rsidR="000A0755" w:rsidRPr="000A0755">
          <w:rPr>
            <w:rFonts w:ascii="Courier New" w:hAnsi="Courier New" w:cs="Courier New"/>
            <w:sz w:val="18"/>
            <w:szCs w:val="24"/>
            <w:lang w:val="en-US"/>
            <w:rPrChange w:id="2295" w:author="Claus" w:date="2018-12-17T20:05:00Z">
              <w:rPr>
                <w:rFonts w:ascii="Courier New" w:eastAsiaTheme="majorEastAsia" w:hAnsi="Courier New" w:cs="Courier New"/>
                <w:b/>
                <w:bCs/>
                <w:color w:val="365F91" w:themeColor="accent1" w:themeShade="BF"/>
                <w:sz w:val="24"/>
                <w:szCs w:val="24"/>
              </w:rPr>
            </w:rPrChange>
          </w:rPr>
          <w:t>(Exception e)</w:t>
        </w:r>
        <w:r w:rsidR="000A0755" w:rsidRPr="000A0755">
          <w:rPr>
            <w:rFonts w:ascii="Courier New" w:hAnsi="Courier New" w:cs="Courier New"/>
            <w:sz w:val="18"/>
            <w:szCs w:val="24"/>
            <w:lang w:val="en-US"/>
            <w:rPrChange w:id="2296" w:author="Claus" w:date="2018-12-17T20:05: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sz w:val="18"/>
            <w:szCs w:val="24"/>
            <w:lang w:val="en-US"/>
            <w:rPrChange w:id="2297" w:author="Claus" w:date="2018-12-17T20:05: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color w:val="000099"/>
            <w:sz w:val="18"/>
            <w:szCs w:val="24"/>
            <w:lang w:val="en-US"/>
            <w:rPrChange w:id="2298" w:author="Claus" w:date="2018-12-17T20:05:00Z">
              <w:rPr>
                <w:rFonts w:ascii="Courier New" w:eastAsiaTheme="majorEastAsia" w:hAnsi="Courier New" w:cs="Courier New"/>
                <w:b/>
                <w:bCs/>
                <w:color w:val="000099"/>
                <w:sz w:val="24"/>
                <w:szCs w:val="24"/>
              </w:rPr>
            </w:rPrChange>
          </w:rPr>
          <w:t>throw</w:t>
        </w:r>
        <w:r w:rsidR="000A0755" w:rsidRPr="000A0755">
          <w:rPr>
            <w:rFonts w:ascii="Courier New" w:hAnsi="Courier New" w:cs="Courier New"/>
            <w:sz w:val="18"/>
            <w:szCs w:val="24"/>
            <w:lang w:val="en-US"/>
            <w:rPrChange w:id="2299" w:author="Claus" w:date="2018-12-17T20:05:00Z">
              <w:rPr>
                <w:rFonts w:ascii="Courier New" w:eastAsiaTheme="majorEastAsia" w:hAnsi="Courier New" w:cs="Courier New"/>
                <w:b/>
                <w:bCs/>
                <w:color w:val="365F91" w:themeColor="accent1" w:themeShade="BF"/>
                <w:sz w:val="24"/>
                <w:szCs w:val="24"/>
              </w:rPr>
            </w:rPrChange>
          </w:rPr>
          <w:t xml:space="preserve"> </w:t>
        </w:r>
        <w:r w:rsidR="000A0755" w:rsidRPr="000A0755">
          <w:rPr>
            <w:rFonts w:ascii="Courier New" w:hAnsi="Courier New" w:cs="Courier New"/>
            <w:color w:val="000099"/>
            <w:sz w:val="18"/>
            <w:szCs w:val="24"/>
            <w:lang w:val="en-US"/>
            <w:rPrChange w:id="2300" w:author="Claus" w:date="2018-12-17T20:05:00Z">
              <w:rPr>
                <w:rFonts w:ascii="Courier New" w:eastAsiaTheme="majorEastAsia" w:hAnsi="Courier New" w:cs="Courier New"/>
                <w:b/>
                <w:bCs/>
                <w:color w:val="000099"/>
                <w:sz w:val="24"/>
                <w:szCs w:val="24"/>
              </w:rPr>
            </w:rPrChange>
          </w:rPr>
          <w:t>new</w:t>
        </w:r>
        <w:r w:rsidR="000A0755" w:rsidRPr="000A0755">
          <w:rPr>
            <w:rFonts w:ascii="Courier New" w:hAnsi="Courier New" w:cs="Courier New"/>
            <w:sz w:val="18"/>
            <w:szCs w:val="24"/>
            <w:lang w:val="en-US"/>
            <w:rPrChange w:id="2301" w:author="Claus" w:date="2018-12-17T20:05:00Z">
              <w:rPr>
                <w:rFonts w:ascii="Courier New" w:eastAsiaTheme="majorEastAsia" w:hAnsi="Courier New" w:cs="Courier New"/>
                <w:b/>
                <w:bCs/>
                <w:color w:val="365F91" w:themeColor="accent1" w:themeShade="BF"/>
                <w:sz w:val="24"/>
                <w:szCs w:val="24"/>
              </w:rPr>
            </w:rPrChange>
          </w:rPr>
          <w:t xml:space="preserve"> FogException(</w:t>
        </w:r>
        <w:r w:rsidR="000A0755" w:rsidRPr="000A0755">
          <w:rPr>
            <w:rFonts w:ascii="Courier New" w:hAnsi="Courier New" w:cs="Courier New"/>
            <w:color w:val="99006B"/>
            <w:sz w:val="18"/>
            <w:szCs w:val="24"/>
            <w:lang w:val="en-US"/>
            <w:rPrChange w:id="2302" w:author="Claus" w:date="2018-12-17T20:05:00Z">
              <w:rPr>
                <w:rFonts w:ascii="Courier New" w:eastAsiaTheme="majorEastAsia" w:hAnsi="Courier New" w:cs="Courier New"/>
                <w:b/>
                <w:bCs/>
                <w:color w:val="99006B"/>
                <w:sz w:val="24"/>
                <w:szCs w:val="24"/>
              </w:rPr>
            </w:rPrChange>
          </w:rPr>
          <w:t>"Fejl v. etablering af db. forbindelse."</w:t>
        </w:r>
        <w:r w:rsidR="000A0755" w:rsidRPr="000A0755">
          <w:rPr>
            <w:rFonts w:ascii="Courier New" w:hAnsi="Courier New" w:cs="Courier New"/>
            <w:sz w:val="18"/>
            <w:szCs w:val="24"/>
            <w:lang w:val="en-US"/>
            <w:rPrChange w:id="2303" w:author="Claus" w:date="2018-12-17T20:05:00Z">
              <w:rPr>
                <w:rFonts w:ascii="Courier New" w:eastAsiaTheme="majorEastAsia" w:hAnsi="Courier New" w:cs="Courier New"/>
                <w:b/>
                <w:bCs/>
                <w:color w:val="365F91" w:themeColor="accent1" w:themeShade="BF"/>
                <w:sz w:val="24"/>
                <w:szCs w:val="24"/>
              </w:rPr>
            </w:rPrChange>
          </w:rPr>
          <w:t>, e.getMessage(), e);</w:t>
        </w:r>
        <w:r w:rsidR="000A0755" w:rsidRPr="000A0755">
          <w:rPr>
            <w:rFonts w:ascii="Courier New" w:hAnsi="Courier New" w:cs="Courier New"/>
            <w:sz w:val="18"/>
            <w:szCs w:val="24"/>
            <w:lang w:val="en-US"/>
            <w:rPrChange w:id="2304" w:author="Claus" w:date="2018-12-17T20:05: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sz w:val="18"/>
            <w:szCs w:val="24"/>
            <w:lang w:val="en-US"/>
            <w:rPrChange w:id="2305"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000A0755" w:rsidRPr="000A0755">
          <w:rPr>
            <w:rFonts w:ascii="Courier New" w:hAnsi="Courier New" w:cs="Courier New"/>
            <w:sz w:val="18"/>
            <w:szCs w:val="24"/>
            <w:lang w:val="en-US"/>
            <w:rPrChange w:id="2306" w:author="Claus" w:date="2018-12-17T20:05:00Z">
              <w:rPr>
                <w:rFonts w:ascii="Courier New" w:eastAsiaTheme="majorEastAsia" w:hAnsi="Courier New" w:cs="Courier New"/>
                <w:b/>
                <w:bCs/>
                <w:color w:val="365F91" w:themeColor="accent1" w:themeShade="BF"/>
                <w:sz w:val="24"/>
                <w:szCs w:val="24"/>
              </w:rPr>
            </w:rPrChange>
          </w:rPr>
          <w:br/>
          <w:t xml:space="preserve">    </w:t>
        </w:r>
        <w:r w:rsidR="000A0755" w:rsidRPr="000A0755">
          <w:rPr>
            <w:rFonts w:ascii="Courier New" w:hAnsi="Courier New" w:cs="Courier New"/>
            <w:color w:val="000099"/>
            <w:sz w:val="18"/>
            <w:szCs w:val="24"/>
            <w:lang w:val="en-US"/>
            <w:rPrChange w:id="2307" w:author="Claus" w:date="2018-12-17T20:05:00Z">
              <w:rPr>
                <w:rFonts w:ascii="Courier New" w:eastAsiaTheme="majorEastAsia" w:hAnsi="Courier New" w:cs="Courier New"/>
                <w:b/>
                <w:bCs/>
                <w:color w:val="000099"/>
                <w:sz w:val="24"/>
                <w:szCs w:val="24"/>
              </w:rPr>
            </w:rPrChange>
          </w:rPr>
          <w:t>return</w:t>
        </w:r>
        <w:r w:rsidR="000A0755" w:rsidRPr="000A0755">
          <w:rPr>
            <w:rFonts w:ascii="Courier New" w:hAnsi="Courier New" w:cs="Courier New"/>
            <w:sz w:val="18"/>
            <w:szCs w:val="24"/>
            <w:lang w:val="en-US"/>
            <w:rPrChange w:id="2308" w:author="Claus" w:date="2018-12-17T20:05:00Z">
              <w:rPr>
                <w:rFonts w:ascii="Courier New" w:eastAsiaTheme="majorEastAsia" w:hAnsi="Courier New" w:cs="Courier New"/>
                <w:b/>
                <w:bCs/>
                <w:color w:val="365F91" w:themeColor="accent1" w:themeShade="BF"/>
                <w:sz w:val="18"/>
                <w:szCs w:val="24"/>
                <w:lang w:val="en-US"/>
              </w:rPr>
            </w:rPrChange>
          </w:rPr>
          <w:t xml:space="preserve"> connection;</w:t>
        </w:r>
        <w:r w:rsidR="000A0755" w:rsidRPr="000A0755">
          <w:rPr>
            <w:rFonts w:ascii="Courier New" w:hAnsi="Courier New" w:cs="Courier New"/>
            <w:sz w:val="18"/>
            <w:szCs w:val="24"/>
            <w:lang w:val="en-US"/>
            <w:rPrChange w:id="2309" w:author="Claus" w:date="2018-12-17T20:05:00Z">
              <w:rPr>
                <w:rFonts w:ascii="Courier New" w:eastAsiaTheme="majorEastAsia" w:hAnsi="Courier New" w:cs="Courier New"/>
                <w:b/>
                <w:bCs/>
                <w:color w:val="365F91" w:themeColor="accent1" w:themeShade="BF"/>
                <w:sz w:val="18"/>
                <w:szCs w:val="24"/>
                <w:lang w:val="en-US"/>
              </w:rPr>
            </w:rPrChange>
          </w:rPr>
          <w:br/>
          <w:t xml:space="preserve">} </w:t>
        </w:r>
      </w:ins>
    </w:p>
    <w:p w:rsidR="000A0755" w:rsidRDefault="000A0755" w:rsidP="000A0755">
      <w:pPr>
        <w:rPr>
          <w:ins w:id="2310" w:author="Claus" w:date="2018-12-19T14:31:00Z"/>
          <w:lang w:val="en-US"/>
        </w:rPr>
        <w:pPrChange w:id="2311" w:author="Claus" w:date="2018-12-17T15:09:00Z">
          <w:pPr>
            <w:pStyle w:val="Overskrift1"/>
          </w:pPr>
        </w:pPrChange>
      </w:pPr>
    </w:p>
    <w:p w:rsidR="000A0755" w:rsidRDefault="00680CD3" w:rsidP="000A0755">
      <w:pPr>
        <w:pStyle w:val="Overskrift2"/>
        <w:rPr>
          <w:ins w:id="2312" w:author="Claus" w:date="2018-12-19T14:32:00Z"/>
        </w:rPr>
        <w:pPrChange w:id="2313" w:author="Claus" w:date="2018-12-19T14:31:00Z">
          <w:pPr/>
        </w:pPrChange>
      </w:pPr>
      <w:ins w:id="2314" w:author="Claus" w:date="2018-12-19T14:31:00Z">
        <w:r>
          <w:t>Beregning af materialer.</w:t>
        </w:r>
      </w:ins>
    </w:p>
    <w:p w:rsidR="000A0755" w:rsidRDefault="00680CD3">
      <w:pPr>
        <w:rPr>
          <w:ins w:id="2315" w:author="Claus" w:date="2018-12-19T14:31:00Z"/>
        </w:rPr>
      </w:pPr>
      <w:ins w:id="2316" w:author="Claus" w:date="2018-12-19T14:32:00Z">
        <w:r>
          <w:t>Dette er en kompleks beregning som foretages af flere delberegnere. Inden implementation, dannedes et overblik vha. pseudokode.</w:t>
        </w:r>
      </w:ins>
    </w:p>
    <w:p w:rsidR="000A0755" w:rsidRDefault="000A0755" w:rsidP="000A0755">
      <w:pPr>
        <w:rPr>
          <w:ins w:id="2317" w:author="Claus" w:date="2018-12-19T14:35:00Z"/>
        </w:rPr>
        <w:pPrChange w:id="2318" w:author="Claus" w:date="2018-12-17T15:09:00Z">
          <w:pPr>
            <w:pStyle w:val="Overskrift1"/>
          </w:pPr>
        </w:pPrChange>
      </w:pPr>
      <w:ins w:id="2319" w:author="Claus" w:date="2018-12-19T14:31:00Z">
        <w:r w:rsidRPr="000A0755">
          <w:rPr>
            <w:rPrChange w:id="2320" w:author="Claus" w:date="2018-12-19T14:31:00Z">
              <w:rPr>
                <w:lang w:val="en-US"/>
              </w:rPr>
            </w:rPrChange>
          </w:rPr>
          <w:t>Beregn carport</w:t>
        </w:r>
      </w:ins>
      <w:ins w:id="2321" w:author="Claus" w:date="2018-12-19T14:33:00Z">
        <w:r w:rsidR="00680CD3">
          <w:br/>
        </w:r>
      </w:ins>
      <w:ins w:id="2322" w:author="Claus" w:date="2018-12-19T14:34:00Z">
        <w:r w:rsidR="00680CD3">
          <w:t xml:space="preserve"> </w:t>
        </w:r>
        <w:r w:rsidR="00680CD3">
          <w:tab/>
        </w:r>
      </w:ins>
      <w:ins w:id="2323" w:author="Claus" w:date="2018-12-19T14:31:00Z">
        <w:r w:rsidRPr="000A0755">
          <w:rPr>
            <w:rPrChange w:id="2324" w:author="Claus" w:date="2018-12-19T14:31:00Z">
              <w:rPr>
                <w:lang w:val="en-US"/>
              </w:rPr>
            </w:rPrChange>
          </w:rPr>
          <w:t>-&gt; beregn tag</w:t>
        </w:r>
      </w:ins>
      <w:ins w:id="2325" w:author="Claus" w:date="2018-12-19T14:33:00Z">
        <w:r w:rsidR="00680CD3">
          <w:br/>
        </w:r>
      </w:ins>
      <w:ins w:id="2326" w:author="Claus" w:date="2018-12-19T14:34:00Z">
        <w:r w:rsidR="00680CD3">
          <w:t xml:space="preserve"> </w:t>
        </w:r>
        <w:r w:rsidR="00680CD3">
          <w:tab/>
        </w:r>
      </w:ins>
      <w:ins w:id="2327" w:author="Claus" w:date="2018-12-19T14:31:00Z">
        <w:r w:rsidRPr="000A0755">
          <w:rPr>
            <w:rPrChange w:id="2328" w:author="Claus" w:date="2018-12-19T14:31:00Z">
              <w:rPr>
                <w:lang w:val="en-US"/>
              </w:rPr>
            </w:rPrChange>
          </w:rPr>
          <w:t>Hvis fladt tag:</w:t>
        </w:r>
      </w:ins>
      <w:ins w:id="2329" w:author="Claus" w:date="2018-12-19T14:33:00Z">
        <w:r w:rsidR="00680CD3">
          <w:br/>
          <w:t xml:space="preserve">  </w:t>
        </w:r>
        <w:r w:rsidR="00680CD3">
          <w:tab/>
        </w:r>
      </w:ins>
      <w:ins w:id="2330" w:author="Claus" w:date="2018-12-19T14:34:00Z">
        <w:r w:rsidR="00680CD3">
          <w:tab/>
        </w:r>
      </w:ins>
      <w:ins w:id="2331" w:author="Claus" w:date="2018-12-19T14:31:00Z">
        <w:r w:rsidRPr="000A0755">
          <w:rPr>
            <w:rPrChange w:id="2332" w:author="Claus" w:date="2018-12-19T14:31:00Z">
              <w:rPr>
                <w:lang w:val="en-US"/>
              </w:rPr>
            </w:rPrChange>
          </w:rPr>
          <w:t>Tjek regel for afstand mellem strøer</w:t>
        </w:r>
      </w:ins>
      <w:ins w:id="2333" w:author="Claus" w:date="2018-12-19T14:33:00Z">
        <w:r w:rsidR="00680CD3">
          <w:br/>
        </w:r>
      </w:ins>
      <w:ins w:id="2334" w:author="Claus" w:date="2018-12-19T14:34:00Z">
        <w:r w:rsidR="00680CD3">
          <w:t xml:space="preserve"> </w:t>
        </w:r>
        <w:r w:rsidR="00680CD3">
          <w:tab/>
        </w:r>
      </w:ins>
      <w:ins w:id="2335" w:author="Claus" w:date="2018-12-19T14:33:00Z">
        <w:r w:rsidR="00680CD3">
          <w:t xml:space="preserve">  </w:t>
        </w:r>
        <w:r w:rsidR="00680CD3">
          <w:tab/>
        </w:r>
      </w:ins>
      <w:ins w:id="2336" w:author="Claus" w:date="2018-12-19T14:31:00Z">
        <w:r w:rsidRPr="000A0755">
          <w:rPr>
            <w:rPrChange w:id="2337" w:author="Claus" w:date="2018-12-19T14:31:00Z">
              <w:rPr>
                <w:lang w:val="en-US"/>
              </w:rPr>
            </w:rPrChange>
          </w:rPr>
          <w:t>Tjek regel for udhæng</w:t>
        </w:r>
      </w:ins>
      <w:ins w:id="2338" w:author="Claus" w:date="2018-12-19T14:34:00Z">
        <w:r w:rsidR="00680CD3">
          <w:br/>
          <w:t xml:space="preserve">  </w:t>
        </w:r>
        <w:r w:rsidR="00680CD3">
          <w:tab/>
          <w:t xml:space="preserve"> </w:t>
        </w:r>
        <w:r w:rsidR="00680CD3">
          <w:tab/>
        </w:r>
      </w:ins>
      <w:ins w:id="2339" w:author="Claus" w:date="2018-12-19T14:31:00Z">
        <w:r w:rsidRPr="000A0755">
          <w:rPr>
            <w:rPrChange w:id="2340" w:author="Claus" w:date="2018-12-19T14:31:00Z">
              <w:rPr>
                <w:lang w:val="en-US"/>
              </w:rPr>
            </w:rPrChange>
          </w:rPr>
          <w:t>Beregn antal strøer og deres længde</w:t>
        </w:r>
      </w:ins>
      <w:ins w:id="2341" w:author="Claus" w:date="2018-12-19T14:34:00Z">
        <w:r w:rsidR="00680CD3">
          <w:br/>
          <w:t xml:space="preserve">  </w:t>
        </w:r>
        <w:r w:rsidR="00680CD3">
          <w:tab/>
        </w:r>
        <w:r w:rsidR="00680CD3">
          <w:tab/>
        </w:r>
      </w:ins>
      <w:ins w:id="2342" w:author="Claus" w:date="2018-12-19T14:31:00Z">
        <w:r w:rsidRPr="000A0755">
          <w:rPr>
            <w:rPrChange w:id="2343" w:author="Claus" w:date="2018-12-19T14:31:00Z">
              <w:rPr>
                <w:lang w:val="en-US"/>
              </w:rPr>
            </w:rPrChange>
          </w:rPr>
          <w:t>Beregn kvadratmeter for tag</w:t>
        </w:r>
      </w:ins>
      <w:ins w:id="2344" w:author="Claus" w:date="2018-12-19T14:34:00Z">
        <w:r w:rsidR="00680CD3">
          <w:br/>
          <w:t xml:space="preserve">  </w:t>
        </w:r>
        <w:r w:rsidR="00680CD3">
          <w:tab/>
        </w:r>
        <w:r w:rsidR="00680CD3">
          <w:tab/>
        </w:r>
      </w:ins>
      <w:ins w:id="2345" w:author="Claus" w:date="2018-12-19T14:31:00Z">
        <w:r w:rsidR="0048045C" w:rsidRPr="0048045C">
          <w:t>Udregn</w:t>
        </w:r>
      </w:ins>
      <w:ins w:id="2346" w:author="Claus" w:date="2018-12-19T14:34:00Z">
        <w:r w:rsidR="00680CD3">
          <w:br/>
          <w:t xml:space="preserve"> </w:t>
        </w:r>
        <w:r w:rsidR="00680CD3">
          <w:tab/>
        </w:r>
      </w:ins>
      <w:ins w:id="2347" w:author="Claus" w:date="2018-12-19T14:31:00Z">
        <w:r w:rsidRPr="000A0755">
          <w:rPr>
            <w:rPrChange w:id="2348" w:author="Claus" w:date="2018-12-19T14:31:00Z">
              <w:rPr>
                <w:lang w:val="en-US"/>
              </w:rPr>
            </w:rPrChange>
          </w:rPr>
          <w:t>Hvis tag med rejsning:</w:t>
        </w:r>
      </w:ins>
      <w:ins w:id="2349" w:author="Claus" w:date="2018-12-19T14:35:00Z">
        <w:r w:rsidR="00680CD3">
          <w:br/>
          <w:t xml:space="preserve">  </w:t>
        </w:r>
        <w:r w:rsidR="00680CD3">
          <w:tab/>
        </w:r>
        <w:r w:rsidR="00680CD3">
          <w:tab/>
        </w:r>
      </w:ins>
      <w:ins w:id="2350" w:author="Claus" w:date="2018-12-19T14:31:00Z">
        <w:r w:rsidRPr="000A0755">
          <w:rPr>
            <w:rPrChange w:id="2351" w:author="Claus" w:date="2018-12-19T14:31:00Z">
              <w:rPr>
                <w:lang w:val="en-US"/>
              </w:rPr>
            </w:rPrChange>
          </w:rPr>
          <w:t>Tjek regel for afstand mellem bjælker</w:t>
        </w:r>
      </w:ins>
      <w:ins w:id="2352" w:author="Claus" w:date="2018-12-19T14:35:00Z">
        <w:r w:rsidR="00680CD3">
          <w:br/>
          <w:t xml:space="preserve"> </w:t>
        </w:r>
        <w:r w:rsidR="00680CD3">
          <w:tab/>
        </w:r>
        <w:r w:rsidR="00680CD3">
          <w:tab/>
        </w:r>
      </w:ins>
      <w:ins w:id="2353" w:author="Claus" w:date="2018-12-19T14:31:00Z">
        <w:r w:rsidRPr="000A0755">
          <w:rPr>
            <w:rPrChange w:id="2354" w:author="Claus" w:date="2018-12-19T14:31:00Z">
              <w:rPr>
                <w:lang w:val="en-US"/>
              </w:rPr>
            </w:rPrChange>
          </w:rPr>
          <w:t>Tjek regel for udhæng</w:t>
        </w:r>
      </w:ins>
      <w:ins w:id="2355" w:author="Claus" w:date="2018-12-19T14:35:00Z">
        <w:r w:rsidR="00680CD3">
          <w:br/>
          <w:t xml:space="preserve"> </w:t>
        </w:r>
        <w:r w:rsidR="00680CD3">
          <w:tab/>
        </w:r>
        <w:r w:rsidR="00680CD3">
          <w:tab/>
        </w:r>
      </w:ins>
      <w:ins w:id="2356" w:author="Claus" w:date="2018-12-19T14:31:00Z">
        <w:r w:rsidRPr="000A0755">
          <w:rPr>
            <w:rPrChange w:id="2357" w:author="Claus" w:date="2018-12-19T14:31:00Z">
              <w:rPr>
                <w:lang w:val="en-US"/>
              </w:rPr>
            </w:rPrChange>
          </w:rPr>
          <w:t>Beregn antal spær og deres længde</w:t>
        </w:r>
      </w:ins>
      <w:ins w:id="2358" w:author="Claus" w:date="2018-12-19T14:35:00Z">
        <w:r w:rsidR="00680CD3">
          <w:br/>
          <w:t xml:space="preserve"> </w:t>
        </w:r>
        <w:r w:rsidR="00680CD3">
          <w:tab/>
        </w:r>
        <w:r w:rsidR="00680CD3">
          <w:tab/>
        </w:r>
      </w:ins>
      <w:ins w:id="2359" w:author="Claus" w:date="2018-12-19T14:31:00Z">
        <w:r w:rsidRPr="000A0755">
          <w:rPr>
            <w:rPrChange w:id="2360" w:author="Claus" w:date="2018-12-19T14:31:00Z">
              <w:rPr>
                <w:lang w:val="en-US"/>
              </w:rPr>
            </w:rPrChange>
          </w:rPr>
          <w:t>Beregn kvadratmeter for tag</w:t>
        </w:r>
      </w:ins>
      <w:ins w:id="2361" w:author="Claus" w:date="2018-12-19T14:35:00Z">
        <w:r w:rsidR="00680CD3">
          <w:br/>
          <w:t xml:space="preserve"> </w:t>
        </w:r>
        <w:r w:rsidR="00680CD3">
          <w:tab/>
        </w:r>
        <w:r w:rsidR="00680CD3">
          <w:tab/>
        </w:r>
      </w:ins>
      <w:ins w:id="2362" w:author="Claus" w:date="2018-12-19T14:31:00Z">
        <w:r w:rsidRPr="000A0755">
          <w:rPr>
            <w:rPrChange w:id="2363" w:author="Claus" w:date="2018-12-19T14:31:00Z">
              <w:rPr>
                <w:lang w:val="en-US"/>
              </w:rPr>
            </w:rPrChange>
          </w:rPr>
          <w:t>Beregn antal mtr. tagrende hvis tilvalgt</w:t>
        </w:r>
      </w:ins>
      <w:ins w:id="2364" w:author="Claus" w:date="2018-12-19T14:35:00Z">
        <w:r w:rsidR="00680CD3">
          <w:br/>
          <w:t xml:space="preserve"> </w:t>
        </w:r>
        <w:r w:rsidR="00680CD3">
          <w:tab/>
        </w:r>
        <w:r w:rsidR="00680CD3">
          <w:tab/>
        </w:r>
      </w:ins>
      <w:ins w:id="2365" w:author="Claus" w:date="2018-12-19T14:31:00Z">
        <w:r w:rsidRPr="000A0755">
          <w:rPr>
            <w:rPrChange w:id="2366" w:author="Claus" w:date="2018-12-19T14:31:00Z">
              <w:rPr>
                <w:lang w:val="en-US"/>
              </w:rPr>
            </w:rPrChange>
          </w:rPr>
          <w:t xml:space="preserve">Beregn antal mtr. </w:t>
        </w:r>
        <w:r w:rsidR="0048045C" w:rsidRPr="0048045C">
          <w:t>N</w:t>
        </w:r>
        <w:r w:rsidRPr="000A0755">
          <w:rPr>
            <w:rPrChange w:id="2367" w:author="Claus" w:date="2018-12-19T14:31:00Z">
              <w:rPr>
                <w:lang w:val="en-US"/>
              </w:rPr>
            </w:rPrChange>
          </w:rPr>
          <w:t>edløbsrør</w:t>
        </w:r>
      </w:ins>
      <w:ins w:id="2368" w:author="Claus" w:date="2018-12-19T14:35:00Z">
        <w:r w:rsidR="00680CD3">
          <w:br/>
          <w:t xml:space="preserve"> </w:t>
        </w:r>
        <w:r w:rsidR="00680CD3">
          <w:tab/>
        </w:r>
      </w:ins>
      <w:ins w:id="2369" w:author="Claus" w:date="2018-12-19T14:31:00Z">
        <w:r w:rsidRPr="000A0755">
          <w:rPr>
            <w:rPrChange w:id="2370" w:author="Claus" w:date="2018-12-19T14:31:00Z">
              <w:rPr>
                <w:lang w:val="en-US"/>
              </w:rPr>
            </w:rPrChange>
          </w:rPr>
          <w:t>-&gt; beregn stolper</w:t>
        </w:r>
      </w:ins>
      <w:ins w:id="2371" w:author="Claus" w:date="2018-12-19T14:35:00Z">
        <w:r w:rsidR="00680CD3">
          <w:br/>
          <w:t xml:space="preserve"> </w:t>
        </w:r>
        <w:r w:rsidR="00680CD3">
          <w:tab/>
        </w:r>
      </w:ins>
      <w:ins w:id="2372" w:author="Claus" w:date="2018-12-19T14:31:00Z">
        <w:r w:rsidRPr="000A0755">
          <w:rPr>
            <w:rPrChange w:id="2373" w:author="Claus" w:date="2018-12-19T14:31:00Z">
              <w:rPr>
                <w:lang w:val="en-US"/>
              </w:rPr>
            </w:rPrChange>
          </w:rPr>
          <w:t>-&gt; beregn skur</w:t>
        </w:r>
      </w:ins>
    </w:p>
    <w:p w:rsidR="000A0755" w:rsidRDefault="00680CD3" w:rsidP="000A0755">
      <w:pPr>
        <w:rPr>
          <w:ins w:id="2374" w:author="Claus" w:date="2018-12-19T14:36:00Z"/>
        </w:rPr>
        <w:pPrChange w:id="2375" w:author="Claus" w:date="2018-12-17T15:09:00Z">
          <w:pPr>
            <w:pStyle w:val="Overskrift1"/>
          </w:pPr>
        </w:pPrChange>
      </w:pPr>
      <w:ins w:id="2376" w:author="Claus" w:date="2018-12-19T14:35:00Z">
        <w:r>
          <w:t xml:space="preserve">Her omsat til </w:t>
        </w:r>
      </w:ins>
      <w:ins w:id="2377" w:author="Claus" w:date="2018-12-19T14:36:00Z">
        <w:r w:rsidR="00AC397E">
          <w:t>kode</w:t>
        </w:r>
      </w:ins>
      <w:ins w:id="2378" w:author="Claus" w:date="2018-12-19T14:37:00Z">
        <w:r w:rsidR="00AC397E">
          <w:t xml:space="preserve"> i Calculator-klassen</w:t>
        </w:r>
      </w:ins>
      <w:ins w:id="2379" w:author="Claus" w:date="2018-12-19T14:36:00Z">
        <w:r w:rsidR="00AC397E">
          <w:t>:</w:t>
        </w:r>
      </w:ins>
    </w:p>
    <w:p w:rsidR="000A0755" w:rsidRPr="000A0755" w:rsidRDefault="000A0755" w:rsidP="000A0755">
      <w:pPr>
        <w:autoSpaceDE w:val="0"/>
        <w:autoSpaceDN w:val="0"/>
        <w:adjustRightInd w:val="0"/>
        <w:spacing w:after="0" w:line="240" w:lineRule="auto"/>
        <w:rPr>
          <w:ins w:id="2380" w:author="Claus" w:date="2018-12-19T14:35:00Z"/>
          <w:lang w:val="en-US"/>
          <w:rPrChange w:id="2381" w:author="Claus" w:date="2018-12-19T14:37:00Z">
            <w:rPr>
              <w:ins w:id="2382" w:author="Claus" w:date="2018-12-19T14:35:00Z"/>
            </w:rPr>
          </w:rPrChange>
        </w:rPr>
        <w:pPrChange w:id="2383" w:author="Claus" w:date="2018-12-19T14:38:00Z">
          <w:pPr>
            <w:pStyle w:val="Overskrift1"/>
          </w:pPr>
        </w:pPrChange>
      </w:pPr>
      <w:ins w:id="2384" w:author="Claus" w:date="2018-12-19T14:37:00Z">
        <w:r w:rsidRPr="000A0755">
          <w:rPr>
            <w:rFonts w:ascii="Courier New" w:hAnsi="Courier New" w:cs="Courier New"/>
            <w:color w:val="F8BB00"/>
            <w:sz w:val="18"/>
            <w:szCs w:val="24"/>
            <w:lang w:val="en-US"/>
            <w:rPrChange w:id="2385" w:author="Claus" w:date="2018-12-19T14:37:00Z">
              <w:rPr>
                <w:rFonts w:ascii="Courier New" w:hAnsi="Courier New" w:cs="Courier New"/>
                <w:color w:val="F8BB00"/>
                <w:sz w:val="24"/>
                <w:szCs w:val="24"/>
              </w:rPr>
            </w:rPrChange>
          </w:rPr>
          <w:t>private</w:t>
        </w:r>
        <w:r w:rsidRPr="000A0755">
          <w:rPr>
            <w:rFonts w:ascii="Courier New" w:hAnsi="Courier New" w:cs="Courier New"/>
            <w:sz w:val="18"/>
            <w:szCs w:val="24"/>
            <w:lang w:val="en-US"/>
            <w:rPrChange w:id="2386" w:author="Claus" w:date="2018-12-19T14:37:00Z">
              <w:rPr>
                <w:rFonts w:ascii="Courier New" w:hAnsi="Courier New" w:cs="Courier New"/>
                <w:sz w:val="24"/>
                <w:szCs w:val="24"/>
              </w:rPr>
            </w:rPrChange>
          </w:rPr>
          <w:t xml:space="preserve"> </w:t>
        </w:r>
        <w:r w:rsidRPr="000A0755">
          <w:rPr>
            <w:rFonts w:ascii="Courier New" w:hAnsi="Courier New" w:cs="Courier New"/>
            <w:color w:val="F8BB00"/>
            <w:sz w:val="18"/>
            <w:szCs w:val="24"/>
            <w:lang w:val="en-US"/>
            <w:rPrChange w:id="2387" w:author="Claus" w:date="2018-12-19T14:37:00Z">
              <w:rPr>
                <w:rFonts w:ascii="Courier New" w:hAnsi="Courier New" w:cs="Courier New"/>
                <w:color w:val="F8BB00"/>
                <w:sz w:val="24"/>
                <w:szCs w:val="24"/>
              </w:rPr>
            </w:rPrChange>
          </w:rPr>
          <w:t>void</w:t>
        </w:r>
        <w:r w:rsidRPr="000A0755">
          <w:rPr>
            <w:rFonts w:ascii="Courier New" w:hAnsi="Courier New" w:cs="Courier New"/>
            <w:sz w:val="18"/>
            <w:szCs w:val="24"/>
            <w:lang w:val="en-US"/>
            <w:rPrChange w:id="2388" w:author="Claus" w:date="2018-12-19T14:37:00Z">
              <w:rPr>
                <w:rFonts w:ascii="Courier New" w:hAnsi="Courier New" w:cs="Courier New"/>
                <w:sz w:val="24"/>
                <w:szCs w:val="24"/>
              </w:rPr>
            </w:rPrChange>
          </w:rPr>
          <w:t xml:space="preserve"> i</w:t>
        </w:r>
        <w:r w:rsidR="0048045C" w:rsidRPr="0048045C">
          <w:rPr>
            <w:rFonts w:ascii="Courier New" w:hAnsi="Courier New" w:cs="Courier New"/>
            <w:sz w:val="18"/>
            <w:szCs w:val="24"/>
            <w:lang w:val="en-US"/>
          </w:rPr>
          <w:t>nitializeRulesCalculators()</w:t>
        </w:r>
        <w:r w:rsidR="0048045C" w:rsidRPr="0048045C">
          <w:rPr>
            <w:rFonts w:ascii="Courier New" w:hAnsi="Courier New" w:cs="Courier New"/>
            <w:sz w:val="18"/>
            <w:szCs w:val="24"/>
            <w:lang w:val="en-US"/>
          </w:rPr>
          <w:br/>
        </w:r>
        <w:r w:rsidRPr="000A0755">
          <w:rPr>
            <w:rFonts w:ascii="Courier New" w:hAnsi="Courier New" w:cs="Courier New"/>
            <w:sz w:val="18"/>
            <w:szCs w:val="24"/>
            <w:lang w:val="en-US"/>
            <w:rPrChange w:id="2389" w:author="Claus" w:date="2018-12-19T14:37:00Z">
              <w:rPr>
                <w:rFonts w:ascii="Courier New" w:hAnsi="Courier New" w:cs="Courier New"/>
                <w:sz w:val="24"/>
                <w:szCs w:val="24"/>
              </w:rPr>
            </w:rPrChange>
          </w:rPr>
          <w:t xml:space="preserve">{        </w:t>
        </w:r>
        <w:r w:rsidRPr="000A0755">
          <w:rPr>
            <w:rFonts w:ascii="Courier New" w:hAnsi="Courier New" w:cs="Courier New"/>
            <w:sz w:val="18"/>
            <w:szCs w:val="24"/>
            <w:lang w:val="en-US"/>
            <w:rPrChange w:id="2390" w:author="Claus" w:date="2018-12-19T14:37:00Z">
              <w:rPr>
                <w:rFonts w:ascii="Courier New" w:hAnsi="Courier New" w:cs="Courier New"/>
                <w:sz w:val="24"/>
                <w:szCs w:val="24"/>
              </w:rPr>
            </w:rPrChange>
          </w:rPr>
          <w:br/>
          <w:t xml:space="preserve">    calculators = </w:t>
        </w:r>
        <w:r w:rsidRPr="000A0755">
          <w:rPr>
            <w:rFonts w:ascii="Courier New" w:hAnsi="Courier New" w:cs="Courier New"/>
            <w:color w:val="F8BB00"/>
            <w:sz w:val="18"/>
            <w:szCs w:val="24"/>
            <w:lang w:val="en-US"/>
            <w:rPrChange w:id="2391"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392" w:author="Claus" w:date="2018-12-19T14:37:00Z">
              <w:rPr>
                <w:rFonts w:ascii="Courier New" w:hAnsi="Courier New" w:cs="Courier New"/>
                <w:sz w:val="24"/>
                <w:szCs w:val="24"/>
              </w:rPr>
            </w:rPrChange>
          </w:rPr>
          <w:t xml:space="preserve"> ArrayList&lt;RulesCalculator&gt;();</w:t>
        </w:r>
        <w:r w:rsidRPr="000A0755">
          <w:rPr>
            <w:rFonts w:ascii="Courier New" w:hAnsi="Courier New" w:cs="Courier New"/>
            <w:sz w:val="18"/>
            <w:szCs w:val="24"/>
            <w:lang w:val="en-US"/>
            <w:rPrChange w:id="2393" w:author="Claus" w:date="2018-12-19T14:37:00Z">
              <w:rPr>
                <w:rFonts w:ascii="Courier New" w:hAnsi="Courier New" w:cs="Courier New"/>
                <w:sz w:val="24"/>
                <w:szCs w:val="24"/>
              </w:rPr>
            </w:rPrChange>
          </w:rPr>
          <w:br/>
          <w:t xml:space="preserve">        </w:t>
        </w:r>
        <w:r w:rsidRPr="000A0755">
          <w:rPr>
            <w:rFonts w:ascii="Courier New" w:hAnsi="Courier New" w:cs="Courier New"/>
            <w:sz w:val="18"/>
            <w:szCs w:val="24"/>
            <w:lang w:val="en-US"/>
            <w:rPrChange w:id="2394" w:author="Claus" w:date="2018-12-19T14:37:00Z">
              <w:rPr>
                <w:rFonts w:ascii="Courier New" w:hAnsi="Courier New" w:cs="Courier New"/>
                <w:sz w:val="24"/>
                <w:szCs w:val="24"/>
              </w:rPr>
            </w:rPrChange>
          </w:rPr>
          <w:br/>
          <w:t xml:space="preserve">    calculators.add(</w:t>
        </w:r>
        <w:r w:rsidRPr="000A0755">
          <w:rPr>
            <w:rFonts w:ascii="Courier New" w:hAnsi="Courier New" w:cs="Courier New"/>
            <w:color w:val="F8BB00"/>
            <w:sz w:val="18"/>
            <w:szCs w:val="24"/>
            <w:lang w:val="en-US"/>
            <w:rPrChange w:id="2395"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396" w:author="Claus" w:date="2018-12-19T14:37:00Z">
              <w:rPr>
                <w:rFonts w:ascii="Courier New" w:hAnsi="Courier New" w:cs="Courier New"/>
                <w:sz w:val="24"/>
                <w:szCs w:val="24"/>
              </w:rPr>
            </w:rPrChange>
          </w:rPr>
          <w:t xml:space="preserve"> RulesCalculatorHead()); </w:t>
        </w:r>
        <w:r w:rsidRPr="000A0755">
          <w:rPr>
            <w:rFonts w:ascii="Courier New" w:hAnsi="Courier New" w:cs="Courier New"/>
            <w:color w:val="428BDD"/>
            <w:sz w:val="18"/>
            <w:szCs w:val="24"/>
            <w:lang w:val="en-US"/>
            <w:rPrChange w:id="2397" w:author="Claus" w:date="2018-12-19T14:37:00Z">
              <w:rPr>
                <w:rFonts w:ascii="Courier New" w:hAnsi="Courier New" w:cs="Courier New"/>
                <w:color w:val="428BDD"/>
                <w:sz w:val="24"/>
                <w:szCs w:val="24"/>
              </w:rPr>
            </w:rPrChange>
          </w:rPr>
          <w:t>// Udregner rem.</w:t>
        </w:r>
        <w:r w:rsidRPr="000A0755">
          <w:rPr>
            <w:rFonts w:ascii="Courier New" w:hAnsi="Courier New" w:cs="Courier New"/>
            <w:color w:val="428BDD"/>
            <w:sz w:val="18"/>
            <w:szCs w:val="24"/>
            <w:lang w:val="en-US"/>
            <w:rPrChange w:id="2398"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399" w:author="Claus" w:date="2018-12-19T14:37:00Z">
              <w:rPr>
                <w:rFonts w:ascii="Courier New" w:hAnsi="Courier New" w:cs="Courier New"/>
                <w:sz w:val="24"/>
                <w:szCs w:val="24"/>
              </w:rPr>
            </w:rPrChange>
          </w:rPr>
          <w:t xml:space="preserve">    calculators.add(</w:t>
        </w:r>
        <w:r w:rsidRPr="000A0755">
          <w:rPr>
            <w:rFonts w:ascii="Courier New" w:hAnsi="Courier New" w:cs="Courier New"/>
            <w:color w:val="F8BB00"/>
            <w:sz w:val="18"/>
            <w:szCs w:val="24"/>
            <w:lang w:val="en-US"/>
            <w:rPrChange w:id="2400"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401" w:author="Claus" w:date="2018-12-19T14:37:00Z">
              <w:rPr>
                <w:rFonts w:ascii="Courier New" w:hAnsi="Courier New" w:cs="Courier New"/>
                <w:sz w:val="24"/>
                <w:szCs w:val="24"/>
              </w:rPr>
            </w:rPrChange>
          </w:rPr>
          <w:t xml:space="preserve"> RulesCalculatorPost()); </w:t>
        </w:r>
        <w:r w:rsidRPr="000A0755">
          <w:rPr>
            <w:rFonts w:ascii="Courier New" w:hAnsi="Courier New" w:cs="Courier New"/>
            <w:color w:val="428BDD"/>
            <w:sz w:val="18"/>
            <w:szCs w:val="24"/>
            <w:lang w:val="en-US"/>
            <w:rPrChange w:id="2402" w:author="Claus" w:date="2018-12-19T14:37:00Z">
              <w:rPr>
                <w:rFonts w:ascii="Courier New" w:hAnsi="Courier New" w:cs="Courier New"/>
                <w:color w:val="428BDD"/>
                <w:sz w:val="24"/>
                <w:szCs w:val="24"/>
              </w:rPr>
            </w:rPrChange>
          </w:rPr>
          <w:t>// Udregner stolper.</w:t>
        </w:r>
        <w:r w:rsidRPr="000A0755">
          <w:rPr>
            <w:rFonts w:ascii="Courier New" w:hAnsi="Courier New" w:cs="Courier New"/>
            <w:color w:val="428BDD"/>
            <w:sz w:val="18"/>
            <w:szCs w:val="24"/>
            <w:lang w:val="en-US"/>
            <w:rPrChange w:id="2403"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404" w:author="Claus" w:date="2018-12-19T14:37:00Z">
              <w:rPr>
                <w:rFonts w:ascii="Courier New" w:hAnsi="Courier New" w:cs="Courier New"/>
                <w:sz w:val="24"/>
                <w:szCs w:val="24"/>
              </w:rPr>
            </w:rPrChange>
          </w:rPr>
          <w:t xml:space="preserve">    calculators.add(</w:t>
        </w:r>
        <w:r w:rsidRPr="000A0755">
          <w:rPr>
            <w:rFonts w:ascii="Courier New" w:hAnsi="Courier New" w:cs="Courier New"/>
            <w:color w:val="F8BB00"/>
            <w:sz w:val="18"/>
            <w:szCs w:val="24"/>
            <w:lang w:val="en-US"/>
            <w:rPrChange w:id="2405"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406" w:author="Claus" w:date="2018-12-19T14:37:00Z">
              <w:rPr>
                <w:rFonts w:ascii="Courier New" w:hAnsi="Courier New" w:cs="Courier New"/>
                <w:sz w:val="24"/>
                <w:szCs w:val="24"/>
              </w:rPr>
            </w:rPrChange>
          </w:rPr>
          <w:t xml:space="preserve"> RulesCalculatorRafters()); </w:t>
        </w:r>
        <w:r w:rsidRPr="000A0755">
          <w:rPr>
            <w:rFonts w:ascii="Courier New" w:hAnsi="Courier New" w:cs="Courier New"/>
            <w:color w:val="428BDD"/>
            <w:sz w:val="18"/>
            <w:szCs w:val="24"/>
            <w:lang w:val="en-US"/>
            <w:rPrChange w:id="2407" w:author="Claus" w:date="2018-12-19T14:37:00Z">
              <w:rPr>
                <w:rFonts w:ascii="Courier New" w:hAnsi="Courier New" w:cs="Courier New"/>
                <w:color w:val="428BDD"/>
                <w:sz w:val="24"/>
                <w:szCs w:val="24"/>
              </w:rPr>
            </w:rPrChange>
          </w:rPr>
          <w:t>// Udregner spær.</w:t>
        </w:r>
        <w:r w:rsidRPr="000A0755">
          <w:rPr>
            <w:rFonts w:ascii="Courier New" w:hAnsi="Courier New" w:cs="Courier New"/>
            <w:color w:val="428BDD"/>
            <w:sz w:val="18"/>
            <w:szCs w:val="24"/>
            <w:lang w:val="en-US"/>
            <w:rPrChange w:id="2408"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409" w:author="Claus" w:date="2018-12-19T14:37:00Z">
              <w:rPr>
                <w:rFonts w:ascii="Courier New" w:hAnsi="Courier New" w:cs="Courier New"/>
                <w:sz w:val="24"/>
                <w:szCs w:val="24"/>
              </w:rPr>
            </w:rPrChange>
          </w:rPr>
          <w:t xml:space="preserve">    calculators.add(</w:t>
        </w:r>
        <w:r w:rsidRPr="000A0755">
          <w:rPr>
            <w:rFonts w:ascii="Courier New" w:hAnsi="Courier New" w:cs="Courier New"/>
            <w:color w:val="F8BB00"/>
            <w:sz w:val="18"/>
            <w:szCs w:val="24"/>
            <w:lang w:val="en-US"/>
            <w:rPrChange w:id="2410"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411" w:author="Claus" w:date="2018-12-19T14:37:00Z">
              <w:rPr>
                <w:rFonts w:ascii="Courier New" w:hAnsi="Courier New" w:cs="Courier New"/>
                <w:sz w:val="24"/>
                <w:szCs w:val="24"/>
              </w:rPr>
            </w:rPrChange>
          </w:rPr>
          <w:t xml:space="preserve"> RulesCalculatorShed()); </w:t>
        </w:r>
        <w:r w:rsidRPr="000A0755">
          <w:rPr>
            <w:rFonts w:ascii="Courier New" w:hAnsi="Courier New" w:cs="Courier New"/>
            <w:color w:val="428BDD"/>
            <w:sz w:val="18"/>
            <w:szCs w:val="24"/>
            <w:lang w:val="en-US"/>
            <w:rPrChange w:id="2412" w:author="Claus" w:date="2018-12-19T14:37:00Z">
              <w:rPr>
                <w:rFonts w:ascii="Courier New" w:hAnsi="Courier New" w:cs="Courier New"/>
                <w:color w:val="428BDD"/>
                <w:sz w:val="24"/>
                <w:szCs w:val="24"/>
              </w:rPr>
            </w:rPrChange>
          </w:rPr>
          <w:t>// Udregner skurets beklædning.</w:t>
        </w:r>
        <w:r w:rsidRPr="000A0755">
          <w:rPr>
            <w:rFonts w:ascii="Courier New" w:hAnsi="Courier New" w:cs="Courier New"/>
            <w:color w:val="428BDD"/>
            <w:sz w:val="18"/>
            <w:szCs w:val="24"/>
            <w:lang w:val="en-US"/>
            <w:rPrChange w:id="2413"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414" w:author="Claus" w:date="2018-12-19T14:37:00Z">
              <w:rPr>
                <w:rFonts w:ascii="Courier New" w:hAnsi="Courier New" w:cs="Courier New"/>
                <w:sz w:val="24"/>
                <w:szCs w:val="24"/>
              </w:rPr>
            </w:rPrChange>
          </w:rPr>
          <w:t xml:space="preserve">    calculators.add(</w:t>
        </w:r>
        <w:r w:rsidRPr="000A0755">
          <w:rPr>
            <w:rFonts w:ascii="Courier New" w:hAnsi="Courier New" w:cs="Courier New"/>
            <w:color w:val="F8BB00"/>
            <w:sz w:val="18"/>
            <w:szCs w:val="24"/>
            <w:lang w:val="en-US"/>
            <w:rPrChange w:id="2415"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416" w:author="Claus" w:date="2018-12-19T14:37:00Z">
              <w:rPr>
                <w:rFonts w:ascii="Courier New" w:hAnsi="Courier New" w:cs="Courier New"/>
                <w:sz w:val="24"/>
                <w:szCs w:val="24"/>
              </w:rPr>
            </w:rPrChange>
          </w:rPr>
          <w:t xml:space="preserve"> RulesCalculatorBattens()); </w:t>
        </w:r>
        <w:r w:rsidRPr="000A0755">
          <w:rPr>
            <w:rFonts w:ascii="Courier New" w:hAnsi="Courier New" w:cs="Courier New"/>
            <w:color w:val="428BDD"/>
            <w:sz w:val="18"/>
            <w:szCs w:val="24"/>
            <w:lang w:val="en-US"/>
            <w:rPrChange w:id="2417" w:author="Claus" w:date="2018-12-19T14:37:00Z">
              <w:rPr>
                <w:rFonts w:ascii="Courier New" w:hAnsi="Courier New" w:cs="Courier New"/>
                <w:color w:val="428BDD"/>
                <w:sz w:val="24"/>
                <w:szCs w:val="24"/>
              </w:rPr>
            </w:rPrChange>
          </w:rPr>
          <w:t>// Udregner lægter.</w:t>
        </w:r>
        <w:r w:rsidRPr="000A0755">
          <w:rPr>
            <w:rFonts w:ascii="Courier New" w:hAnsi="Courier New" w:cs="Courier New"/>
            <w:color w:val="428BDD"/>
            <w:sz w:val="18"/>
            <w:szCs w:val="24"/>
            <w:lang w:val="en-US"/>
            <w:rPrChange w:id="2418"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419" w:author="Claus" w:date="2018-12-19T14:37:00Z">
              <w:rPr>
                <w:rFonts w:ascii="Courier New" w:hAnsi="Courier New" w:cs="Courier New"/>
                <w:sz w:val="24"/>
                <w:szCs w:val="24"/>
              </w:rPr>
            </w:rPrChange>
          </w:rPr>
          <w:t xml:space="preserve">    calculators.add(</w:t>
        </w:r>
        <w:r w:rsidRPr="000A0755">
          <w:rPr>
            <w:rFonts w:ascii="Courier New" w:hAnsi="Courier New" w:cs="Courier New"/>
            <w:color w:val="F8BB00"/>
            <w:sz w:val="18"/>
            <w:szCs w:val="24"/>
            <w:lang w:val="en-US"/>
            <w:rPrChange w:id="2420"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421" w:author="Claus" w:date="2018-12-19T14:37:00Z">
              <w:rPr>
                <w:rFonts w:ascii="Courier New" w:hAnsi="Courier New" w:cs="Courier New"/>
                <w:sz w:val="24"/>
                <w:szCs w:val="24"/>
              </w:rPr>
            </w:rPrChange>
          </w:rPr>
          <w:t xml:space="preserve"> RulesCalculatorRoof()); </w:t>
        </w:r>
        <w:r w:rsidRPr="000A0755">
          <w:rPr>
            <w:rFonts w:ascii="Courier New" w:hAnsi="Courier New" w:cs="Courier New"/>
            <w:color w:val="428BDD"/>
            <w:sz w:val="18"/>
            <w:szCs w:val="24"/>
            <w:lang w:val="en-US"/>
            <w:rPrChange w:id="2422" w:author="Claus" w:date="2018-12-19T14:37:00Z">
              <w:rPr>
                <w:rFonts w:ascii="Courier New" w:hAnsi="Courier New" w:cs="Courier New"/>
                <w:color w:val="428BDD"/>
                <w:sz w:val="24"/>
                <w:szCs w:val="24"/>
              </w:rPr>
            </w:rPrChange>
          </w:rPr>
          <w:t>// Udregner tagbelægning.</w:t>
        </w:r>
        <w:r w:rsidRPr="000A0755">
          <w:rPr>
            <w:rFonts w:ascii="Courier New" w:hAnsi="Courier New" w:cs="Courier New"/>
            <w:color w:val="428BDD"/>
            <w:sz w:val="18"/>
            <w:szCs w:val="24"/>
            <w:lang w:val="en-US"/>
            <w:rPrChange w:id="2423"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424" w:author="Claus" w:date="2018-12-19T14:37:00Z">
              <w:rPr>
                <w:rFonts w:ascii="Courier New" w:hAnsi="Courier New" w:cs="Courier New"/>
                <w:sz w:val="24"/>
                <w:szCs w:val="24"/>
              </w:rPr>
            </w:rPrChange>
          </w:rPr>
          <w:lastRenderedPageBreak/>
          <w:t>}</w:t>
        </w:r>
        <w:r w:rsidRPr="000A0755">
          <w:rPr>
            <w:rFonts w:ascii="Courier New" w:hAnsi="Courier New" w:cs="Courier New"/>
            <w:sz w:val="18"/>
            <w:szCs w:val="24"/>
            <w:lang w:val="en-US"/>
            <w:rPrChange w:id="2425" w:author="Claus" w:date="2018-12-19T14:37:00Z">
              <w:rPr>
                <w:rFonts w:ascii="Courier New" w:hAnsi="Courier New" w:cs="Courier New"/>
                <w:sz w:val="24"/>
                <w:szCs w:val="24"/>
              </w:rPr>
            </w:rPrChange>
          </w:rPr>
          <w:br/>
          <w:t xml:space="preserve">            </w:t>
        </w:r>
        <w:r w:rsidRPr="000A0755">
          <w:rPr>
            <w:rFonts w:ascii="Courier New" w:hAnsi="Courier New" w:cs="Courier New"/>
            <w:sz w:val="18"/>
            <w:szCs w:val="24"/>
            <w:lang w:val="en-US"/>
            <w:rPrChange w:id="2426" w:author="Claus" w:date="2018-12-19T14:37:00Z">
              <w:rPr>
                <w:rFonts w:ascii="Courier New" w:hAnsi="Courier New" w:cs="Courier New"/>
                <w:sz w:val="24"/>
                <w:szCs w:val="24"/>
              </w:rPr>
            </w:rPrChange>
          </w:rPr>
          <w:br/>
        </w:r>
        <w:r w:rsidRPr="000A0755">
          <w:rPr>
            <w:rFonts w:ascii="Courier New" w:hAnsi="Courier New" w:cs="Courier New"/>
            <w:color w:val="F8BB00"/>
            <w:sz w:val="18"/>
            <w:szCs w:val="24"/>
            <w:lang w:val="en-US"/>
            <w:rPrChange w:id="2427" w:author="Claus" w:date="2018-12-19T14:37:00Z">
              <w:rPr>
                <w:rFonts w:ascii="Courier New" w:hAnsi="Courier New" w:cs="Courier New"/>
                <w:color w:val="F8BB00"/>
                <w:sz w:val="24"/>
                <w:szCs w:val="24"/>
              </w:rPr>
            </w:rPrChange>
          </w:rPr>
          <w:t>protected</w:t>
        </w:r>
        <w:r w:rsidRPr="000A0755">
          <w:rPr>
            <w:rFonts w:ascii="Courier New" w:hAnsi="Courier New" w:cs="Courier New"/>
            <w:sz w:val="18"/>
            <w:szCs w:val="24"/>
            <w:lang w:val="en-US"/>
            <w:rPrChange w:id="2428" w:author="Claus" w:date="2018-12-19T14:37:00Z">
              <w:rPr>
                <w:rFonts w:ascii="Courier New" w:hAnsi="Courier New" w:cs="Courier New"/>
                <w:sz w:val="24"/>
                <w:szCs w:val="24"/>
              </w:rPr>
            </w:rPrChange>
          </w:rPr>
          <w:t xml:space="preserve"> List&lt;BillItem&gt; calculateBill(CarportRequestDTO carportRequest) </w:t>
        </w:r>
        <w:r w:rsidRPr="000A0755">
          <w:rPr>
            <w:rFonts w:ascii="Courier New" w:hAnsi="Courier New" w:cs="Courier New"/>
            <w:color w:val="F8BB00"/>
            <w:sz w:val="18"/>
            <w:szCs w:val="24"/>
            <w:lang w:val="en-US"/>
            <w:rPrChange w:id="2429" w:author="Claus" w:date="2018-12-19T14:37:00Z">
              <w:rPr>
                <w:rFonts w:ascii="Courier New" w:hAnsi="Courier New" w:cs="Courier New"/>
                <w:color w:val="F8BB00"/>
                <w:sz w:val="24"/>
                <w:szCs w:val="24"/>
              </w:rPr>
            </w:rPrChange>
          </w:rPr>
          <w:t>throws</w:t>
        </w:r>
        <w:r w:rsidRPr="000A0755">
          <w:rPr>
            <w:rFonts w:ascii="Courier New" w:hAnsi="Courier New" w:cs="Courier New"/>
            <w:sz w:val="18"/>
            <w:szCs w:val="24"/>
            <w:lang w:val="en-US"/>
            <w:rPrChange w:id="2430" w:author="Claus" w:date="2018-12-19T14:37:00Z">
              <w:rPr>
                <w:rFonts w:ascii="Courier New" w:hAnsi="Courier New" w:cs="Courier New"/>
                <w:sz w:val="24"/>
                <w:szCs w:val="24"/>
              </w:rPr>
            </w:rPrChange>
          </w:rPr>
          <w:t xml:space="preserve"> FogException</w:t>
        </w:r>
        <w:r w:rsidRPr="000A0755">
          <w:rPr>
            <w:rFonts w:ascii="Courier New" w:hAnsi="Courier New" w:cs="Courier New"/>
            <w:sz w:val="18"/>
            <w:szCs w:val="24"/>
            <w:lang w:val="en-US"/>
            <w:rPrChange w:id="2431" w:author="Claus" w:date="2018-12-19T14:37:00Z">
              <w:rPr>
                <w:rFonts w:ascii="Courier New" w:hAnsi="Courier New" w:cs="Courier New"/>
                <w:sz w:val="24"/>
                <w:szCs w:val="24"/>
              </w:rPr>
            </w:rPrChange>
          </w:rPr>
          <w:br/>
          <w:t xml:space="preserve">{                           </w:t>
        </w:r>
        <w:r w:rsidRPr="000A0755">
          <w:rPr>
            <w:rFonts w:ascii="Courier New" w:hAnsi="Courier New" w:cs="Courier New"/>
            <w:sz w:val="18"/>
            <w:szCs w:val="24"/>
            <w:lang w:val="en-US"/>
            <w:rPrChange w:id="2432" w:author="Claus" w:date="2018-12-19T14:37:00Z">
              <w:rPr>
                <w:rFonts w:ascii="Courier New" w:hAnsi="Courier New" w:cs="Courier New"/>
                <w:sz w:val="24"/>
                <w:szCs w:val="24"/>
              </w:rPr>
            </w:rPrChange>
          </w:rPr>
          <w:br/>
          <w:t xml:space="preserve">    </w:t>
        </w:r>
        <w:r w:rsidRPr="000A0755">
          <w:rPr>
            <w:rFonts w:ascii="Courier New" w:hAnsi="Courier New" w:cs="Courier New"/>
            <w:color w:val="428BDD"/>
            <w:sz w:val="18"/>
            <w:szCs w:val="24"/>
            <w:lang w:val="en-US"/>
            <w:rPrChange w:id="2433" w:author="Claus" w:date="2018-12-19T14:37:00Z">
              <w:rPr>
                <w:rFonts w:ascii="Courier New" w:hAnsi="Courier New" w:cs="Courier New"/>
                <w:color w:val="428BDD"/>
                <w:sz w:val="24"/>
                <w:szCs w:val="24"/>
              </w:rPr>
            </w:rPrChange>
          </w:rPr>
          <w:t>// Opret tom stykliste.</w:t>
        </w:r>
        <w:r w:rsidRPr="000A0755">
          <w:rPr>
            <w:rFonts w:ascii="Courier New" w:hAnsi="Courier New" w:cs="Courier New"/>
            <w:color w:val="428BDD"/>
            <w:sz w:val="18"/>
            <w:szCs w:val="24"/>
            <w:lang w:val="en-US"/>
            <w:rPrChange w:id="2434"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435" w:author="Claus" w:date="2018-12-19T14:37:00Z">
              <w:rPr>
                <w:rFonts w:ascii="Courier New" w:hAnsi="Courier New" w:cs="Courier New"/>
                <w:sz w:val="24"/>
                <w:szCs w:val="24"/>
              </w:rPr>
            </w:rPrChange>
          </w:rPr>
          <w:t xml:space="preserve">    ArrayList&lt;BillItem&gt; bill = </w:t>
        </w:r>
        <w:r w:rsidRPr="000A0755">
          <w:rPr>
            <w:rFonts w:ascii="Courier New" w:hAnsi="Courier New" w:cs="Courier New"/>
            <w:color w:val="F8BB00"/>
            <w:sz w:val="18"/>
            <w:szCs w:val="24"/>
            <w:lang w:val="en-US"/>
            <w:rPrChange w:id="2436" w:author="Claus" w:date="2018-12-19T14:37:00Z">
              <w:rPr>
                <w:rFonts w:ascii="Courier New" w:hAnsi="Courier New" w:cs="Courier New"/>
                <w:color w:val="F8BB00"/>
                <w:sz w:val="24"/>
                <w:szCs w:val="24"/>
              </w:rPr>
            </w:rPrChange>
          </w:rPr>
          <w:t>new</w:t>
        </w:r>
        <w:r w:rsidRPr="000A0755">
          <w:rPr>
            <w:rFonts w:ascii="Courier New" w:hAnsi="Courier New" w:cs="Courier New"/>
            <w:sz w:val="18"/>
            <w:szCs w:val="24"/>
            <w:lang w:val="en-US"/>
            <w:rPrChange w:id="2437" w:author="Claus" w:date="2018-12-19T14:37:00Z">
              <w:rPr>
                <w:rFonts w:ascii="Courier New" w:hAnsi="Courier New" w:cs="Courier New"/>
                <w:sz w:val="24"/>
                <w:szCs w:val="24"/>
              </w:rPr>
            </w:rPrChange>
          </w:rPr>
          <w:t xml:space="preserve"> ArrayList&lt;&gt;();</w:t>
        </w:r>
        <w:r w:rsidRPr="000A0755">
          <w:rPr>
            <w:rFonts w:ascii="Courier New" w:hAnsi="Courier New" w:cs="Courier New"/>
            <w:sz w:val="18"/>
            <w:szCs w:val="24"/>
            <w:lang w:val="en-US"/>
            <w:rPrChange w:id="2438" w:author="Claus" w:date="2018-12-19T14:37:00Z">
              <w:rPr>
                <w:rFonts w:ascii="Courier New" w:hAnsi="Courier New" w:cs="Courier New"/>
                <w:sz w:val="24"/>
                <w:szCs w:val="24"/>
              </w:rPr>
            </w:rPrChange>
          </w:rPr>
          <w:br/>
          <w:t xml:space="preserve">        </w:t>
        </w:r>
        <w:r w:rsidRPr="000A0755">
          <w:rPr>
            <w:rFonts w:ascii="Courier New" w:hAnsi="Courier New" w:cs="Courier New"/>
            <w:sz w:val="18"/>
            <w:szCs w:val="24"/>
            <w:lang w:val="en-US"/>
            <w:rPrChange w:id="2439" w:author="Claus" w:date="2018-12-19T14:37:00Z">
              <w:rPr>
                <w:rFonts w:ascii="Courier New" w:hAnsi="Courier New" w:cs="Courier New"/>
                <w:sz w:val="24"/>
                <w:szCs w:val="24"/>
              </w:rPr>
            </w:rPrChange>
          </w:rPr>
          <w:br/>
          <w:t xml:space="preserve">    </w:t>
        </w:r>
        <w:r w:rsidRPr="000A0755">
          <w:rPr>
            <w:rFonts w:ascii="Courier New" w:hAnsi="Courier New" w:cs="Courier New"/>
            <w:color w:val="428BDD"/>
            <w:sz w:val="18"/>
            <w:szCs w:val="24"/>
            <w:lang w:val="en-US"/>
            <w:rPrChange w:id="2440" w:author="Claus" w:date="2018-12-19T14:37:00Z">
              <w:rPr>
                <w:rFonts w:ascii="Courier New" w:hAnsi="Courier New" w:cs="Courier New"/>
                <w:color w:val="428BDD"/>
                <w:sz w:val="24"/>
                <w:szCs w:val="24"/>
              </w:rPr>
            </w:rPrChange>
          </w:rPr>
          <w:t xml:space="preserve">// Gennemløb alle rule calculators.        </w:t>
        </w:r>
        <w:r w:rsidRPr="000A0755">
          <w:rPr>
            <w:rFonts w:ascii="Courier New" w:hAnsi="Courier New" w:cs="Courier New"/>
            <w:color w:val="428BDD"/>
            <w:sz w:val="18"/>
            <w:szCs w:val="24"/>
            <w:lang w:val="en-US"/>
            <w:rPrChange w:id="2441" w:author="Claus" w:date="2018-12-19T14:37:00Z">
              <w:rPr>
                <w:rFonts w:ascii="Courier New" w:hAnsi="Courier New" w:cs="Courier New"/>
                <w:color w:val="428BDD"/>
                <w:sz w:val="24"/>
                <w:szCs w:val="24"/>
              </w:rPr>
            </w:rPrChange>
          </w:rPr>
          <w:br/>
        </w:r>
        <w:r w:rsidRPr="000A0755">
          <w:rPr>
            <w:rFonts w:ascii="Courier New" w:hAnsi="Courier New" w:cs="Courier New"/>
            <w:sz w:val="18"/>
            <w:szCs w:val="24"/>
            <w:lang w:val="en-US"/>
            <w:rPrChange w:id="2442" w:author="Claus" w:date="2018-12-19T14:37:00Z">
              <w:rPr>
                <w:rFonts w:ascii="Courier New" w:hAnsi="Courier New" w:cs="Courier New"/>
                <w:sz w:val="24"/>
                <w:szCs w:val="24"/>
              </w:rPr>
            </w:rPrChange>
          </w:rPr>
          <w:t xml:space="preserve">    </w:t>
        </w:r>
        <w:r w:rsidRPr="000A0755">
          <w:rPr>
            <w:rFonts w:ascii="Courier New" w:hAnsi="Courier New" w:cs="Courier New"/>
            <w:color w:val="F8BB00"/>
            <w:sz w:val="18"/>
            <w:szCs w:val="24"/>
            <w:lang w:val="en-US"/>
            <w:rPrChange w:id="2443" w:author="Claus" w:date="2018-12-19T14:37:00Z">
              <w:rPr>
                <w:rFonts w:ascii="Courier New" w:hAnsi="Courier New" w:cs="Courier New"/>
                <w:color w:val="F8BB00"/>
                <w:sz w:val="24"/>
                <w:szCs w:val="24"/>
              </w:rPr>
            </w:rPrChange>
          </w:rPr>
          <w:t>for</w:t>
        </w:r>
        <w:r w:rsidRPr="000A0755">
          <w:rPr>
            <w:rFonts w:ascii="Courier New" w:hAnsi="Courier New" w:cs="Courier New"/>
            <w:sz w:val="18"/>
            <w:szCs w:val="24"/>
            <w:lang w:val="en-US"/>
            <w:rPrChange w:id="2444" w:author="Claus" w:date="2018-12-19T14:37:00Z">
              <w:rPr>
                <w:rFonts w:ascii="Courier New" w:hAnsi="Courier New" w:cs="Courier New"/>
                <w:sz w:val="24"/>
                <w:szCs w:val="24"/>
              </w:rPr>
            </w:rPrChange>
          </w:rPr>
          <w:t>(RulesCalculator calculator : calculators)</w:t>
        </w:r>
        <w:r w:rsidRPr="000A0755">
          <w:rPr>
            <w:rFonts w:ascii="Courier New" w:hAnsi="Courier New" w:cs="Courier New"/>
            <w:sz w:val="18"/>
            <w:szCs w:val="24"/>
            <w:lang w:val="en-US"/>
            <w:rPrChange w:id="2445" w:author="Claus" w:date="2018-12-19T14:37:00Z">
              <w:rPr>
                <w:rFonts w:ascii="Courier New" w:hAnsi="Courier New" w:cs="Courier New"/>
                <w:sz w:val="24"/>
                <w:szCs w:val="24"/>
              </w:rPr>
            </w:rPrChange>
          </w:rPr>
          <w:br/>
          <w:t xml:space="preserve">    {</w:t>
        </w:r>
        <w:r w:rsidRPr="000A0755">
          <w:rPr>
            <w:rFonts w:ascii="Courier New" w:hAnsi="Courier New" w:cs="Courier New"/>
            <w:sz w:val="18"/>
            <w:szCs w:val="24"/>
            <w:lang w:val="en-US"/>
            <w:rPrChange w:id="2446" w:author="Claus" w:date="2018-12-19T14:37:00Z">
              <w:rPr>
                <w:rFonts w:ascii="Courier New" w:hAnsi="Courier New" w:cs="Courier New"/>
                <w:sz w:val="24"/>
                <w:szCs w:val="24"/>
              </w:rPr>
            </w:rPrChange>
          </w:rPr>
          <w:br/>
          <w:t xml:space="preserve">        bill.addAll(calculator.calculate(carportRequest));</w:t>
        </w:r>
        <w:r w:rsidRPr="000A0755">
          <w:rPr>
            <w:rFonts w:ascii="Courier New" w:hAnsi="Courier New" w:cs="Courier New"/>
            <w:sz w:val="18"/>
            <w:szCs w:val="24"/>
            <w:lang w:val="en-US"/>
            <w:rPrChange w:id="2447" w:author="Claus" w:date="2018-12-19T14:37:00Z">
              <w:rPr>
                <w:rFonts w:ascii="Courier New" w:hAnsi="Courier New" w:cs="Courier New"/>
                <w:sz w:val="24"/>
                <w:szCs w:val="24"/>
              </w:rPr>
            </w:rPrChange>
          </w:rPr>
          <w:br/>
          <w:t xml:space="preserve">    }</w:t>
        </w:r>
        <w:r w:rsidRPr="000A0755">
          <w:rPr>
            <w:rFonts w:ascii="Courier New" w:hAnsi="Courier New" w:cs="Courier New"/>
            <w:sz w:val="18"/>
            <w:szCs w:val="24"/>
            <w:lang w:val="en-US"/>
            <w:rPrChange w:id="2448" w:author="Claus" w:date="2018-12-19T14:37:00Z">
              <w:rPr>
                <w:rFonts w:ascii="Courier New" w:hAnsi="Courier New" w:cs="Courier New"/>
                <w:sz w:val="24"/>
                <w:szCs w:val="24"/>
              </w:rPr>
            </w:rPrChange>
          </w:rPr>
          <w:br/>
        </w:r>
        <w:r w:rsidRPr="000A0755">
          <w:rPr>
            <w:rFonts w:ascii="Courier New" w:hAnsi="Courier New" w:cs="Courier New"/>
            <w:sz w:val="18"/>
            <w:szCs w:val="24"/>
            <w:lang w:val="en-US"/>
            <w:rPrChange w:id="2449" w:author="Claus" w:date="2018-12-19T14:37:00Z">
              <w:rPr>
                <w:rFonts w:ascii="Courier New" w:hAnsi="Courier New" w:cs="Courier New"/>
                <w:sz w:val="24"/>
                <w:szCs w:val="24"/>
              </w:rPr>
            </w:rPrChange>
          </w:rPr>
          <w:br/>
          <w:t xml:space="preserve">    </w:t>
        </w:r>
        <w:r w:rsidRPr="000A0755">
          <w:rPr>
            <w:rFonts w:ascii="Courier New" w:hAnsi="Courier New" w:cs="Courier New"/>
            <w:color w:val="F8BB00"/>
            <w:sz w:val="18"/>
            <w:szCs w:val="24"/>
            <w:lang w:val="en-US"/>
            <w:rPrChange w:id="2450" w:author="Claus" w:date="2018-12-19T14:37:00Z">
              <w:rPr>
                <w:rFonts w:ascii="Courier New" w:hAnsi="Courier New" w:cs="Courier New"/>
                <w:color w:val="F8BB00"/>
                <w:sz w:val="24"/>
                <w:szCs w:val="24"/>
              </w:rPr>
            </w:rPrChange>
          </w:rPr>
          <w:t>return</w:t>
        </w:r>
        <w:r w:rsidR="0048045C" w:rsidRPr="0048045C">
          <w:rPr>
            <w:rFonts w:ascii="Courier New" w:hAnsi="Courier New" w:cs="Courier New"/>
            <w:sz w:val="18"/>
            <w:szCs w:val="24"/>
            <w:lang w:val="en-US"/>
          </w:rPr>
          <w:t xml:space="preserve"> bill;</w:t>
        </w:r>
        <w:r w:rsidR="0048045C" w:rsidRPr="0048045C">
          <w:rPr>
            <w:rFonts w:ascii="Courier New" w:hAnsi="Courier New" w:cs="Courier New"/>
            <w:sz w:val="18"/>
            <w:szCs w:val="24"/>
            <w:lang w:val="en-US"/>
          </w:rPr>
          <w:br/>
        </w:r>
        <w:r w:rsidRPr="000A0755">
          <w:rPr>
            <w:rFonts w:ascii="Courier New" w:hAnsi="Courier New" w:cs="Courier New"/>
            <w:sz w:val="18"/>
            <w:szCs w:val="24"/>
            <w:lang w:val="en-US"/>
            <w:rPrChange w:id="2451" w:author="Claus" w:date="2018-12-19T14:37:00Z">
              <w:rPr>
                <w:rFonts w:ascii="Courier New" w:hAnsi="Courier New" w:cs="Courier New"/>
                <w:sz w:val="24"/>
                <w:szCs w:val="24"/>
              </w:rPr>
            </w:rPrChange>
          </w:rPr>
          <w:t xml:space="preserve">} </w:t>
        </w:r>
      </w:ins>
    </w:p>
    <w:p w:rsidR="00231B65" w:rsidRDefault="00B16096" w:rsidP="00B16096">
      <w:pPr>
        <w:pStyle w:val="Overskrift1"/>
        <w:rPr>
          <w:ins w:id="2452" w:author="Claus" w:date="2018-12-18T12:18:00Z"/>
        </w:rPr>
      </w:pPr>
      <w:ins w:id="2453" w:author="Claus" w:date="2018-12-18T12:12:00Z">
        <w:r>
          <w:t>Status på implementationen.</w:t>
        </w:r>
      </w:ins>
    </w:p>
    <w:p w:rsidR="00AB2C0A" w:rsidRDefault="00B16096">
      <w:pPr>
        <w:rPr>
          <w:ins w:id="2454" w:author="Claus" w:date="2018-12-18T12:57:00Z"/>
        </w:rPr>
      </w:pPr>
      <w:ins w:id="2455" w:author="Claus" w:date="2018-12-18T12:18:00Z">
        <w:r>
          <w:t>Flg. userstories findes stadig i vores backlog.</w:t>
        </w:r>
      </w:ins>
    </w:p>
    <w:p w:rsidR="00AB2C0A" w:rsidRDefault="000A0755">
      <w:pPr>
        <w:rPr>
          <w:ins w:id="2456" w:author="Claus" w:date="2018-12-18T13:06:00Z"/>
        </w:rPr>
      </w:pPr>
      <w:ins w:id="2457" w:author="Claus" w:date="2018-12-18T12:55:00Z">
        <w:r w:rsidRPr="000A0755">
          <w:rPr>
            <w:rPrChange w:id="2458" w:author="Claus" w:date="2018-12-18T12:57:00Z">
              <w:rPr>
                <w:rStyle w:val="Hyperlink"/>
                <w:rFonts w:asciiTheme="majorHAnsi" w:eastAsiaTheme="majorEastAsia" w:hAnsiTheme="majorHAnsi" w:cstheme="minorHAnsi"/>
                <w:b/>
                <w:bCs/>
                <w:sz w:val="28"/>
                <w:szCs w:val="28"/>
              </w:rPr>
            </w:rPrChange>
          </w:rPr>
          <w:t xml:space="preserve">Vis carport </w:t>
        </w:r>
      </w:ins>
      <w:ins w:id="2459" w:author="Claus" w:date="2018-12-18T12:57:00Z">
        <w:r w:rsidR="00700410">
          <w:br/>
        </w:r>
      </w:ins>
      <w:ins w:id="2460" w:author="Claus" w:date="2018-12-18T12:56:00Z">
        <w:r w:rsidRPr="000A0755">
          <w:rPr>
            <w:rPrChange w:id="2461" w:author="Claus" w:date="2018-12-18T12:57:00Z">
              <w:rPr>
                <w:rStyle w:val="Hyperlink"/>
                <w:rFonts w:asciiTheme="majorHAnsi" w:eastAsiaTheme="majorEastAsia" w:hAnsiTheme="majorHAnsi" w:cstheme="minorHAnsi"/>
                <w:b/>
                <w:bCs/>
                <w:sz w:val="28"/>
                <w:szCs w:val="28"/>
              </w:rPr>
            </w:rPrChange>
          </w:rPr>
          <w:t xml:space="preserve">Design egen carport </w:t>
        </w:r>
      </w:ins>
      <w:ins w:id="2462" w:author="Claus" w:date="2018-12-18T12:57:00Z">
        <w:r w:rsidR="00700410">
          <w:br/>
        </w:r>
      </w:ins>
      <w:ins w:id="2463" w:author="Claus" w:date="2018-12-18T12:56:00Z">
        <w:r w:rsidRPr="000A0755">
          <w:rPr>
            <w:rPrChange w:id="2464" w:author="Claus" w:date="2018-12-18T12:57:00Z">
              <w:rPr>
                <w:rStyle w:val="Hyperlink"/>
                <w:rFonts w:asciiTheme="majorHAnsi" w:eastAsiaTheme="majorEastAsia" w:hAnsiTheme="majorHAnsi" w:cstheme="minorHAnsi"/>
                <w:b/>
                <w:bCs/>
                <w:sz w:val="28"/>
                <w:szCs w:val="28"/>
              </w:rPr>
            </w:rPrChange>
          </w:rPr>
          <w:t xml:space="preserve">Se beskrivelse </w:t>
        </w:r>
      </w:ins>
      <w:ins w:id="2465" w:author="Claus" w:date="2018-12-18T12:57:00Z">
        <w:r w:rsidR="00700410">
          <w:br/>
        </w:r>
      </w:ins>
      <w:ins w:id="2466" w:author="Claus" w:date="2018-12-18T12:56:00Z">
        <w:r w:rsidRPr="000A0755">
          <w:rPr>
            <w:rPrChange w:id="2467" w:author="Claus" w:date="2018-12-18T12:57:00Z">
              <w:rPr>
                <w:rStyle w:val="Hyperlink"/>
                <w:rFonts w:asciiTheme="majorHAnsi" w:eastAsiaTheme="majorEastAsia" w:hAnsiTheme="majorHAnsi" w:cstheme="minorHAnsi"/>
                <w:b/>
                <w:bCs/>
                <w:sz w:val="28"/>
                <w:szCs w:val="28"/>
              </w:rPr>
            </w:rPrChange>
          </w:rPr>
          <w:t xml:space="preserve">Udskriv ordredokumenter </w:t>
        </w:r>
      </w:ins>
      <w:ins w:id="2468" w:author="Claus" w:date="2018-12-18T12:57:00Z">
        <w:r w:rsidR="00700410">
          <w:br/>
        </w:r>
      </w:ins>
      <w:ins w:id="2469" w:author="Claus" w:date="2018-12-18T12:56:00Z">
        <w:r w:rsidRPr="000A0755">
          <w:rPr>
            <w:rPrChange w:id="2470" w:author="Claus" w:date="2018-12-18T12:57:00Z">
              <w:rPr>
                <w:rStyle w:val="Hyperlink"/>
                <w:rFonts w:asciiTheme="majorHAnsi" w:eastAsiaTheme="majorEastAsia" w:hAnsiTheme="majorHAnsi" w:cstheme="minorHAnsi"/>
                <w:b/>
                <w:bCs/>
                <w:sz w:val="28"/>
                <w:szCs w:val="28"/>
              </w:rPr>
            </w:rPrChange>
          </w:rPr>
          <w:t xml:space="preserve">Filtrer carport </w:t>
        </w:r>
      </w:ins>
      <w:ins w:id="2471" w:author="Claus" w:date="2018-12-18T12:57:00Z">
        <w:r w:rsidR="00700410">
          <w:br/>
        </w:r>
      </w:ins>
      <w:ins w:id="2472" w:author="Claus" w:date="2018-12-18T12:56:00Z">
        <w:r w:rsidRPr="000A0755">
          <w:rPr>
            <w:rPrChange w:id="2473" w:author="Claus" w:date="2018-12-18T12:57:00Z">
              <w:rPr>
                <w:rStyle w:val="Hyperlink"/>
                <w:rFonts w:asciiTheme="majorHAnsi" w:eastAsiaTheme="majorEastAsia" w:hAnsiTheme="majorHAnsi" w:cstheme="minorHAnsi"/>
                <w:b/>
                <w:bCs/>
                <w:sz w:val="28"/>
                <w:szCs w:val="28"/>
              </w:rPr>
            </w:rPrChange>
          </w:rPr>
          <w:t xml:space="preserve">Vis fejl i carportforespørgsel </w:t>
        </w:r>
      </w:ins>
      <w:ins w:id="2474" w:author="Claus" w:date="2018-12-18T12:57:00Z">
        <w:r w:rsidR="00700410">
          <w:br/>
        </w:r>
      </w:ins>
      <w:ins w:id="2475" w:author="Claus" w:date="2018-12-18T12:56:00Z">
        <w:r w:rsidRPr="000A0755">
          <w:rPr>
            <w:rPrChange w:id="2476" w:author="Claus" w:date="2018-12-18T12:57:00Z">
              <w:rPr>
                <w:rStyle w:val="Hyperlink"/>
                <w:rFonts w:asciiTheme="majorHAnsi" w:eastAsiaTheme="majorEastAsia" w:hAnsiTheme="majorHAnsi" w:cstheme="minorHAnsi"/>
                <w:b/>
                <w:bCs/>
                <w:sz w:val="28"/>
                <w:szCs w:val="28"/>
              </w:rPr>
            </w:rPrChange>
          </w:rPr>
          <w:t xml:space="preserve">Tilføj vare fra databasen til styklisten </w:t>
        </w:r>
      </w:ins>
      <w:ins w:id="2477" w:author="Claus" w:date="2018-12-18T12:58:00Z">
        <w:r w:rsidR="00700410">
          <w:br/>
        </w:r>
      </w:ins>
      <w:ins w:id="2478" w:author="Claus" w:date="2018-12-18T12:56:00Z">
        <w:r w:rsidRPr="000A0755">
          <w:rPr>
            <w:rPrChange w:id="2479" w:author="Claus" w:date="2018-12-18T12:57:00Z">
              <w:rPr>
                <w:rStyle w:val="Hyperlink"/>
                <w:rFonts w:asciiTheme="majorHAnsi" w:eastAsiaTheme="majorEastAsia" w:hAnsiTheme="majorHAnsi" w:cstheme="minorHAnsi"/>
                <w:b/>
                <w:bCs/>
                <w:sz w:val="28"/>
                <w:szCs w:val="28"/>
              </w:rPr>
            </w:rPrChange>
          </w:rPr>
          <w:t xml:space="preserve">Administrer kunde </w:t>
        </w:r>
      </w:ins>
      <w:ins w:id="2480" w:author="Claus" w:date="2018-12-18T12:58:00Z">
        <w:r w:rsidR="00700410">
          <w:br/>
        </w:r>
      </w:ins>
      <w:ins w:id="2481" w:author="Claus" w:date="2018-12-18T12:56:00Z">
        <w:r w:rsidRPr="000A0755">
          <w:rPr>
            <w:rPrChange w:id="2482" w:author="Claus" w:date="2018-12-18T12:57:00Z">
              <w:rPr>
                <w:rStyle w:val="Hyperlink"/>
                <w:rFonts w:asciiTheme="majorHAnsi" w:eastAsiaTheme="majorEastAsia" w:hAnsiTheme="majorHAnsi" w:cstheme="minorHAnsi"/>
                <w:b/>
                <w:bCs/>
                <w:sz w:val="28"/>
                <w:szCs w:val="28"/>
              </w:rPr>
            </w:rPrChange>
          </w:rPr>
          <w:t xml:space="preserve">Besvare carportforespørgsel </w:t>
        </w:r>
      </w:ins>
      <w:ins w:id="2483" w:author="Claus" w:date="2018-12-18T12:58:00Z">
        <w:r w:rsidR="00700410">
          <w:br/>
        </w:r>
      </w:ins>
      <w:ins w:id="2484" w:author="Claus" w:date="2018-12-18T12:56:00Z">
        <w:r w:rsidRPr="000A0755">
          <w:rPr>
            <w:rPrChange w:id="2485" w:author="Claus" w:date="2018-12-18T12:57:00Z">
              <w:rPr>
                <w:rStyle w:val="Hyperlink"/>
                <w:rFonts w:asciiTheme="majorHAnsi" w:eastAsiaTheme="majorEastAsia" w:hAnsiTheme="majorHAnsi" w:cstheme="minorHAnsi"/>
                <w:b/>
                <w:bCs/>
                <w:sz w:val="28"/>
                <w:szCs w:val="28"/>
              </w:rPr>
            </w:rPrChange>
          </w:rPr>
          <w:t xml:space="preserve">Administrer samlevejledninger </w:t>
        </w:r>
      </w:ins>
      <w:ins w:id="2486" w:author="Claus" w:date="2018-12-18T12:58:00Z">
        <w:r w:rsidR="00700410">
          <w:br/>
        </w:r>
      </w:ins>
      <w:ins w:id="2487" w:author="Claus" w:date="2018-12-18T12:56:00Z">
        <w:r w:rsidRPr="000A0755">
          <w:rPr>
            <w:rPrChange w:id="2488" w:author="Claus" w:date="2018-12-18T12:57:00Z">
              <w:rPr>
                <w:rStyle w:val="Hyperlink"/>
                <w:rFonts w:asciiTheme="majorHAnsi" w:eastAsiaTheme="majorEastAsia" w:hAnsiTheme="majorHAnsi" w:cstheme="minorHAnsi"/>
                <w:b/>
                <w:bCs/>
                <w:sz w:val="28"/>
                <w:szCs w:val="28"/>
              </w:rPr>
            </w:rPrChange>
          </w:rPr>
          <w:t xml:space="preserve">Se ordrestatus </w:t>
        </w:r>
      </w:ins>
      <w:ins w:id="2489" w:author="Claus" w:date="2018-12-18T12:58:00Z">
        <w:r w:rsidR="00700410">
          <w:br/>
        </w:r>
      </w:ins>
      <w:ins w:id="2490" w:author="Claus" w:date="2018-12-18T12:56:00Z">
        <w:r w:rsidRPr="000A0755">
          <w:rPr>
            <w:rPrChange w:id="2491" w:author="Claus" w:date="2018-12-18T12:57:00Z">
              <w:rPr>
                <w:rStyle w:val="Hyperlink"/>
                <w:rFonts w:asciiTheme="majorHAnsi" w:eastAsiaTheme="majorEastAsia" w:hAnsiTheme="majorHAnsi" w:cstheme="minorHAnsi"/>
                <w:b/>
                <w:bCs/>
                <w:sz w:val="28"/>
                <w:szCs w:val="28"/>
              </w:rPr>
            </w:rPrChange>
          </w:rPr>
          <w:t xml:space="preserve">Vis leveringspris </w:t>
        </w:r>
      </w:ins>
      <w:ins w:id="2492" w:author="Claus" w:date="2018-12-18T12:58:00Z">
        <w:r w:rsidR="00700410">
          <w:br/>
        </w:r>
      </w:ins>
      <w:ins w:id="2493" w:author="Claus" w:date="2018-12-18T12:56:00Z">
        <w:r w:rsidRPr="000A0755">
          <w:rPr>
            <w:rPrChange w:id="2494" w:author="Claus" w:date="2018-12-18T12:57:00Z">
              <w:rPr>
                <w:rStyle w:val="Hyperlink"/>
                <w:rFonts w:asciiTheme="majorHAnsi" w:eastAsiaTheme="majorEastAsia" w:hAnsiTheme="majorHAnsi" w:cstheme="minorHAnsi"/>
                <w:b/>
                <w:bCs/>
                <w:sz w:val="28"/>
                <w:szCs w:val="28"/>
              </w:rPr>
            </w:rPrChange>
          </w:rPr>
          <w:t xml:space="preserve">Rediger dækningsgrad </w:t>
        </w:r>
      </w:ins>
      <w:ins w:id="2495" w:author="Claus" w:date="2018-12-18T12:58:00Z">
        <w:r w:rsidR="00700410">
          <w:br/>
        </w:r>
      </w:ins>
      <w:ins w:id="2496" w:author="Claus" w:date="2018-12-18T12:56:00Z">
        <w:r w:rsidRPr="000A0755">
          <w:rPr>
            <w:rPrChange w:id="2497" w:author="Claus" w:date="2018-12-18T12:57:00Z">
              <w:rPr>
                <w:rStyle w:val="Hyperlink"/>
                <w:rFonts w:asciiTheme="majorHAnsi" w:eastAsiaTheme="majorEastAsia" w:hAnsiTheme="majorHAnsi" w:cstheme="minorHAnsi"/>
                <w:b/>
                <w:bCs/>
                <w:sz w:val="28"/>
                <w:szCs w:val="28"/>
              </w:rPr>
            </w:rPrChange>
          </w:rPr>
          <w:t xml:space="preserve">Rediger hjælpetekst </w:t>
        </w:r>
      </w:ins>
    </w:p>
    <w:p w:rsidR="00AB2C0A" w:rsidRDefault="00CF1CF8">
      <w:pPr>
        <w:rPr>
          <w:ins w:id="2498" w:author="Claus" w:date="2018-12-18T13:10:00Z"/>
        </w:rPr>
      </w:pPr>
      <w:ins w:id="2499" w:author="Claus" w:date="2018-12-18T13:07:00Z">
        <w:r>
          <w:t xml:space="preserve">Listen er ikke udtømmende, da der findes </w:t>
        </w:r>
      </w:ins>
      <w:ins w:id="2500" w:author="Claus" w:date="2018-12-18T13:09:00Z">
        <w:r w:rsidR="00553D83">
          <w:t>user stories/tasks</w:t>
        </w:r>
      </w:ins>
      <w:ins w:id="2501" w:author="Claus" w:date="2018-12-18T13:07:00Z">
        <w:r>
          <w:t>, der ikke er registreret i Backlog’en</w:t>
        </w:r>
      </w:ins>
      <w:ins w:id="2502" w:author="Claus" w:date="2018-12-18T13:08:00Z">
        <w:r>
          <w:t xml:space="preserve"> endnu.</w:t>
        </w:r>
      </w:ins>
      <w:ins w:id="2503" w:author="Claus" w:date="2018-12-18T13:10:00Z">
        <w:r w:rsidR="00553D83">
          <w:t xml:space="preserve"> Flg. er ikke implementeret:</w:t>
        </w:r>
      </w:ins>
    </w:p>
    <w:p w:rsidR="00553D83" w:rsidRDefault="00553D83" w:rsidP="00553D83">
      <w:pPr>
        <w:pStyle w:val="Listeafsnit"/>
        <w:numPr>
          <w:ilvl w:val="0"/>
          <w:numId w:val="10"/>
        </w:numPr>
        <w:spacing w:after="160" w:line="259" w:lineRule="auto"/>
        <w:rPr>
          <w:ins w:id="2504" w:author="Claus" w:date="2018-12-18T13:10:00Z"/>
        </w:rPr>
      </w:pPr>
      <w:ins w:id="2505" w:author="Claus" w:date="2018-12-18T13:15:00Z">
        <w:r>
          <w:t>Administration</w:t>
        </w:r>
      </w:ins>
      <w:ins w:id="2506" w:author="Claus" w:date="2018-12-18T13:10:00Z">
        <w:r>
          <w:t xml:space="preserve"> af materialer</w:t>
        </w:r>
      </w:ins>
    </w:p>
    <w:p w:rsidR="00AB2C0A" w:rsidRDefault="00553D83">
      <w:pPr>
        <w:pStyle w:val="Listeafsnit"/>
        <w:numPr>
          <w:ilvl w:val="0"/>
          <w:numId w:val="10"/>
        </w:numPr>
        <w:spacing w:after="160" w:line="259" w:lineRule="auto"/>
        <w:rPr>
          <w:ins w:id="2507" w:author="Claus" w:date="2018-12-18T13:16:00Z"/>
        </w:rPr>
      </w:pPr>
      <w:ins w:id="2508" w:author="Claus" w:date="2018-12-18T13:15:00Z">
        <w:r>
          <w:t xml:space="preserve">Kunde knyttes til forespørgsel </w:t>
        </w:r>
      </w:ins>
    </w:p>
    <w:p w:rsidR="00AB2C0A" w:rsidRDefault="00553D83">
      <w:pPr>
        <w:pStyle w:val="Listeafsnit"/>
        <w:numPr>
          <w:ilvl w:val="0"/>
          <w:numId w:val="10"/>
        </w:numPr>
        <w:spacing w:after="160" w:line="259" w:lineRule="auto"/>
        <w:rPr>
          <w:ins w:id="2509" w:author="Claus" w:date="2018-12-18T13:10:00Z"/>
        </w:rPr>
      </w:pPr>
      <w:ins w:id="2510" w:author="Claus" w:date="2018-12-18T13:16:00Z">
        <w:r>
          <w:t>Se status for forespørgsel</w:t>
        </w:r>
      </w:ins>
    </w:p>
    <w:p w:rsidR="000A0755" w:rsidRDefault="000A0755" w:rsidP="000A0755">
      <w:pPr>
        <w:rPr>
          <w:ins w:id="2511" w:author="Claus" w:date="2018-12-18T13:17:00Z"/>
        </w:rPr>
        <w:pPrChange w:id="2512" w:author="Claus" w:date="2018-12-18T13:17:00Z">
          <w:pPr>
            <w:pStyle w:val="Listeafsnit"/>
            <w:numPr>
              <w:numId w:val="11"/>
            </w:numPr>
            <w:spacing w:after="160" w:line="259" w:lineRule="auto"/>
            <w:ind w:hanging="360"/>
          </w:pPr>
        </w:pPrChange>
      </w:pPr>
      <w:ins w:id="2513" w:author="Claus" w:date="2018-12-18T13:17:00Z">
        <w:r w:rsidRPr="000A0755">
          <w:rPr>
            <w:rPrChange w:id="2514" w:author="Claus" w:date="2018-12-18T13:17:00Z">
              <w:rPr>
                <w:b/>
                <w:color w:val="0000FF" w:themeColor="hyperlink"/>
                <w:u w:val="single"/>
              </w:rPr>
            </w:rPrChange>
          </w:rPr>
          <w:t>Systemet har flg. funktioner:</w:t>
        </w:r>
      </w:ins>
    </w:p>
    <w:p w:rsidR="000A0755" w:rsidRDefault="00553D83" w:rsidP="000A0755">
      <w:pPr>
        <w:pStyle w:val="Listeafsnit"/>
        <w:numPr>
          <w:ilvl w:val="0"/>
          <w:numId w:val="11"/>
        </w:numPr>
        <w:rPr>
          <w:ins w:id="2515" w:author="Claus" w:date="2018-12-18T12:54:00Z"/>
        </w:rPr>
        <w:pPrChange w:id="2516" w:author="Claus" w:date="2018-12-18T13:17:00Z">
          <w:pPr>
            <w:pStyle w:val="Listeafsnit"/>
            <w:numPr>
              <w:numId w:val="11"/>
            </w:numPr>
            <w:spacing w:after="160" w:line="259" w:lineRule="auto"/>
            <w:ind w:hanging="360"/>
          </w:pPr>
        </w:pPrChange>
      </w:pPr>
      <w:ins w:id="2517" w:author="Claus" w:date="2018-12-18T12:54:00Z">
        <w:r>
          <w:t>Opret bruger</w:t>
        </w:r>
        <w:r w:rsidR="00700410">
          <w:t>konto</w:t>
        </w:r>
      </w:ins>
    </w:p>
    <w:p w:rsidR="00700410" w:rsidRDefault="00700410" w:rsidP="00700410">
      <w:pPr>
        <w:pStyle w:val="Listeafsnit"/>
        <w:numPr>
          <w:ilvl w:val="0"/>
          <w:numId w:val="11"/>
        </w:numPr>
        <w:spacing w:after="160" w:line="259" w:lineRule="auto"/>
        <w:rPr>
          <w:ins w:id="2518" w:author="Claus" w:date="2018-12-18T13:18:00Z"/>
        </w:rPr>
      </w:pPr>
      <w:ins w:id="2519" w:author="Claus" w:date="2018-12-18T12:54:00Z">
        <w:r>
          <w:t>Log ind &amp; log ud</w:t>
        </w:r>
      </w:ins>
    </w:p>
    <w:p w:rsidR="00553D83" w:rsidRDefault="00553D83" w:rsidP="00700410">
      <w:pPr>
        <w:pStyle w:val="Listeafsnit"/>
        <w:numPr>
          <w:ilvl w:val="0"/>
          <w:numId w:val="11"/>
        </w:numPr>
        <w:spacing w:after="160" w:line="259" w:lineRule="auto"/>
        <w:rPr>
          <w:ins w:id="2520" w:author="Claus" w:date="2018-12-18T13:18:00Z"/>
        </w:rPr>
      </w:pPr>
      <w:ins w:id="2521" w:author="Claus" w:date="2018-12-18T13:18:00Z">
        <w:r>
          <w:t>Opret forespørgsel</w:t>
        </w:r>
      </w:ins>
    </w:p>
    <w:p w:rsidR="00553D83" w:rsidRDefault="00553D83" w:rsidP="00700410">
      <w:pPr>
        <w:pStyle w:val="Listeafsnit"/>
        <w:numPr>
          <w:ilvl w:val="0"/>
          <w:numId w:val="11"/>
        </w:numPr>
        <w:spacing w:after="160" w:line="259" w:lineRule="auto"/>
        <w:rPr>
          <w:ins w:id="2522" w:author="Claus" w:date="2018-12-18T13:18:00Z"/>
        </w:rPr>
      </w:pPr>
      <w:ins w:id="2523" w:author="Claus" w:date="2018-12-18T13:18:00Z">
        <w:r>
          <w:t>Åbn forespørgsel</w:t>
        </w:r>
      </w:ins>
    </w:p>
    <w:p w:rsidR="00553D83" w:rsidRDefault="00553D83" w:rsidP="00700410">
      <w:pPr>
        <w:pStyle w:val="Listeafsnit"/>
        <w:numPr>
          <w:ilvl w:val="0"/>
          <w:numId w:val="11"/>
        </w:numPr>
        <w:spacing w:after="160" w:line="259" w:lineRule="auto"/>
        <w:rPr>
          <w:ins w:id="2524" w:author="Claus" w:date="2018-12-18T12:54:00Z"/>
        </w:rPr>
      </w:pPr>
      <w:ins w:id="2525" w:author="Claus" w:date="2018-12-18T13:18:00Z">
        <w:r>
          <w:t>Opdater forespørgsel</w:t>
        </w:r>
      </w:ins>
    </w:p>
    <w:p w:rsidR="00700410" w:rsidRDefault="00553D83" w:rsidP="00700410">
      <w:pPr>
        <w:pStyle w:val="Listeafsnit"/>
        <w:numPr>
          <w:ilvl w:val="0"/>
          <w:numId w:val="11"/>
        </w:numPr>
        <w:spacing w:after="160" w:line="259" w:lineRule="auto"/>
        <w:rPr>
          <w:ins w:id="2526" w:author="Claus" w:date="2018-12-18T12:54:00Z"/>
        </w:rPr>
      </w:pPr>
      <w:ins w:id="2527" w:author="Claus" w:date="2018-12-18T13:15:00Z">
        <w:r>
          <w:t>Vis materialer</w:t>
        </w:r>
      </w:ins>
    </w:p>
    <w:p w:rsidR="00AB2C0A" w:rsidRDefault="00553D83">
      <w:pPr>
        <w:pStyle w:val="Listeafsnit"/>
        <w:numPr>
          <w:ilvl w:val="0"/>
          <w:numId w:val="11"/>
        </w:numPr>
        <w:spacing w:after="160" w:line="259" w:lineRule="auto"/>
        <w:rPr>
          <w:ins w:id="2528" w:author="Claus" w:date="2018-12-18T13:18:00Z"/>
        </w:rPr>
      </w:pPr>
      <w:ins w:id="2529" w:author="Claus" w:date="2018-12-18T13:18:00Z">
        <w:r>
          <w:t>Beregn stykliste</w:t>
        </w:r>
      </w:ins>
    </w:p>
    <w:p w:rsidR="00AB2C0A" w:rsidRDefault="00700410">
      <w:pPr>
        <w:pStyle w:val="Listeafsnit"/>
        <w:numPr>
          <w:ilvl w:val="0"/>
          <w:numId w:val="11"/>
        </w:numPr>
        <w:spacing w:after="160" w:line="259" w:lineRule="auto"/>
        <w:rPr>
          <w:ins w:id="2530" w:author="Claus" w:date="2018-12-18T12:54:00Z"/>
        </w:rPr>
      </w:pPr>
      <w:ins w:id="2531" w:author="Claus" w:date="2018-12-18T12:54:00Z">
        <w:r>
          <w:t>Nulstil</w:t>
        </w:r>
      </w:ins>
      <w:ins w:id="2532" w:author="Claus" w:date="2018-12-18T13:19:00Z">
        <w:r w:rsidR="00223434">
          <w:t xml:space="preserve"> kodeord til </w:t>
        </w:r>
      </w:ins>
      <w:ins w:id="2533" w:author="Claus" w:date="2018-12-18T12:54:00Z">
        <w:r>
          <w:t>brugerkonto</w:t>
        </w:r>
      </w:ins>
    </w:p>
    <w:p w:rsidR="00700410" w:rsidRDefault="00700410" w:rsidP="00700410">
      <w:pPr>
        <w:pStyle w:val="Listeafsnit"/>
        <w:numPr>
          <w:ilvl w:val="0"/>
          <w:numId w:val="11"/>
        </w:numPr>
        <w:spacing w:after="160" w:line="259" w:lineRule="auto"/>
        <w:rPr>
          <w:ins w:id="2534" w:author="Claus" w:date="2018-12-18T12:54:00Z"/>
        </w:rPr>
      </w:pPr>
      <w:ins w:id="2535" w:author="Claus" w:date="2018-12-18T12:54:00Z">
        <w:r>
          <w:lastRenderedPageBreak/>
          <w:t>Administrer brugerkonti</w:t>
        </w:r>
      </w:ins>
    </w:p>
    <w:p w:rsidR="00700410" w:rsidRDefault="00700410" w:rsidP="00700410">
      <w:pPr>
        <w:pStyle w:val="Listeafsnit"/>
        <w:numPr>
          <w:ilvl w:val="0"/>
          <w:numId w:val="11"/>
        </w:numPr>
        <w:spacing w:after="160" w:line="259" w:lineRule="auto"/>
        <w:rPr>
          <w:ins w:id="2536" w:author="Claus" w:date="2018-12-18T12:54:00Z"/>
        </w:rPr>
      </w:pPr>
      <w:ins w:id="2537" w:author="Claus" w:date="2018-12-18T12:54:00Z">
        <w:r>
          <w:t>Validering af brugerinput</w:t>
        </w:r>
      </w:ins>
    </w:p>
    <w:p w:rsidR="00700410" w:rsidRDefault="00223434" w:rsidP="00700410">
      <w:pPr>
        <w:pStyle w:val="Listeafsnit"/>
        <w:numPr>
          <w:ilvl w:val="0"/>
          <w:numId w:val="11"/>
        </w:numPr>
        <w:spacing w:after="160" w:line="259" w:lineRule="auto"/>
        <w:rPr>
          <w:ins w:id="2538" w:author="Claus" w:date="2018-12-18T12:54:00Z"/>
        </w:rPr>
      </w:pPr>
      <w:ins w:id="2539" w:author="Claus" w:date="2018-12-18T13:20:00Z">
        <w:r>
          <w:t>V</w:t>
        </w:r>
      </w:ins>
      <w:ins w:id="2540" w:author="Claus" w:date="2018-12-18T12:54:00Z">
        <w:r w:rsidR="00700410">
          <w:t xml:space="preserve">is tegning </w:t>
        </w:r>
      </w:ins>
    </w:p>
    <w:p w:rsidR="00700410" w:rsidRDefault="00700410" w:rsidP="00700410">
      <w:pPr>
        <w:pStyle w:val="Listeafsnit"/>
        <w:numPr>
          <w:ilvl w:val="0"/>
          <w:numId w:val="11"/>
        </w:numPr>
        <w:spacing w:after="160" w:line="259" w:lineRule="auto"/>
        <w:rPr>
          <w:ins w:id="2541" w:author="Claus" w:date="2018-12-19T15:25:00Z"/>
        </w:rPr>
      </w:pPr>
      <w:ins w:id="2542" w:author="Claus" w:date="2018-12-18T12:54:00Z">
        <w:r>
          <w:t>Se/udskriv tegning</w:t>
        </w:r>
      </w:ins>
    </w:p>
    <w:p w:rsidR="008D1CB6" w:rsidRDefault="00EF243D">
      <w:pPr>
        <w:spacing w:after="160" w:line="259" w:lineRule="auto"/>
        <w:rPr>
          <w:ins w:id="2543" w:author="Claus" w:date="2018-12-19T15:26:00Z"/>
        </w:rPr>
        <w:pPrChange w:id="2544" w:author="Claus" w:date="2018-12-19T15:25:00Z">
          <w:pPr>
            <w:pStyle w:val="Listeafsnit"/>
            <w:numPr>
              <w:numId w:val="11"/>
            </w:numPr>
            <w:spacing w:after="160" w:line="259" w:lineRule="auto"/>
            <w:ind w:hanging="360"/>
          </w:pPr>
        </w:pPrChange>
      </w:pPr>
      <w:ins w:id="2545" w:author="Claus" w:date="2018-12-19T15:26:00Z">
        <w:r>
          <w:t>Her ses et aktivitetsdiagram for det udførte software:</w:t>
        </w:r>
      </w:ins>
    </w:p>
    <w:p w:rsidR="008D1CB6" w:rsidRDefault="008D1CB6">
      <w:pPr>
        <w:spacing w:after="160" w:line="259" w:lineRule="auto"/>
        <w:rPr>
          <w:ins w:id="2546" w:author="Claus" w:date="2018-12-19T15:28:00Z"/>
        </w:rPr>
        <w:pPrChange w:id="2547" w:author="Claus" w:date="2018-12-19T15:25:00Z">
          <w:pPr>
            <w:pStyle w:val="Listeafsnit"/>
            <w:numPr>
              <w:numId w:val="11"/>
            </w:numPr>
            <w:spacing w:after="160" w:line="259" w:lineRule="auto"/>
            <w:ind w:hanging="360"/>
          </w:pPr>
        </w:pPrChange>
      </w:pPr>
      <w:ins w:id="2548" w:author="Claus" w:date="2018-12-19T15:26:00Z">
        <w:r>
          <w:rPr>
            <w:noProof/>
            <w:lang w:eastAsia="da-DK"/>
            <w:rPrChange w:id="2549" w:author="Unknown">
              <w:rPr>
                <w:noProof/>
                <w:color w:val="0000FF" w:themeColor="hyperlink"/>
                <w:u w:val="single"/>
                <w:lang w:eastAsia="da-DK"/>
              </w:rPr>
            </w:rPrChange>
          </w:rPr>
          <w:drawing>
            <wp:inline distT="0" distB="0" distL="0" distR="0">
              <wp:extent cx="3807838" cy="4421875"/>
              <wp:effectExtent l="19050" t="0" r="2162" b="0"/>
              <wp:docPr id="16" name="Billede 15" descr="was-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one.png"/>
                      <pic:cNvPicPr/>
                    </pic:nvPicPr>
                    <pic:blipFill>
                      <a:blip r:embed="rId26"/>
                      <a:stretch>
                        <a:fillRect/>
                      </a:stretch>
                    </pic:blipFill>
                    <pic:spPr>
                      <a:xfrm>
                        <a:off x="0" y="0"/>
                        <a:ext cx="3812594" cy="4427398"/>
                      </a:xfrm>
                      <a:prstGeom prst="rect">
                        <a:avLst/>
                      </a:prstGeom>
                    </pic:spPr>
                  </pic:pic>
                </a:graphicData>
              </a:graphic>
            </wp:inline>
          </w:drawing>
        </w:r>
      </w:ins>
    </w:p>
    <w:p w:rsidR="008D1CB6" w:rsidRDefault="008D1CB6">
      <w:pPr>
        <w:spacing w:after="160" w:line="259" w:lineRule="auto"/>
        <w:rPr>
          <w:ins w:id="2550" w:author="Claus" w:date="2018-12-18T12:54:00Z"/>
        </w:rPr>
        <w:pPrChange w:id="2551" w:author="Claus" w:date="2018-12-19T15:25:00Z">
          <w:pPr>
            <w:pStyle w:val="Listeafsnit"/>
            <w:numPr>
              <w:numId w:val="11"/>
            </w:numPr>
            <w:spacing w:after="160" w:line="259" w:lineRule="auto"/>
            <w:ind w:hanging="360"/>
          </w:pPr>
        </w:pPrChange>
      </w:pPr>
    </w:p>
    <w:p w:rsidR="000A0755" w:rsidRDefault="00296A06" w:rsidP="000A0755">
      <w:pPr>
        <w:pStyle w:val="Overskrift2"/>
        <w:rPr>
          <w:ins w:id="2552" w:author="Claus" w:date="2018-12-18T14:13:00Z"/>
        </w:rPr>
        <w:pPrChange w:id="2553" w:author="Claus" w:date="2018-12-18T13:57:00Z">
          <w:pPr/>
        </w:pPrChange>
      </w:pPr>
      <w:ins w:id="2554" w:author="Claus" w:date="2018-12-18T13:57:00Z">
        <w:r>
          <w:t>Øvrige mangler.</w:t>
        </w:r>
      </w:ins>
    </w:p>
    <w:p w:rsidR="00AB2C0A" w:rsidRDefault="009E452B">
      <w:pPr>
        <w:rPr>
          <w:ins w:id="2555" w:author="Claus" w:date="2018-12-18T14:14:00Z"/>
        </w:rPr>
      </w:pPr>
      <w:ins w:id="2556" w:author="Claus" w:date="2018-12-18T14:13:00Z">
        <w:r>
          <w:t>Oprydning i try-catch sætninger ønskelig.</w:t>
        </w:r>
      </w:ins>
      <w:ins w:id="2557" w:author="Claus" w:date="2018-12-18T14:14:00Z">
        <w:r w:rsidR="00ED6C02">
          <w:t xml:space="preserve"> </w:t>
        </w:r>
      </w:ins>
    </w:p>
    <w:p w:rsidR="00AB2C0A" w:rsidRDefault="00ED6C02">
      <w:pPr>
        <w:rPr>
          <w:ins w:id="2558" w:author="Claus" w:date="2018-12-18T14:30:00Z"/>
        </w:rPr>
      </w:pPr>
      <w:ins w:id="2559" w:author="Claus" w:date="2018-12-18T14:14:00Z">
        <w:r>
          <w:t>Konsistente kommentarer, så man ikke skal helt ned i en DAO for at finde ud af hvornår hvad returneres</w:t>
        </w:r>
      </w:ins>
      <w:ins w:id="2560" w:author="Claus" w:date="2018-12-19T14:50:00Z">
        <w:r w:rsidR="00280FF3">
          <w:t xml:space="preserve"> men i stedet se det i facaderne</w:t>
        </w:r>
      </w:ins>
      <w:ins w:id="2561" w:author="Claus" w:date="2018-12-18T14:14:00Z">
        <w:r>
          <w:t>.</w:t>
        </w:r>
      </w:ins>
    </w:p>
    <w:p w:rsidR="00AB2C0A" w:rsidRDefault="00833486">
      <w:pPr>
        <w:rPr>
          <w:ins w:id="2562" w:author="Claus" w:date="2018-12-18T14:51:00Z"/>
        </w:rPr>
      </w:pPr>
      <w:ins w:id="2563" w:author="Claus" w:date="2018-12-18T14:30:00Z">
        <w:r>
          <w:t>Visse tests fungerer kun under visse forudsætninger</w:t>
        </w:r>
      </w:ins>
      <w:ins w:id="2564" w:author="Claus" w:date="2018-12-18T14:31:00Z">
        <w:r>
          <w:t xml:space="preserve"> og skulle i stedet </w:t>
        </w:r>
      </w:ins>
      <w:ins w:id="2565" w:author="Claus" w:date="2018-12-18T14:30:00Z">
        <w:r>
          <w:t xml:space="preserve">have været </w:t>
        </w:r>
      </w:ins>
      <w:ins w:id="2566" w:author="Claus" w:date="2018-12-18T14:31:00Z">
        <w:r>
          <w:t xml:space="preserve">lavet </w:t>
        </w:r>
      </w:ins>
      <w:ins w:id="2567" w:author="Claus" w:date="2018-12-18T14:30:00Z">
        <w:r>
          <w:t xml:space="preserve">så de selv opfylder forudsætningerne. </w:t>
        </w:r>
      </w:ins>
      <w:ins w:id="2568" w:author="Claus" w:date="2018-12-18T14:32:00Z">
        <w:r w:rsidR="008C642B">
          <w:t xml:space="preserve">F.eks. </w:t>
        </w:r>
        <w:r>
          <w:t>CarportRequestD</w:t>
        </w:r>
      </w:ins>
      <w:ins w:id="2569" w:author="Claus" w:date="2018-12-19T13:35:00Z">
        <w:r w:rsidR="008C642B">
          <w:t>aoITest</w:t>
        </w:r>
      </w:ins>
      <w:ins w:id="2570" w:author="Claus" w:date="2018-12-18T14:32:00Z">
        <w:r>
          <w:t>.getCarport() som forudsætter at en carportforespørgsel med id=1 findes. I stedet skulle testen oprette en forespørgsel, se om denne kunne hentes</w:t>
        </w:r>
      </w:ins>
      <w:ins w:id="2571" w:author="Claus" w:date="2018-12-18T14:33:00Z">
        <w:r w:rsidR="00CB6C52">
          <w:t xml:space="preserve">, som i </w:t>
        </w:r>
        <w:r w:rsidR="004B2BEC">
          <w:t>UserD</w:t>
        </w:r>
      </w:ins>
      <w:ins w:id="2572" w:author="Claus" w:date="2018-12-19T13:35:00Z">
        <w:r w:rsidR="00CB6C52">
          <w:t>ao</w:t>
        </w:r>
      </w:ins>
      <w:ins w:id="2573" w:author="Claus" w:date="2018-12-19T13:36:00Z">
        <w:r w:rsidR="00314221">
          <w:t>I</w:t>
        </w:r>
      </w:ins>
      <w:ins w:id="2574" w:author="Claus" w:date="2018-12-19T13:35:00Z">
        <w:r w:rsidR="00CB6C52">
          <w:t>Test</w:t>
        </w:r>
      </w:ins>
      <w:ins w:id="2575" w:author="Claus" w:date="2018-12-18T14:33:00Z">
        <w:r w:rsidR="004B2BEC">
          <w:t>.testGetAllUsers().</w:t>
        </w:r>
      </w:ins>
    </w:p>
    <w:p w:rsidR="007E5344" w:rsidRDefault="007E5344">
      <w:pPr>
        <w:rPr>
          <w:ins w:id="2576" w:author="Claus" w:date="2018-12-18T16:59:00Z"/>
        </w:rPr>
      </w:pPr>
      <w:ins w:id="2577" w:author="Claus" w:date="2018-12-18T16:41:00Z">
        <w:r>
          <w:t>Funktioner som opretter</w:t>
        </w:r>
      </w:ins>
      <w:ins w:id="2578" w:author="Claus" w:date="2018-12-18T16:49:00Z">
        <w:r w:rsidR="00404227">
          <w:t xml:space="preserve"> tupler i databasen</w:t>
        </w:r>
      </w:ins>
      <w:ins w:id="2579" w:author="Claus" w:date="2018-12-18T16:41:00Z">
        <w:r>
          <w:t xml:space="preserve">, skal returnere </w:t>
        </w:r>
      </w:ins>
      <w:ins w:id="2580" w:author="Claus" w:date="2018-12-18T16:49:00Z">
        <w:r w:rsidR="00404227">
          <w:t xml:space="preserve">oprettet </w:t>
        </w:r>
      </w:ins>
      <w:ins w:id="2581" w:author="Claus" w:date="2018-12-18T16:41:00Z">
        <w:r>
          <w:t>id eller exception, ikke true/false.</w:t>
        </w:r>
      </w:ins>
      <w:ins w:id="2582" w:author="Claus" w:date="2018-12-18T16:49:00Z">
        <w:r w:rsidR="00404227">
          <w:t xml:space="preserve"> Ellers er det svært</w:t>
        </w:r>
      </w:ins>
      <w:ins w:id="2583" w:author="Claus" w:date="2018-12-18T16:50:00Z">
        <w:r w:rsidR="00404227">
          <w:t xml:space="preserve"> at teste metoder, der henter tupler i databasen, da disse altid fordrer et id. Hvis ikke vi kan oprette og få et id tilbage, kræver disse tests, at tuplen findes i databasen.</w:t>
        </w:r>
      </w:ins>
    </w:p>
    <w:p w:rsidR="008B5297" w:rsidRDefault="008B5297">
      <w:pPr>
        <w:rPr>
          <w:ins w:id="2584" w:author="Claus" w:date="2018-12-18T18:18:00Z"/>
        </w:rPr>
      </w:pPr>
      <w:ins w:id="2585" w:author="Claus" w:date="2018-12-18T16:59:00Z">
        <w:r>
          <w:lastRenderedPageBreak/>
          <w:t>Ikke alle tabeller har CRUD og dette har betydning for visse tests. F.eks. RooftypeDaoITest som kræver, at der findes et datagrundlag på forhånd. I</w:t>
        </w:r>
      </w:ins>
      <w:ins w:id="2586" w:author="Claus" w:date="2018-12-18T17:00:00Z">
        <w:r>
          <w:t>deelt skal testen selv kunne oprette det data, der skal testes på.</w:t>
        </w:r>
      </w:ins>
    </w:p>
    <w:p w:rsidR="00CB0E6B" w:rsidRDefault="00CB0E6B">
      <w:pPr>
        <w:rPr>
          <w:ins w:id="2587" w:author="Claus" w:date="2018-12-19T13:26:00Z"/>
        </w:rPr>
      </w:pPr>
      <w:ins w:id="2588" w:author="Claus" w:date="2018-12-18T18:18:00Z">
        <w:r>
          <w:t xml:space="preserve">Tests af calculators skulle have været mere opdelt, så der var en UnitTest fil for hver RulesCalculator implementation. </w:t>
        </w:r>
      </w:ins>
      <w:ins w:id="2589" w:author="Claus" w:date="2018-12-18T18:19:00Z">
        <w:r>
          <w:t>Dette har vi måttet nedprioritere pga. tidspres.</w:t>
        </w:r>
      </w:ins>
    </w:p>
    <w:p w:rsidR="00824E4C" w:rsidRDefault="00824E4C" w:rsidP="00824E4C">
      <w:pPr>
        <w:rPr>
          <w:ins w:id="2590" w:author="Claus" w:date="2018-12-19T13:26:00Z"/>
        </w:rPr>
      </w:pPr>
      <w:ins w:id="2591" w:author="Claus" w:date="2018-12-19T13:26:00Z">
        <w:r>
          <w:t xml:space="preserve">For at undgå at sende formular data flere gange ved genindlæsning af en jsp, skal FrontController redirecte i stedet for at forwarde requestet. Information om request eller redirect kunne evt. gemmes i en AbstractRedirectCommand. </w:t>
        </w:r>
      </w:ins>
    </w:p>
    <w:p w:rsidR="00824E4C" w:rsidRDefault="00824E4C">
      <w:pPr>
        <w:rPr>
          <w:ins w:id="2592" w:author="Claus" w:date="2018-12-18T13:57:00Z"/>
        </w:rPr>
      </w:pPr>
    </w:p>
    <w:p w:rsidR="00296A06" w:rsidRDefault="00296A06" w:rsidP="00B16096">
      <w:pPr>
        <w:rPr>
          <w:ins w:id="2593" w:author="Claus" w:date="2018-12-18T13:59:00Z"/>
          <w:rFonts w:cstheme="minorHAnsi"/>
        </w:rPr>
      </w:pPr>
      <w:ins w:id="2594" w:author="Claus" w:date="2018-12-18T13:57:00Z">
        <w:r>
          <w:rPr>
            <w:rFonts w:cstheme="minorHAnsi"/>
          </w:rPr>
          <w:t>Her kan vi liste hvis vi finder noget når vi går koden igennem onsdag.</w:t>
        </w:r>
      </w:ins>
    </w:p>
    <w:p w:rsidR="000A0755" w:rsidRDefault="004C186E" w:rsidP="000A0755">
      <w:pPr>
        <w:pStyle w:val="Overskrift1"/>
        <w:rPr>
          <w:ins w:id="2595" w:author="Claus" w:date="2018-12-18T14:09:00Z"/>
        </w:rPr>
        <w:pPrChange w:id="2596" w:author="Claus" w:date="2018-12-18T13:59:00Z">
          <w:pPr/>
        </w:pPrChange>
      </w:pPr>
      <w:ins w:id="2597" w:author="Claus" w:date="2018-12-18T13:59:00Z">
        <w:r>
          <w:t>Tests</w:t>
        </w:r>
      </w:ins>
    </w:p>
    <w:p w:rsidR="00C7643B" w:rsidRDefault="00AC3EDB" w:rsidP="00C7643B">
      <w:pPr>
        <w:autoSpaceDE w:val="0"/>
        <w:autoSpaceDN w:val="0"/>
        <w:adjustRightInd w:val="0"/>
        <w:spacing w:after="0" w:line="240" w:lineRule="auto"/>
        <w:rPr>
          <w:ins w:id="2598" w:author="Claus" w:date="2018-12-18T17:06:00Z"/>
          <w:rFonts w:ascii="Courier New" w:hAnsi="Courier New" w:cs="Courier New"/>
          <w:sz w:val="24"/>
          <w:szCs w:val="24"/>
        </w:rPr>
      </w:pPr>
      <w:ins w:id="2599" w:author="Claus" w:date="2018-12-18T14:09:00Z">
        <w:r>
          <w:t xml:space="preserve">I vores system har vi både unit tests og integration tests. </w:t>
        </w:r>
      </w:ins>
      <w:ins w:id="2600" w:author="Claus" w:date="2018-12-18T14:10:00Z">
        <w:r w:rsidR="000A0755" w:rsidRPr="000A0755">
          <w:rPr>
            <w:lang w:val="en-US"/>
            <w:rPrChange w:id="2601" w:author="Claus" w:date="2018-12-18T14:10:00Z">
              <w:rPr>
                <w:color w:val="0000FF" w:themeColor="hyperlink"/>
                <w:u w:val="single"/>
              </w:rPr>
            </w:rPrChange>
          </w:rPr>
          <w:t>Unit tests har p</w:t>
        </w:r>
      </w:ins>
      <w:ins w:id="2602" w:author="Claus" w:date="2018-12-18T15:56:00Z">
        <w:r w:rsidR="009A5123">
          <w:rPr>
            <w:lang w:val="en-US"/>
          </w:rPr>
          <w:t>ostf</w:t>
        </w:r>
      </w:ins>
      <w:ins w:id="2603" w:author="Claus" w:date="2018-12-18T14:10:00Z">
        <w:r w:rsidR="000A0755" w:rsidRPr="000A0755">
          <w:rPr>
            <w:lang w:val="en-US"/>
            <w:rPrChange w:id="2604" w:author="Claus" w:date="2018-12-18T14:10:00Z">
              <w:rPr>
                <w:color w:val="0000FF" w:themeColor="hyperlink"/>
                <w:u w:val="single"/>
              </w:rPr>
            </w:rPrChange>
          </w:rPr>
          <w:t xml:space="preserve">ix </w:t>
        </w:r>
      </w:ins>
      <w:ins w:id="2605" w:author="Claus" w:date="2018-12-18T15:56:00Z">
        <w:r w:rsidR="009A5123">
          <w:rPr>
            <w:lang w:val="en-US"/>
          </w:rPr>
          <w:t>UTest</w:t>
        </w:r>
      </w:ins>
      <w:ins w:id="2606" w:author="Claus" w:date="2018-12-18T14:10:00Z">
        <w:r w:rsidR="000A0755" w:rsidRPr="000A0755">
          <w:rPr>
            <w:lang w:val="en-US"/>
            <w:rPrChange w:id="2607" w:author="Claus" w:date="2018-12-18T14:10:00Z">
              <w:rPr>
                <w:color w:val="0000FF" w:themeColor="hyperlink"/>
                <w:u w:val="single"/>
              </w:rPr>
            </w:rPrChange>
          </w:rPr>
          <w:t xml:space="preserve">, integration test </w:t>
        </w:r>
        <w:r>
          <w:rPr>
            <w:lang w:val="en-US"/>
          </w:rPr>
          <w:t xml:space="preserve">har prefix </w:t>
        </w:r>
        <w:r w:rsidR="000A0755" w:rsidRPr="000A0755">
          <w:rPr>
            <w:lang w:val="en-US"/>
            <w:rPrChange w:id="2608" w:author="Claus" w:date="2018-12-18T14:10:00Z">
              <w:rPr>
                <w:color w:val="0000FF" w:themeColor="hyperlink"/>
                <w:u w:val="single"/>
                <w:lang w:val="en-US"/>
              </w:rPr>
            </w:rPrChange>
          </w:rPr>
          <w:t>I</w:t>
        </w:r>
      </w:ins>
      <w:ins w:id="2609" w:author="Claus" w:date="2018-12-18T15:56:00Z">
        <w:r w:rsidR="009A5123">
          <w:rPr>
            <w:lang w:val="en-US"/>
          </w:rPr>
          <w:t>Tes</w:t>
        </w:r>
      </w:ins>
      <w:ins w:id="2610" w:author="Claus" w:date="2018-12-18T14:10:00Z">
        <w:r w:rsidR="000A0755" w:rsidRPr="000A0755">
          <w:rPr>
            <w:lang w:val="en-US"/>
            <w:rPrChange w:id="2611" w:author="Claus" w:date="2018-12-18T14:10:00Z">
              <w:rPr>
                <w:color w:val="0000FF" w:themeColor="hyperlink"/>
                <w:u w:val="single"/>
                <w:lang w:val="en-US"/>
              </w:rPr>
            </w:rPrChange>
          </w:rPr>
          <w:t>t</w:t>
        </w:r>
        <w:r>
          <w:rPr>
            <w:lang w:val="en-US"/>
          </w:rPr>
          <w:t>.</w:t>
        </w:r>
      </w:ins>
      <w:ins w:id="2612" w:author="Claus" w:date="2018-12-18T17:03:00Z">
        <w:r w:rsidR="00C7643B">
          <w:rPr>
            <w:lang w:val="en-US"/>
          </w:rPr>
          <w:t xml:space="preserve"> </w:t>
        </w:r>
        <w:r w:rsidR="000A0755" w:rsidRPr="000A0755">
          <w:rPr>
            <w:rPrChange w:id="2613" w:author="Claus" w:date="2018-12-18T17:04:00Z">
              <w:rPr>
                <w:color w:val="0000FF" w:themeColor="hyperlink"/>
                <w:u w:val="single"/>
                <w:lang w:val="en-US"/>
              </w:rPr>
            </w:rPrChange>
          </w:rPr>
          <w:t xml:space="preserve">Det skal nævnes, at vi havde en udfordring med at køre UserDaoITest fordi metoderne createUser og getAllUsers kørte </w:t>
        </w:r>
      </w:ins>
      <w:ins w:id="2614" w:author="Claus" w:date="2018-12-18T17:04:00Z">
        <w:r w:rsidR="000A0755" w:rsidRPr="000A0755">
          <w:rPr>
            <w:rPrChange w:id="2615" w:author="Claus" w:date="2018-12-18T17:04:00Z">
              <w:rPr>
                <w:color w:val="0000FF" w:themeColor="hyperlink"/>
                <w:u w:val="single"/>
                <w:lang w:val="en-US"/>
              </w:rPr>
            </w:rPrChange>
          </w:rPr>
          <w:t>parallel</w:t>
        </w:r>
        <w:r w:rsidR="00C7643B">
          <w:t xml:space="preserve">t. Da begge metoder opretter brugere med samme email, som er unik, fejlede den ene metode, indtil vi tvang NetBeans til at køre metoderne i rækkefølge vha. flg. anmærkning, erklæret over klassedeklarationen: </w:t>
        </w:r>
      </w:ins>
      <w:ins w:id="2616" w:author="Claus" w:date="2018-12-18T17:06:00Z">
        <w:r w:rsidR="000A0755" w:rsidRPr="000A0755">
          <w:rPr>
            <w:rFonts w:ascii="Courier New" w:hAnsi="Courier New" w:cs="Courier New"/>
            <w:sz w:val="18"/>
            <w:szCs w:val="24"/>
            <w:rPrChange w:id="2617" w:author="Claus" w:date="2018-12-18T17:06:00Z">
              <w:rPr>
                <w:rFonts w:ascii="Courier New" w:hAnsi="Courier New" w:cs="Courier New"/>
                <w:color w:val="0000FF" w:themeColor="hyperlink"/>
                <w:sz w:val="24"/>
                <w:szCs w:val="24"/>
                <w:u w:val="single"/>
              </w:rPr>
            </w:rPrChange>
          </w:rPr>
          <w:t>@FixMethodOrder(MethodSorters.NAME_ASCENDING)</w:t>
        </w:r>
        <w:r w:rsidR="00C7643B">
          <w:rPr>
            <w:rFonts w:ascii="Courier New" w:hAnsi="Courier New" w:cs="Courier New"/>
            <w:sz w:val="18"/>
            <w:szCs w:val="24"/>
          </w:rPr>
          <w:t>.</w:t>
        </w:r>
      </w:ins>
    </w:p>
    <w:p w:rsidR="00AB2C0A" w:rsidRPr="00C7643B" w:rsidRDefault="00AB2C0A">
      <w:pPr>
        <w:rPr>
          <w:ins w:id="2618" w:author="Claus" w:date="2018-12-18T13:59:00Z"/>
        </w:rPr>
      </w:pPr>
    </w:p>
    <w:tbl>
      <w:tblPr>
        <w:tblStyle w:val="Lysliste-markeringsfarve11"/>
        <w:tblW w:w="0" w:type="auto"/>
        <w:tblLayout w:type="fixed"/>
        <w:tblLook w:val="04A0"/>
        <w:tblPrChange w:id="2619" w:author="Claus" w:date="2018-12-18T16:44:00Z">
          <w:tblPr>
            <w:tblStyle w:val="Lysliste-markeringsfarve11"/>
            <w:tblW w:w="0" w:type="auto"/>
            <w:tblLayout w:type="fixed"/>
            <w:tblLook w:val="04A0"/>
          </w:tblPr>
        </w:tblPrChange>
      </w:tblPr>
      <w:tblGrid>
        <w:gridCol w:w="2546"/>
        <w:gridCol w:w="2240"/>
        <w:gridCol w:w="4961"/>
        <w:tblGridChange w:id="2620">
          <w:tblGrid>
            <w:gridCol w:w="2546"/>
            <w:gridCol w:w="2240"/>
            <w:gridCol w:w="3900"/>
            <w:gridCol w:w="1061"/>
          </w:tblGrid>
        </w:tblGridChange>
      </w:tblGrid>
      <w:tr w:rsidR="00404227" w:rsidTr="00404227">
        <w:trPr>
          <w:cnfStyle w:val="100000000000"/>
          <w:ins w:id="2621" w:author="Claus" w:date="2018-12-18T13:59:00Z"/>
          <w:trPrChange w:id="2622" w:author="Claus" w:date="2018-12-18T16:44:00Z">
            <w:trPr>
              <w:gridAfter w:val="0"/>
            </w:trPr>
          </w:trPrChange>
        </w:trPr>
        <w:tc>
          <w:tcPr>
            <w:cnfStyle w:val="001000000000"/>
            <w:tcW w:w="2546" w:type="dxa"/>
            <w:tcPrChange w:id="2623" w:author="Claus" w:date="2018-12-18T16:44:00Z">
              <w:tcPr>
                <w:tcW w:w="2546" w:type="dxa"/>
              </w:tcPr>
            </w:tcPrChange>
          </w:tcPr>
          <w:p w:rsidR="00404227" w:rsidRDefault="00404227" w:rsidP="00AB2C0A">
            <w:pPr>
              <w:cnfStyle w:val="101000000000"/>
              <w:rPr>
                <w:ins w:id="2624" w:author="Claus" w:date="2018-12-18T13:59:00Z"/>
                <w:b w:val="0"/>
                <w:lang w:eastAsia="da-DK"/>
              </w:rPr>
            </w:pPr>
            <w:ins w:id="2625" w:author="Claus" w:date="2018-12-18T14:00:00Z">
              <w:r>
                <w:rPr>
                  <w:lang w:eastAsia="da-DK"/>
                </w:rPr>
                <w:t>Klasse</w:t>
              </w:r>
            </w:ins>
          </w:p>
          <w:p w:rsidR="00404227" w:rsidRDefault="00404227" w:rsidP="00AB2C0A">
            <w:pPr>
              <w:cnfStyle w:val="101000000000"/>
              <w:rPr>
                <w:ins w:id="2626" w:author="Claus" w:date="2018-12-18T13:59:00Z"/>
              </w:rPr>
            </w:pPr>
          </w:p>
        </w:tc>
        <w:tc>
          <w:tcPr>
            <w:tcW w:w="2240" w:type="dxa"/>
            <w:tcPrChange w:id="2627" w:author="Claus" w:date="2018-12-18T16:44:00Z">
              <w:tcPr>
                <w:tcW w:w="2240" w:type="dxa"/>
              </w:tcPr>
            </w:tcPrChange>
          </w:tcPr>
          <w:p w:rsidR="00404227" w:rsidRDefault="00404227" w:rsidP="00AB2C0A">
            <w:pPr>
              <w:cnfStyle w:val="100000000000"/>
              <w:rPr>
                <w:ins w:id="2628" w:author="Claus" w:date="2018-12-18T13:59:00Z"/>
                <w:b w:val="0"/>
                <w:lang w:eastAsia="da-DK"/>
              </w:rPr>
            </w:pPr>
            <w:ins w:id="2629" w:author="Claus" w:date="2018-12-18T14:00:00Z">
              <w:r>
                <w:rPr>
                  <w:lang w:eastAsia="da-DK"/>
                </w:rPr>
                <w:t>Metode</w:t>
              </w:r>
            </w:ins>
          </w:p>
          <w:p w:rsidR="00404227" w:rsidRDefault="00404227" w:rsidP="00AB2C0A">
            <w:pPr>
              <w:cnfStyle w:val="100000000000"/>
              <w:rPr>
                <w:ins w:id="2630" w:author="Claus" w:date="2018-12-18T13:59:00Z"/>
              </w:rPr>
            </w:pPr>
          </w:p>
        </w:tc>
        <w:tc>
          <w:tcPr>
            <w:tcW w:w="4961" w:type="dxa"/>
            <w:tcPrChange w:id="2631" w:author="Claus" w:date="2018-12-18T16:44:00Z">
              <w:tcPr>
                <w:tcW w:w="3900" w:type="dxa"/>
              </w:tcPr>
            </w:tcPrChange>
          </w:tcPr>
          <w:p w:rsidR="00404227" w:rsidRPr="000D0A74" w:rsidRDefault="00404227" w:rsidP="00AB2C0A">
            <w:pPr>
              <w:cnfStyle w:val="100000000000"/>
              <w:rPr>
                <w:ins w:id="2632" w:author="Claus" w:date="2018-12-18T13:59:00Z"/>
                <w:b w:val="0"/>
                <w:lang w:eastAsia="da-DK"/>
              </w:rPr>
            </w:pPr>
            <w:ins w:id="2633" w:author="Claus" w:date="2018-12-18T13:59:00Z">
              <w:r>
                <w:rPr>
                  <w:lang w:eastAsia="da-DK"/>
                </w:rPr>
                <w:t>Kommentar:</w:t>
              </w:r>
            </w:ins>
          </w:p>
        </w:tc>
      </w:tr>
      <w:tr w:rsidR="00404227" w:rsidTr="00404227">
        <w:trPr>
          <w:cnfStyle w:val="000000100000"/>
          <w:ins w:id="2634" w:author="Claus" w:date="2018-12-18T14:24:00Z"/>
          <w:trPrChange w:id="2635" w:author="Claus" w:date="2018-12-18T16:44:00Z">
            <w:trPr>
              <w:gridAfter w:val="0"/>
            </w:trPr>
          </w:trPrChange>
        </w:trPr>
        <w:tc>
          <w:tcPr>
            <w:cnfStyle w:val="001000000000"/>
            <w:tcW w:w="2546" w:type="dxa"/>
            <w:tcPrChange w:id="2636" w:author="Claus" w:date="2018-12-18T16:44:00Z">
              <w:tcPr>
                <w:tcW w:w="2546" w:type="dxa"/>
              </w:tcPr>
            </w:tcPrChange>
          </w:tcPr>
          <w:p w:rsidR="00404227" w:rsidRDefault="00404227" w:rsidP="00AC3EDB">
            <w:pPr>
              <w:cnfStyle w:val="001000100000"/>
              <w:rPr>
                <w:ins w:id="2637" w:author="Claus" w:date="2018-12-18T14:24:00Z"/>
                <w:lang w:val="en-US" w:eastAsia="da-DK"/>
              </w:rPr>
            </w:pPr>
            <w:ins w:id="2638" w:author="Claus" w:date="2018-12-18T14:24:00Z">
              <w:r>
                <w:rPr>
                  <w:lang w:val="en-US" w:eastAsia="da-DK"/>
                </w:rPr>
                <w:t>CarportRequestD</w:t>
              </w:r>
            </w:ins>
            <w:ins w:id="2639" w:author="Claus" w:date="2018-12-18T15:56:00Z">
              <w:r>
                <w:rPr>
                  <w:lang w:val="en-US" w:eastAsia="da-DK"/>
                </w:rPr>
                <w:t>aoITest</w:t>
              </w:r>
            </w:ins>
          </w:p>
        </w:tc>
        <w:tc>
          <w:tcPr>
            <w:tcW w:w="2240" w:type="dxa"/>
            <w:tcPrChange w:id="2640" w:author="Claus" w:date="2018-12-18T16:44:00Z">
              <w:tcPr>
                <w:tcW w:w="2240" w:type="dxa"/>
              </w:tcPr>
            </w:tcPrChange>
          </w:tcPr>
          <w:p w:rsidR="00404227" w:rsidRPr="00F06F41" w:rsidRDefault="00404227" w:rsidP="00AB2C0A">
            <w:pPr>
              <w:cnfStyle w:val="000000100000"/>
              <w:rPr>
                <w:ins w:id="2641" w:author="Claus" w:date="2018-12-18T14:24:00Z"/>
                <w:lang w:eastAsia="da-DK"/>
              </w:rPr>
            </w:pPr>
            <w:ins w:id="2642" w:author="Claus" w:date="2018-12-18T16:00:00Z">
              <w:r>
                <w:rPr>
                  <w:lang w:eastAsia="da-DK"/>
                </w:rPr>
                <w:t>g</w:t>
              </w:r>
            </w:ins>
            <w:ins w:id="2643" w:author="Claus" w:date="2018-12-18T14:24:00Z">
              <w:r>
                <w:rPr>
                  <w:lang w:eastAsia="da-DK"/>
                </w:rPr>
                <w:t>etCarports</w:t>
              </w:r>
            </w:ins>
          </w:p>
        </w:tc>
        <w:tc>
          <w:tcPr>
            <w:tcW w:w="4961" w:type="dxa"/>
            <w:tcPrChange w:id="2644" w:author="Claus" w:date="2018-12-18T16:44:00Z">
              <w:tcPr>
                <w:tcW w:w="3900" w:type="dxa"/>
              </w:tcPr>
            </w:tcPrChange>
          </w:tcPr>
          <w:p w:rsidR="000A0755" w:rsidRDefault="00404227" w:rsidP="000A0755">
            <w:pPr>
              <w:cnfStyle w:val="000000100000"/>
              <w:rPr>
                <w:ins w:id="2645" w:author="Claus" w:date="2018-12-18T16:00:00Z"/>
                <w:lang w:eastAsia="da-DK"/>
              </w:rPr>
              <w:pPrChange w:id="2646" w:author="Claus" w:date="2018-12-18T15:55:00Z">
                <w:pPr>
                  <w:spacing w:after="200" w:line="276" w:lineRule="auto"/>
                  <w:cnfStyle w:val="000000100000"/>
                </w:pPr>
              </w:pPrChange>
            </w:pPr>
            <w:ins w:id="2647" w:author="Claus" w:date="2018-12-18T14:25:00Z">
              <w:r>
                <w:rPr>
                  <w:lang w:eastAsia="da-DK"/>
                </w:rPr>
                <w:t>Henter carportforespørgsler i databasen.</w:t>
              </w:r>
            </w:ins>
          </w:p>
          <w:p w:rsidR="000A0755" w:rsidRDefault="00404227" w:rsidP="000A0755">
            <w:pPr>
              <w:cnfStyle w:val="000000100000"/>
              <w:rPr>
                <w:ins w:id="2648" w:author="Claus" w:date="2018-12-18T14:24:00Z"/>
                <w:lang w:eastAsia="da-DK"/>
              </w:rPr>
              <w:pPrChange w:id="2649" w:author="Claus" w:date="2018-12-18T15:55:00Z">
                <w:pPr>
                  <w:spacing w:after="200" w:line="276" w:lineRule="auto"/>
                  <w:cnfStyle w:val="000000100000"/>
                </w:pPr>
              </w:pPrChange>
            </w:pPr>
            <w:ins w:id="2650" w:author="Claus" w:date="2018-12-18T16:00:00Z">
              <w:r>
                <w:rPr>
                  <w:lang w:eastAsia="da-DK"/>
                </w:rPr>
                <w:t>Testen går igennem datafacaden.</w:t>
              </w:r>
            </w:ins>
          </w:p>
        </w:tc>
      </w:tr>
      <w:tr w:rsidR="00404227" w:rsidTr="00404227">
        <w:trPr>
          <w:ins w:id="2651" w:author="Claus" w:date="2018-12-18T14:25:00Z"/>
          <w:trPrChange w:id="2652" w:author="Claus" w:date="2018-12-18T16:44:00Z">
            <w:trPr>
              <w:gridAfter w:val="0"/>
            </w:trPr>
          </w:trPrChange>
        </w:trPr>
        <w:tc>
          <w:tcPr>
            <w:cnfStyle w:val="001000000000"/>
            <w:tcW w:w="2546" w:type="dxa"/>
            <w:tcPrChange w:id="2653" w:author="Claus" w:date="2018-12-18T16:44:00Z">
              <w:tcPr>
                <w:tcW w:w="2546" w:type="dxa"/>
              </w:tcPr>
            </w:tcPrChange>
          </w:tcPr>
          <w:p w:rsidR="00404227" w:rsidRPr="00B57014" w:rsidRDefault="00404227" w:rsidP="00AC3EDB">
            <w:pPr>
              <w:spacing w:after="200" w:line="276" w:lineRule="auto"/>
              <w:rPr>
                <w:ins w:id="2654" w:author="Claus" w:date="2018-12-18T14:25:00Z"/>
                <w:lang w:eastAsia="da-DK"/>
                <w:rPrChange w:id="2655" w:author="Claus" w:date="2018-12-18T15:13:00Z">
                  <w:rPr>
                    <w:ins w:id="2656" w:author="Claus" w:date="2018-12-18T14:25:00Z"/>
                    <w:b w:val="0"/>
                    <w:bCs w:val="0"/>
                    <w:lang w:val="en-US" w:eastAsia="da-DK"/>
                  </w:rPr>
                </w:rPrChange>
              </w:rPr>
            </w:pPr>
          </w:p>
        </w:tc>
        <w:tc>
          <w:tcPr>
            <w:tcW w:w="2240" w:type="dxa"/>
            <w:tcPrChange w:id="2657" w:author="Claus" w:date="2018-12-18T16:44:00Z">
              <w:tcPr>
                <w:tcW w:w="2240" w:type="dxa"/>
              </w:tcPr>
            </w:tcPrChange>
          </w:tcPr>
          <w:p w:rsidR="00404227" w:rsidRDefault="00404227" w:rsidP="00AB2C0A">
            <w:pPr>
              <w:cnfStyle w:val="000000000000"/>
              <w:rPr>
                <w:ins w:id="2658" w:author="Claus" w:date="2018-12-18T14:25:00Z"/>
                <w:lang w:eastAsia="da-DK"/>
              </w:rPr>
            </w:pPr>
            <w:ins w:id="2659" w:author="Claus" w:date="2018-12-18T14:26:00Z">
              <w:r>
                <w:rPr>
                  <w:lang w:eastAsia="da-DK"/>
                </w:rPr>
                <w:t>createCarportRequestFails</w:t>
              </w:r>
            </w:ins>
          </w:p>
        </w:tc>
        <w:tc>
          <w:tcPr>
            <w:tcW w:w="4961" w:type="dxa"/>
            <w:tcPrChange w:id="2660" w:author="Claus" w:date="2018-12-18T16:44:00Z">
              <w:tcPr>
                <w:tcW w:w="3900" w:type="dxa"/>
              </w:tcPr>
            </w:tcPrChange>
          </w:tcPr>
          <w:p w:rsidR="00404227" w:rsidRDefault="00404227" w:rsidP="006D44D1">
            <w:pPr>
              <w:cnfStyle w:val="000000000000"/>
              <w:rPr>
                <w:ins w:id="2661" w:author="Claus" w:date="2018-12-18T14:25:00Z"/>
                <w:lang w:eastAsia="da-DK"/>
              </w:rPr>
            </w:pPr>
            <w:ins w:id="2662" w:author="Claus" w:date="2018-12-18T14:26:00Z">
              <w:r>
                <w:rPr>
                  <w:lang w:eastAsia="da-DK"/>
                </w:rPr>
                <w:t xml:space="preserve">Forsøger at oprette en </w:t>
              </w:r>
            </w:ins>
            <w:ins w:id="2663" w:author="Claus" w:date="2018-12-18T14:29:00Z">
              <w:r>
                <w:rPr>
                  <w:lang w:eastAsia="da-DK"/>
                </w:rPr>
                <w:t>carport</w:t>
              </w:r>
            </w:ins>
            <w:ins w:id="2664" w:author="Claus" w:date="2018-12-18T14:26:00Z">
              <w:r>
                <w:rPr>
                  <w:lang w:eastAsia="da-DK"/>
                </w:rPr>
                <w:t xml:space="preserve">forespørgsel, men fejler, da databaseforbindelsen lukkes. </w:t>
              </w:r>
            </w:ins>
            <w:ins w:id="2665" w:author="Claus" w:date="2018-12-18T14:27:00Z">
              <w:r>
                <w:rPr>
                  <w:lang w:eastAsia="da-DK"/>
                </w:rPr>
                <w:t>Vi tester at vi får den forventede Exception.</w:t>
              </w:r>
            </w:ins>
          </w:p>
        </w:tc>
      </w:tr>
      <w:tr w:rsidR="00404227" w:rsidTr="00404227">
        <w:trPr>
          <w:cnfStyle w:val="000000100000"/>
          <w:ins w:id="2666" w:author="Claus" w:date="2018-12-18T14:27:00Z"/>
          <w:trPrChange w:id="2667" w:author="Claus" w:date="2018-12-18T16:44:00Z">
            <w:trPr>
              <w:gridAfter w:val="0"/>
            </w:trPr>
          </w:trPrChange>
        </w:trPr>
        <w:tc>
          <w:tcPr>
            <w:cnfStyle w:val="001000000000"/>
            <w:tcW w:w="2546" w:type="dxa"/>
            <w:tcPrChange w:id="2668" w:author="Claus" w:date="2018-12-18T16:44:00Z">
              <w:tcPr>
                <w:tcW w:w="2546" w:type="dxa"/>
              </w:tcPr>
            </w:tcPrChange>
          </w:tcPr>
          <w:p w:rsidR="00404227" w:rsidRPr="006D44D1" w:rsidRDefault="00404227" w:rsidP="00AC3EDB">
            <w:pPr>
              <w:spacing w:after="200" w:line="276" w:lineRule="auto"/>
              <w:cnfStyle w:val="001000100000"/>
              <w:rPr>
                <w:ins w:id="2669" w:author="Claus" w:date="2018-12-18T14:27:00Z"/>
                <w:lang w:eastAsia="da-DK"/>
                <w:rPrChange w:id="2670" w:author="Claus" w:date="2018-12-18T14:29:00Z">
                  <w:rPr>
                    <w:ins w:id="2671" w:author="Claus" w:date="2018-12-18T14:27:00Z"/>
                    <w:b w:val="0"/>
                    <w:bCs w:val="0"/>
                    <w:lang w:val="en-US" w:eastAsia="da-DK"/>
                  </w:rPr>
                </w:rPrChange>
              </w:rPr>
            </w:pPr>
          </w:p>
        </w:tc>
        <w:tc>
          <w:tcPr>
            <w:tcW w:w="2240" w:type="dxa"/>
            <w:tcPrChange w:id="2672" w:author="Claus" w:date="2018-12-18T16:44:00Z">
              <w:tcPr>
                <w:tcW w:w="2240" w:type="dxa"/>
              </w:tcPr>
            </w:tcPrChange>
          </w:tcPr>
          <w:p w:rsidR="00404227" w:rsidRDefault="00404227" w:rsidP="00AB2C0A">
            <w:pPr>
              <w:cnfStyle w:val="000000100000"/>
              <w:rPr>
                <w:ins w:id="2673" w:author="Claus" w:date="2018-12-18T14:27:00Z"/>
                <w:lang w:eastAsia="da-DK"/>
              </w:rPr>
            </w:pPr>
            <w:ins w:id="2674" w:author="Claus" w:date="2018-12-18T14:27:00Z">
              <w:r>
                <w:rPr>
                  <w:lang w:eastAsia="da-DK"/>
                </w:rPr>
                <w:t>getCarport</w:t>
              </w:r>
            </w:ins>
          </w:p>
        </w:tc>
        <w:tc>
          <w:tcPr>
            <w:tcW w:w="4961" w:type="dxa"/>
            <w:tcPrChange w:id="2675" w:author="Claus" w:date="2018-12-18T16:44:00Z">
              <w:tcPr>
                <w:tcW w:w="3900" w:type="dxa"/>
              </w:tcPr>
            </w:tcPrChange>
          </w:tcPr>
          <w:p w:rsidR="000A0755" w:rsidRDefault="00404227" w:rsidP="000A0755">
            <w:pPr>
              <w:cnfStyle w:val="000000100000"/>
              <w:rPr>
                <w:ins w:id="2676" w:author="Claus" w:date="2018-12-18T14:27:00Z"/>
                <w:lang w:eastAsia="da-DK"/>
              </w:rPr>
              <w:pPrChange w:id="2677" w:author="Claus" w:date="2018-12-18T15:55:00Z">
                <w:pPr>
                  <w:spacing w:after="200" w:line="276" w:lineRule="auto"/>
                  <w:cnfStyle w:val="000000100000"/>
                </w:pPr>
              </w:pPrChange>
            </w:pPr>
            <w:ins w:id="2678" w:author="Claus" w:date="2018-12-18T14:27:00Z">
              <w:r>
                <w:rPr>
                  <w:lang w:eastAsia="da-DK"/>
                </w:rPr>
                <w:t>Henter en carportforespørgsel med angivet id</w:t>
              </w:r>
            </w:ins>
            <w:ins w:id="2679" w:author="Claus" w:date="2018-12-18T16:03:00Z">
              <w:r>
                <w:rPr>
                  <w:lang w:eastAsia="da-DK"/>
                </w:rPr>
                <w:t xml:space="preserve"> gennem datafacaden.</w:t>
              </w:r>
            </w:ins>
          </w:p>
        </w:tc>
      </w:tr>
      <w:tr w:rsidR="00404227" w:rsidTr="00404227">
        <w:trPr>
          <w:ins w:id="2680" w:author="Claus" w:date="2018-12-18T15:57:00Z"/>
          <w:trPrChange w:id="2681" w:author="Claus" w:date="2018-12-18T16:44:00Z">
            <w:trPr>
              <w:gridAfter w:val="0"/>
            </w:trPr>
          </w:trPrChange>
        </w:trPr>
        <w:tc>
          <w:tcPr>
            <w:cnfStyle w:val="001000000000"/>
            <w:tcW w:w="2546" w:type="dxa"/>
            <w:tcPrChange w:id="2682" w:author="Claus" w:date="2018-12-18T16:44:00Z">
              <w:tcPr>
                <w:tcW w:w="2546" w:type="dxa"/>
              </w:tcPr>
            </w:tcPrChange>
          </w:tcPr>
          <w:p w:rsidR="00404227" w:rsidRPr="006D44D1" w:rsidRDefault="00404227" w:rsidP="00AC3EDB">
            <w:pPr>
              <w:rPr>
                <w:ins w:id="2683" w:author="Claus" w:date="2018-12-18T15:57:00Z"/>
                <w:b w:val="0"/>
                <w:bCs w:val="0"/>
                <w:lang w:eastAsia="da-DK"/>
              </w:rPr>
            </w:pPr>
          </w:p>
        </w:tc>
        <w:tc>
          <w:tcPr>
            <w:tcW w:w="2240" w:type="dxa"/>
            <w:tcPrChange w:id="2684" w:author="Claus" w:date="2018-12-18T16:44:00Z">
              <w:tcPr>
                <w:tcW w:w="2240" w:type="dxa"/>
              </w:tcPr>
            </w:tcPrChange>
          </w:tcPr>
          <w:p w:rsidR="00404227" w:rsidRDefault="00404227" w:rsidP="00AB2C0A">
            <w:pPr>
              <w:cnfStyle w:val="000000000000"/>
              <w:rPr>
                <w:ins w:id="2685" w:author="Claus" w:date="2018-12-18T15:57:00Z"/>
                <w:lang w:eastAsia="da-DK"/>
              </w:rPr>
            </w:pPr>
            <w:ins w:id="2686" w:author="Claus" w:date="2018-12-18T15:57:00Z">
              <w:r>
                <w:rPr>
                  <w:lang w:eastAsia="da-DK"/>
                </w:rPr>
                <w:t>getCarportsFails</w:t>
              </w:r>
            </w:ins>
          </w:p>
        </w:tc>
        <w:tc>
          <w:tcPr>
            <w:tcW w:w="4961" w:type="dxa"/>
            <w:tcPrChange w:id="2687" w:author="Claus" w:date="2018-12-18T16:44:00Z">
              <w:tcPr>
                <w:tcW w:w="3900" w:type="dxa"/>
              </w:tcPr>
            </w:tcPrChange>
          </w:tcPr>
          <w:p w:rsidR="00404227" w:rsidRDefault="00404227" w:rsidP="00CC1B68">
            <w:pPr>
              <w:cnfStyle w:val="000000000000"/>
              <w:rPr>
                <w:ins w:id="2688" w:author="Claus" w:date="2018-12-18T15:57:00Z"/>
                <w:lang w:eastAsia="da-DK"/>
              </w:rPr>
            </w:pPr>
            <w:ins w:id="2689" w:author="Claus" w:date="2018-12-18T15:57:00Z">
              <w:r>
                <w:rPr>
                  <w:lang w:eastAsia="da-DK"/>
                </w:rPr>
                <w:t xml:space="preserve">Forsøger at hente carporte fra databasen, men fejler, da forb. </w:t>
              </w:r>
            </w:ins>
            <w:ins w:id="2690" w:author="Claus" w:date="2018-12-18T15:58:00Z">
              <w:r>
                <w:rPr>
                  <w:lang w:eastAsia="da-DK"/>
                </w:rPr>
                <w:t>lukkes.</w:t>
              </w:r>
            </w:ins>
          </w:p>
        </w:tc>
      </w:tr>
      <w:tr w:rsidR="00404227" w:rsidTr="00404227">
        <w:trPr>
          <w:cnfStyle w:val="000000100000"/>
          <w:ins w:id="2691" w:author="Claus" w:date="2018-12-18T16:04:00Z"/>
          <w:trPrChange w:id="2692" w:author="Claus" w:date="2018-12-18T16:44:00Z">
            <w:trPr>
              <w:gridAfter w:val="0"/>
            </w:trPr>
          </w:trPrChange>
        </w:trPr>
        <w:tc>
          <w:tcPr>
            <w:cnfStyle w:val="001000000000"/>
            <w:tcW w:w="2546" w:type="dxa"/>
            <w:tcPrChange w:id="2693" w:author="Claus" w:date="2018-12-18T16:44:00Z">
              <w:tcPr>
                <w:tcW w:w="2546" w:type="dxa"/>
              </w:tcPr>
            </w:tcPrChange>
          </w:tcPr>
          <w:p w:rsidR="00404227" w:rsidRPr="006D44D1" w:rsidRDefault="00404227" w:rsidP="00AB2C0A">
            <w:pPr>
              <w:cnfStyle w:val="001000100000"/>
              <w:rPr>
                <w:ins w:id="2694" w:author="Claus" w:date="2018-12-18T16:04:00Z"/>
                <w:b w:val="0"/>
                <w:bCs w:val="0"/>
                <w:lang w:eastAsia="da-DK"/>
              </w:rPr>
            </w:pPr>
          </w:p>
        </w:tc>
        <w:tc>
          <w:tcPr>
            <w:tcW w:w="2240" w:type="dxa"/>
            <w:tcPrChange w:id="2695" w:author="Claus" w:date="2018-12-18T16:44:00Z">
              <w:tcPr>
                <w:tcW w:w="2240" w:type="dxa"/>
              </w:tcPr>
            </w:tcPrChange>
          </w:tcPr>
          <w:p w:rsidR="00404227" w:rsidRDefault="00404227" w:rsidP="00AB2C0A">
            <w:pPr>
              <w:cnfStyle w:val="000000100000"/>
              <w:rPr>
                <w:ins w:id="2696" w:author="Claus" w:date="2018-12-18T16:04:00Z"/>
                <w:lang w:eastAsia="da-DK"/>
              </w:rPr>
            </w:pPr>
            <w:ins w:id="2697" w:author="Claus" w:date="2018-12-18T16:04:00Z">
              <w:r>
                <w:rPr>
                  <w:lang w:eastAsia="da-DK"/>
                </w:rPr>
                <w:t>getRequest</w:t>
              </w:r>
            </w:ins>
          </w:p>
        </w:tc>
        <w:tc>
          <w:tcPr>
            <w:tcW w:w="4961" w:type="dxa"/>
            <w:tcPrChange w:id="2698" w:author="Claus" w:date="2018-12-18T16:44:00Z">
              <w:tcPr>
                <w:tcW w:w="3900" w:type="dxa"/>
              </w:tcPr>
            </w:tcPrChange>
          </w:tcPr>
          <w:p w:rsidR="00404227" w:rsidRDefault="00404227" w:rsidP="00AB2C0A">
            <w:pPr>
              <w:cnfStyle w:val="000000100000"/>
              <w:rPr>
                <w:ins w:id="2699" w:author="Claus" w:date="2018-12-18T16:04:00Z"/>
                <w:lang w:eastAsia="da-DK"/>
              </w:rPr>
            </w:pPr>
            <w:ins w:id="2700" w:author="Claus" w:date="2018-12-18T16:04:00Z">
              <w:r>
                <w:rPr>
                  <w:lang w:eastAsia="da-DK"/>
                </w:rPr>
                <w:t>Henter en carportforespørgsel med angivet id direkte på DAO’en.</w:t>
              </w:r>
            </w:ins>
          </w:p>
        </w:tc>
      </w:tr>
      <w:tr w:rsidR="00404227" w:rsidTr="00404227">
        <w:trPr>
          <w:ins w:id="2701" w:author="Claus" w:date="2018-12-18T15:58:00Z"/>
          <w:trPrChange w:id="2702" w:author="Claus" w:date="2018-12-18T16:44:00Z">
            <w:trPr>
              <w:gridAfter w:val="0"/>
            </w:trPr>
          </w:trPrChange>
        </w:trPr>
        <w:tc>
          <w:tcPr>
            <w:cnfStyle w:val="001000000000"/>
            <w:tcW w:w="2546" w:type="dxa"/>
            <w:tcPrChange w:id="2703" w:author="Claus" w:date="2018-12-18T16:44:00Z">
              <w:tcPr>
                <w:tcW w:w="2546" w:type="dxa"/>
              </w:tcPr>
            </w:tcPrChange>
          </w:tcPr>
          <w:p w:rsidR="00404227" w:rsidRPr="006D44D1" w:rsidRDefault="00404227" w:rsidP="00AC3EDB">
            <w:pPr>
              <w:rPr>
                <w:ins w:id="2704" w:author="Claus" w:date="2018-12-18T15:58:00Z"/>
                <w:b w:val="0"/>
                <w:bCs w:val="0"/>
                <w:lang w:eastAsia="da-DK"/>
              </w:rPr>
            </w:pPr>
          </w:p>
        </w:tc>
        <w:tc>
          <w:tcPr>
            <w:tcW w:w="2240" w:type="dxa"/>
            <w:tcPrChange w:id="2705" w:author="Claus" w:date="2018-12-18T16:44:00Z">
              <w:tcPr>
                <w:tcW w:w="2240" w:type="dxa"/>
              </w:tcPr>
            </w:tcPrChange>
          </w:tcPr>
          <w:p w:rsidR="00404227" w:rsidRDefault="00404227" w:rsidP="00AB2C0A">
            <w:pPr>
              <w:cnfStyle w:val="000000000000"/>
              <w:rPr>
                <w:ins w:id="2706" w:author="Claus" w:date="2018-12-18T15:58:00Z"/>
                <w:lang w:eastAsia="da-DK"/>
              </w:rPr>
            </w:pPr>
            <w:ins w:id="2707" w:author="Claus" w:date="2018-12-18T16:01:00Z">
              <w:r>
                <w:rPr>
                  <w:lang w:eastAsia="da-DK"/>
                </w:rPr>
                <w:t>getRequests</w:t>
              </w:r>
            </w:ins>
          </w:p>
        </w:tc>
        <w:tc>
          <w:tcPr>
            <w:tcW w:w="4961" w:type="dxa"/>
            <w:tcPrChange w:id="2708" w:author="Claus" w:date="2018-12-18T16:44:00Z">
              <w:tcPr>
                <w:tcW w:w="3900" w:type="dxa"/>
              </w:tcPr>
            </w:tcPrChange>
          </w:tcPr>
          <w:p w:rsidR="00404227" w:rsidRDefault="00404227" w:rsidP="00CC1B68">
            <w:pPr>
              <w:cnfStyle w:val="000000000000"/>
              <w:rPr>
                <w:ins w:id="2709" w:author="Claus" w:date="2018-12-18T16:01:00Z"/>
                <w:lang w:eastAsia="da-DK"/>
              </w:rPr>
            </w:pPr>
            <w:ins w:id="2710" w:author="Claus" w:date="2018-12-18T16:01:00Z">
              <w:r>
                <w:rPr>
                  <w:lang w:eastAsia="da-DK"/>
                </w:rPr>
                <w:t>Henter carportforespørgsler i databasen.</w:t>
              </w:r>
            </w:ins>
          </w:p>
          <w:p w:rsidR="00404227" w:rsidRDefault="00404227" w:rsidP="00B37B67">
            <w:pPr>
              <w:cnfStyle w:val="000000000000"/>
              <w:rPr>
                <w:ins w:id="2711" w:author="Claus" w:date="2018-12-18T15:58:00Z"/>
                <w:lang w:eastAsia="da-DK"/>
              </w:rPr>
            </w:pPr>
            <w:ins w:id="2712" w:author="Claus" w:date="2018-12-18T16:01:00Z">
              <w:r>
                <w:rPr>
                  <w:lang w:eastAsia="da-DK"/>
                </w:rPr>
                <w:t>Testen arbejder direkte på</w:t>
              </w:r>
            </w:ins>
            <w:ins w:id="2713" w:author="Claus" w:date="2018-12-18T16:02:00Z">
              <w:r>
                <w:rPr>
                  <w:lang w:eastAsia="da-DK"/>
                </w:rPr>
                <w:t xml:space="preserve"> </w:t>
              </w:r>
            </w:ins>
            <w:ins w:id="2714" w:author="Claus" w:date="2018-12-18T16:01:00Z">
              <w:r>
                <w:rPr>
                  <w:lang w:eastAsia="da-DK"/>
                </w:rPr>
                <w:t>DAO’en.</w:t>
              </w:r>
            </w:ins>
          </w:p>
        </w:tc>
      </w:tr>
      <w:tr w:rsidR="00404227" w:rsidTr="00404227">
        <w:trPr>
          <w:cnfStyle w:val="000000100000"/>
          <w:ins w:id="2715" w:author="Claus" w:date="2018-12-18T16:04:00Z"/>
          <w:trPrChange w:id="2716" w:author="Claus" w:date="2018-12-18T16:44:00Z">
            <w:trPr>
              <w:gridAfter w:val="0"/>
            </w:trPr>
          </w:trPrChange>
        </w:trPr>
        <w:tc>
          <w:tcPr>
            <w:cnfStyle w:val="001000000000"/>
            <w:tcW w:w="2546" w:type="dxa"/>
            <w:tcPrChange w:id="2717" w:author="Claus" w:date="2018-12-18T16:44:00Z">
              <w:tcPr>
                <w:tcW w:w="2546" w:type="dxa"/>
              </w:tcPr>
            </w:tcPrChange>
          </w:tcPr>
          <w:p w:rsidR="00404227" w:rsidRPr="006D44D1" w:rsidRDefault="00404227" w:rsidP="00AC3EDB">
            <w:pPr>
              <w:cnfStyle w:val="001000100000"/>
              <w:rPr>
                <w:ins w:id="2718" w:author="Claus" w:date="2018-12-18T16:04:00Z"/>
                <w:b w:val="0"/>
                <w:bCs w:val="0"/>
                <w:lang w:eastAsia="da-DK"/>
              </w:rPr>
            </w:pPr>
          </w:p>
        </w:tc>
        <w:tc>
          <w:tcPr>
            <w:tcW w:w="2240" w:type="dxa"/>
            <w:tcPrChange w:id="2719" w:author="Claus" w:date="2018-12-18T16:44:00Z">
              <w:tcPr>
                <w:tcW w:w="2240" w:type="dxa"/>
              </w:tcPr>
            </w:tcPrChange>
          </w:tcPr>
          <w:p w:rsidR="00404227" w:rsidRDefault="00404227" w:rsidP="00AB2C0A">
            <w:pPr>
              <w:cnfStyle w:val="000000100000"/>
              <w:rPr>
                <w:ins w:id="2720" w:author="Claus" w:date="2018-12-18T16:04:00Z"/>
                <w:lang w:eastAsia="da-DK"/>
              </w:rPr>
            </w:pPr>
            <w:ins w:id="2721" w:author="Claus" w:date="2018-12-18T16:04:00Z">
              <w:r>
                <w:rPr>
                  <w:lang w:eastAsia="da-DK"/>
                </w:rPr>
                <w:t>createRequestWithShed</w:t>
              </w:r>
            </w:ins>
          </w:p>
        </w:tc>
        <w:tc>
          <w:tcPr>
            <w:tcW w:w="4961" w:type="dxa"/>
            <w:tcPrChange w:id="2722" w:author="Claus" w:date="2018-12-18T16:44:00Z">
              <w:tcPr>
                <w:tcW w:w="3900" w:type="dxa"/>
              </w:tcPr>
            </w:tcPrChange>
          </w:tcPr>
          <w:p w:rsidR="00404227" w:rsidRDefault="00404227" w:rsidP="00CC1B68">
            <w:pPr>
              <w:cnfStyle w:val="000000100000"/>
              <w:rPr>
                <w:ins w:id="2723" w:author="Claus" w:date="2018-12-18T16:04:00Z"/>
                <w:lang w:eastAsia="da-DK"/>
              </w:rPr>
            </w:pPr>
            <w:ins w:id="2724" w:author="Claus" w:date="2018-12-18T16:05:00Z">
              <w:r>
                <w:rPr>
                  <w:lang w:eastAsia="da-DK"/>
                </w:rPr>
                <w:t>Opretter carportforespørgsel med skur.</w:t>
              </w:r>
            </w:ins>
          </w:p>
        </w:tc>
      </w:tr>
      <w:tr w:rsidR="00404227" w:rsidTr="00404227">
        <w:trPr>
          <w:ins w:id="2725" w:author="Claus" w:date="2018-12-18T16:05:00Z"/>
          <w:trPrChange w:id="2726" w:author="Claus" w:date="2018-12-18T16:44:00Z">
            <w:trPr>
              <w:gridAfter w:val="0"/>
            </w:trPr>
          </w:trPrChange>
        </w:trPr>
        <w:tc>
          <w:tcPr>
            <w:cnfStyle w:val="001000000000"/>
            <w:tcW w:w="2546" w:type="dxa"/>
            <w:tcPrChange w:id="2727" w:author="Claus" w:date="2018-12-18T16:44:00Z">
              <w:tcPr>
                <w:tcW w:w="2546" w:type="dxa"/>
              </w:tcPr>
            </w:tcPrChange>
          </w:tcPr>
          <w:p w:rsidR="00404227" w:rsidRPr="006D44D1" w:rsidRDefault="00404227" w:rsidP="00AC3EDB">
            <w:pPr>
              <w:rPr>
                <w:ins w:id="2728" w:author="Claus" w:date="2018-12-18T16:05:00Z"/>
                <w:b w:val="0"/>
                <w:bCs w:val="0"/>
                <w:lang w:eastAsia="da-DK"/>
              </w:rPr>
            </w:pPr>
          </w:p>
        </w:tc>
        <w:tc>
          <w:tcPr>
            <w:tcW w:w="2240" w:type="dxa"/>
            <w:tcPrChange w:id="2729" w:author="Claus" w:date="2018-12-18T16:44:00Z">
              <w:tcPr>
                <w:tcW w:w="2240" w:type="dxa"/>
              </w:tcPr>
            </w:tcPrChange>
          </w:tcPr>
          <w:p w:rsidR="00404227" w:rsidRDefault="00404227" w:rsidP="00A63E70">
            <w:pPr>
              <w:cnfStyle w:val="000000000000"/>
              <w:rPr>
                <w:ins w:id="2730" w:author="Claus" w:date="2018-12-18T16:05:00Z"/>
                <w:lang w:eastAsia="da-DK"/>
              </w:rPr>
            </w:pPr>
            <w:ins w:id="2731" w:author="Claus" w:date="2018-12-18T16:05:00Z">
              <w:r w:rsidRPr="00A63E70">
                <w:rPr>
                  <w:lang w:eastAsia="da-DK"/>
                </w:rPr>
                <w:t>createRequestNoShed</w:t>
              </w:r>
            </w:ins>
          </w:p>
        </w:tc>
        <w:tc>
          <w:tcPr>
            <w:tcW w:w="4961" w:type="dxa"/>
            <w:tcPrChange w:id="2732" w:author="Claus" w:date="2018-12-18T16:44:00Z">
              <w:tcPr>
                <w:tcW w:w="3900" w:type="dxa"/>
              </w:tcPr>
            </w:tcPrChange>
          </w:tcPr>
          <w:p w:rsidR="00404227" w:rsidRDefault="00404227" w:rsidP="00CC1B68">
            <w:pPr>
              <w:cnfStyle w:val="000000000000"/>
              <w:rPr>
                <w:ins w:id="2733" w:author="Claus" w:date="2018-12-18T16:05:00Z"/>
                <w:lang w:eastAsia="da-DK"/>
              </w:rPr>
            </w:pPr>
            <w:ins w:id="2734" w:author="Claus" w:date="2018-12-18T16:05:00Z">
              <w:r>
                <w:rPr>
                  <w:lang w:eastAsia="da-DK"/>
                </w:rPr>
                <w:t>Opretter carportforespørgsel uden skur.</w:t>
              </w:r>
            </w:ins>
          </w:p>
        </w:tc>
      </w:tr>
      <w:tr w:rsidR="00404227" w:rsidTr="00404227">
        <w:trPr>
          <w:cnfStyle w:val="000000100000"/>
          <w:ins w:id="2735" w:author="Claus" w:date="2018-12-18T16:07:00Z"/>
          <w:trPrChange w:id="2736" w:author="Claus" w:date="2018-12-18T16:44:00Z">
            <w:trPr>
              <w:gridAfter w:val="0"/>
            </w:trPr>
          </w:trPrChange>
        </w:trPr>
        <w:tc>
          <w:tcPr>
            <w:cnfStyle w:val="001000000000"/>
            <w:tcW w:w="2546" w:type="dxa"/>
            <w:tcPrChange w:id="2737" w:author="Claus" w:date="2018-12-18T16:44:00Z">
              <w:tcPr>
                <w:tcW w:w="2546" w:type="dxa"/>
              </w:tcPr>
            </w:tcPrChange>
          </w:tcPr>
          <w:p w:rsidR="00404227" w:rsidRPr="006D44D1" w:rsidRDefault="00404227" w:rsidP="00AC3EDB">
            <w:pPr>
              <w:cnfStyle w:val="001000100000"/>
              <w:rPr>
                <w:ins w:id="2738" w:author="Claus" w:date="2018-12-18T16:07:00Z"/>
                <w:b w:val="0"/>
                <w:bCs w:val="0"/>
                <w:lang w:eastAsia="da-DK"/>
              </w:rPr>
            </w:pPr>
          </w:p>
        </w:tc>
        <w:tc>
          <w:tcPr>
            <w:tcW w:w="2240" w:type="dxa"/>
            <w:tcPrChange w:id="2739" w:author="Claus" w:date="2018-12-18T16:44:00Z">
              <w:tcPr>
                <w:tcW w:w="2240" w:type="dxa"/>
              </w:tcPr>
            </w:tcPrChange>
          </w:tcPr>
          <w:p w:rsidR="00404227" w:rsidRPr="00A63E70" w:rsidRDefault="00404227" w:rsidP="00A63E70">
            <w:pPr>
              <w:cnfStyle w:val="000000100000"/>
              <w:rPr>
                <w:ins w:id="2740" w:author="Claus" w:date="2018-12-18T16:07:00Z"/>
                <w:lang w:eastAsia="da-DK"/>
              </w:rPr>
            </w:pPr>
            <w:ins w:id="2741" w:author="Claus" w:date="2018-12-18T16:07:00Z">
              <w:r>
                <w:rPr>
                  <w:lang w:eastAsia="da-DK"/>
                </w:rPr>
                <w:t>updateRequest</w:t>
              </w:r>
            </w:ins>
          </w:p>
        </w:tc>
        <w:tc>
          <w:tcPr>
            <w:tcW w:w="4961" w:type="dxa"/>
            <w:tcPrChange w:id="2742" w:author="Claus" w:date="2018-12-18T16:44:00Z">
              <w:tcPr>
                <w:tcW w:w="3900" w:type="dxa"/>
              </w:tcPr>
            </w:tcPrChange>
          </w:tcPr>
          <w:p w:rsidR="00404227" w:rsidRDefault="00404227" w:rsidP="00CC1B68">
            <w:pPr>
              <w:cnfStyle w:val="000000100000"/>
              <w:rPr>
                <w:ins w:id="2743" w:author="Claus" w:date="2018-12-18T16:07:00Z"/>
                <w:lang w:eastAsia="da-DK"/>
              </w:rPr>
            </w:pPr>
            <w:ins w:id="2744" w:author="Claus" w:date="2018-12-18T16:14:00Z">
              <w:r>
                <w:rPr>
                  <w:lang w:eastAsia="da-DK"/>
                </w:rPr>
                <w:t>Opdaterer en carportforespørgsel.</w:t>
              </w:r>
            </w:ins>
          </w:p>
        </w:tc>
      </w:tr>
      <w:tr w:rsidR="00404227" w:rsidTr="00404227">
        <w:trPr>
          <w:ins w:id="2745" w:author="Claus" w:date="2018-12-18T16:39:00Z"/>
          <w:trPrChange w:id="2746" w:author="Claus" w:date="2018-12-18T16:44:00Z">
            <w:trPr>
              <w:gridAfter w:val="0"/>
            </w:trPr>
          </w:trPrChange>
        </w:trPr>
        <w:tc>
          <w:tcPr>
            <w:cnfStyle w:val="001000000000"/>
            <w:tcW w:w="2546" w:type="dxa"/>
            <w:tcPrChange w:id="2747" w:author="Claus" w:date="2018-12-18T16:44:00Z">
              <w:tcPr>
                <w:tcW w:w="2546" w:type="dxa"/>
              </w:tcPr>
            </w:tcPrChange>
          </w:tcPr>
          <w:p w:rsidR="00404227" w:rsidRPr="006D44D1" w:rsidRDefault="00404227" w:rsidP="00AC3EDB">
            <w:pPr>
              <w:rPr>
                <w:ins w:id="2748" w:author="Claus" w:date="2018-12-18T16:39:00Z"/>
                <w:b w:val="0"/>
                <w:bCs w:val="0"/>
                <w:lang w:eastAsia="da-DK"/>
              </w:rPr>
            </w:pPr>
            <w:ins w:id="2749" w:author="Claus" w:date="2018-12-18T16:39:00Z">
              <w:r w:rsidRPr="00112F20">
                <w:rPr>
                  <w:lang w:eastAsia="da-DK"/>
                </w:rPr>
                <w:t>MaterialD</w:t>
              </w:r>
            </w:ins>
            <w:ins w:id="2750" w:author="Claus" w:date="2018-12-18T16:40:00Z">
              <w:r>
                <w:rPr>
                  <w:lang w:eastAsia="da-DK"/>
                </w:rPr>
                <w:t>aoITest</w:t>
              </w:r>
            </w:ins>
          </w:p>
        </w:tc>
        <w:tc>
          <w:tcPr>
            <w:tcW w:w="2240" w:type="dxa"/>
            <w:tcPrChange w:id="2751" w:author="Claus" w:date="2018-12-18T16:44:00Z">
              <w:tcPr>
                <w:tcW w:w="2240" w:type="dxa"/>
              </w:tcPr>
            </w:tcPrChange>
          </w:tcPr>
          <w:p w:rsidR="00404227" w:rsidRDefault="00404227" w:rsidP="00A63E70">
            <w:pPr>
              <w:cnfStyle w:val="000000000000"/>
              <w:rPr>
                <w:ins w:id="2752" w:author="Claus" w:date="2018-12-18T16:39:00Z"/>
                <w:lang w:eastAsia="da-DK"/>
              </w:rPr>
            </w:pPr>
            <w:ins w:id="2753" w:author="Claus" w:date="2018-12-18T16:40:00Z">
              <w:r>
                <w:rPr>
                  <w:lang w:eastAsia="da-DK"/>
                </w:rPr>
                <w:t>c</w:t>
              </w:r>
            </w:ins>
            <w:ins w:id="2754" w:author="Claus" w:date="2018-12-18T16:39:00Z">
              <w:r w:rsidRPr="00F06F41">
                <w:rPr>
                  <w:lang w:eastAsia="da-DK"/>
                </w:rPr>
                <w:t>reateMaterial</w:t>
              </w:r>
            </w:ins>
          </w:p>
        </w:tc>
        <w:tc>
          <w:tcPr>
            <w:tcW w:w="4961" w:type="dxa"/>
            <w:tcPrChange w:id="2755" w:author="Claus" w:date="2018-12-18T16:44:00Z">
              <w:tcPr>
                <w:tcW w:w="3900" w:type="dxa"/>
              </w:tcPr>
            </w:tcPrChange>
          </w:tcPr>
          <w:p w:rsidR="00404227" w:rsidRDefault="00404227" w:rsidP="00556DA5">
            <w:pPr>
              <w:cnfStyle w:val="000000000000"/>
              <w:rPr>
                <w:ins w:id="2756" w:author="Claus" w:date="2018-12-18T16:39:00Z"/>
                <w:lang w:eastAsia="da-DK"/>
              </w:rPr>
            </w:pPr>
            <w:ins w:id="2757" w:author="Claus" w:date="2018-12-18T16:48:00Z">
              <w:r>
                <w:rPr>
                  <w:lang w:eastAsia="da-DK"/>
                </w:rPr>
                <w:t>T</w:t>
              </w:r>
            </w:ins>
            <w:ins w:id="2758" w:author="Claus" w:date="2018-12-18T16:39:00Z">
              <w:r>
                <w:rPr>
                  <w:lang w:eastAsia="da-DK"/>
                </w:rPr>
                <w:t>ester om det er muligt at opret</w:t>
              </w:r>
            </w:ins>
            <w:ins w:id="2759" w:author="Claus" w:date="2018-12-18T16:41:00Z">
              <w:r>
                <w:rPr>
                  <w:lang w:eastAsia="da-DK"/>
                </w:rPr>
                <w:t>te et materiale i databasen.</w:t>
              </w:r>
            </w:ins>
            <w:ins w:id="2760" w:author="Claus" w:date="2018-12-18T16:51:00Z">
              <w:r>
                <w:rPr>
                  <w:lang w:eastAsia="da-DK"/>
                </w:rPr>
                <w:t xml:space="preserve"> </w:t>
              </w:r>
            </w:ins>
          </w:p>
        </w:tc>
      </w:tr>
      <w:tr w:rsidR="00D73ED6" w:rsidTr="00AB2C0A">
        <w:trPr>
          <w:cnfStyle w:val="000000100000"/>
          <w:ins w:id="2761" w:author="Claus" w:date="2018-12-18T16:55:00Z"/>
        </w:trPr>
        <w:tc>
          <w:tcPr>
            <w:cnfStyle w:val="001000000000"/>
            <w:tcW w:w="2546" w:type="dxa"/>
          </w:tcPr>
          <w:p w:rsidR="00D73ED6" w:rsidRPr="007405C7" w:rsidRDefault="00D73ED6" w:rsidP="00AB2C0A">
            <w:pPr>
              <w:spacing w:after="200" w:line="276" w:lineRule="auto"/>
              <w:rPr>
                <w:ins w:id="2762" w:author="Claus" w:date="2018-12-18T16:55:00Z"/>
                <w:lang w:eastAsia="da-DK"/>
              </w:rPr>
            </w:pPr>
          </w:p>
        </w:tc>
        <w:tc>
          <w:tcPr>
            <w:tcW w:w="2240" w:type="dxa"/>
          </w:tcPr>
          <w:p w:rsidR="00D73ED6" w:rsidRPr="00F06F41" w:rsidRDefault="00D73ED6" w:rsidP="00AB2C0A">
            <w:pPr>
              <w:cnfStyle w:val="000000100000"/>
              <w:rPr>
                <w:ins w:id="2763" w:author="Claus" w:date="2018-12-18T16:55:00Z"/>
                <w:lang w:eastAsia="da-DK"/>
              </w:rPr>
            </w:pPr>
            <w:ins w:id="2764" w:author="Claus" w:date="2018-12-18T16:55:00Z">
              <w:r w:rsidRPr="00F06F41">
                <w:rPr>
                  <w:lang w:eastAsia="da-DK"/>
                </w:rPr>
                <w:t>testGetMaterials</w:t>
              </w:r>
            </w:ins>
          </w:p>
        </w:tc>
        <w:tc>
          <w:tcPr>
            <w:tcW w:w="4961" w:type="dxa"/>
          </w:tcPr>
          <w:p w:rsidR="00D73ED6" w:rsidRDefault="00D73ED6" w:rsidP="00AB2C0A">
            <w:pPr>
              <w:cnfStyle w:val="000000100000"/>
              <w:rPr>
                <w:ins w:id="2765" w:author="Claus" w:date="2018-12-18T16:55:00Z"/>
                <w:lang w:eastAsia="da-DK"/>
              </w:rPr>
            </w:pPr>
            <w:ins w:id="2766" w:author="Claus" w:date="2018-12-18T16:55:00Z">
              <w:r>
                <w:rPr>
                  <w:lang w:eastAsia="da-DK"/>
                </w:rPr>
                <w:t>Henter alle materialer fra databasen.</w:t>
              </w:r>
            </w:ins>
          </w:p>
        </w:tc>
      </w:tr>
      <w:tr w:rsidR="00404227" w:rsidTr="00404227">
        <w:trPr>
          <w:ins w:id="2767" w:author="Claus" w:date="2018-12-18T13:59:00Z"/>
          <w:trPrChange w:id="2768" w:author="Claus" w:date="2018-12-18T16:44:00Z">
            <w:trPr>
              <w:gridAfter w:val="0"/>
            </w:trPr>
          </w:trPrChange>
        </w:trPr>
        <w:tc>
          <w:tcPr>
            <w:cnfStyle w:val="001000000000"/>
            <w:tcW w:w="2546" w:type="dxa"/>
            <w:tcPrChange w:id="2769" w:author="Claus" w:date="2018-12-18T16:44:00Z">
              <w:tcPr>
                <w:tcW w:w="2546" w:type="dxa"/>
              </w:tcPr>
            </w:tcPrChange>
          </w:tcPr>
          <w:p w:rsidR="000A0755" w:rsidRDefault="000A0755" w:rsidP="000A0755">
            <w:pPr>
              <w:rPr>
                <w:ins w:id="2770" w:author="Claus" w:date="2018-12-18T13:59:00Z"/>
                <w:b w:val="0"/>
                <w:bCs w:val="0"/>
              </w:rPr>
              <w:pPrChange w:id="2771" w:author="Claus" w:date="2018-12-18T14:19:00Z">
                <w:pPr>
                  <w:spacing w:after="200" w:line="276" w:lineRule="auto"/>
                </w:pPr>
              </w:pPrChange>
            </w:pPr>
          </w:p>
        </w:tc>
        <w:tc>
          <w:tcPr>
            <w:tcW w:w="2240" w:type="dxa"/>
            <w:tcPrChange w:id="2772" w:author="Claus" w:date="2018-12-18T16:44:00Z">
              <w:tcPr>
                <w:tcW w:w="2240" w:type="dxa"/>
              </w:tcPr>
            </w:tcPrChange>
          </w:tcPr>
          <w:p w:rsidR="00404227" w:rsidRDefault="00404227" w:rsidP="00AB2C0A">
            <w:pPr>
              <w:cnfStyle w:val="000000000000"/>
              <w:rPr>
                <w:ins w:id="2773" w:author="Claus" w:date="2018-12-18T13:59:00Z"/>
              </w:rPr>
            </w:pPr>
            <w:ins w:id="2774" w:author="Claus" w:date="2018-12-18T16:39:00Z">
              <w:r w:rsidRPr="00883C84">
                <w:rPr>
                  <w:lang w:eastAsia="da-DK"/>
                </w:rPr>
                <w:t>testGetMaterialsFails</w:t>
              </w:r>
            </w:ins>
          </w:p>
        </w:tc>
        <w:tc>
          <w:tcPr>
            <w:tcW w:w="4961" w:type="dxa"/>
            <w:tcPrChange w:id="2775" w:author="Claus" w:date="2018-12-18T16:44:00Z">
              <w:tcPr>
                <w:tcW w:w="3900" w:type="dxa"/>
              </w:tcPr>
            </w:tcPrChange>
          </w:tcPr>
          <w:p w:rsidR="000A0755" w:rsidRDefault="00D73ED6" w:rsidP="000A0755">
            <w:pPr>
              <w:cnfStyle w:val="000000000000"/>
              <w:rPr>
                <w:ins w:id="2776" w:author="Claus" w:date="2018-12-18T13:59:00Z"/>
              </w:rPr>
              <w:pPrChange w:id="2777" w:author="Claus" w:date="2018-12-18T16:56:00Z">
                <w:pPr>
                  <w:spacing w:after="200" w:line="276" w:lineRule="auto"/>
                  <w:cnfStyle w:val="000000000000"/>
                </w:pPr>
              </w:pPrChange>
            </w:pPr>
            <w:ins w:id="2778" w:author="Claus" w:date="2018-12-18T16:56:00Z">
              <w:r>
                <w:rPr>
                  <w:lang w:eastAsia="da-DK"/>
                </w:rPr>
                <w:t>Fejler når materialer forsøges hentet, fordi forbindelsen til databasen lukkes inden. Vi tester om vi får korrekt exception.</w:t>
              </w:r>
            </w:ins>
          </w:p>
        </w:tc>
      </w:tr>
      <w:tr w:rsidR="00D73ED6" w:rsidTr="00404227">
        <w:trPr>
          <w:cnfStyle w:val="000000100000"/>
          <w:ins w:id="2779" w:author="Claus" w:date="2018-12-18T13:59:00Z"/>
          <w:trPrChange w:id="2780" w:author="Claus" w:date="2018-12-18T16:44:00Z">
            <w:trPr>
              <w:gridAfter w:val="0"/>
            </w:trPr>
          </w:trPrChange>
        </w:trPr>
        <w:tc>
          <w:tcPr>
            <w:cnfStyle w:val="001000000000"/>
            <w:tcW w:w="2546" w:type="dxa"/>
            <w:tcPrChange w:id="2781" w:author="Claus" w:date="2018-12-18T16:44:00Z">
              <w:tcPr>
                <w:tcW w:w="2546" w:type="dxa"/>
              </w:tcPr>
            </w:tcPrChange>
          </w:tcPr>
          <w:p w:rsidR="00D73ED6" w:rsidRDefault="00D73ED6" w:rsidP="00AB2C0A">
            <w:pPr>
              <w:cnfStyle w:val="001000100000"/>
              <w:rPr>
                <w:ins w:id="2782" w:author="Claus" w:date="2018-12-18T13:59:00Z"/>
              </w:rPr>
            </w:pPr>
          </w:p>
        </w:tc>
        <w:tc>
          <w:tcPr>
            <w:tcW w:w="2240" w:type="dxa"/>
            <w:tcPrChange w:id="2783" w:author="Claus" w:date="2018-12-18T16:44:00Z">
              <w:tcPr>
                <w:tcW w:w="2240" w:type="dxa"/>
              </w:tcPr>
            </w:tcPrChange>
          </w:tcPr>
          <w:p w:rsidR="00D73ED6" w:rsidRDefault="00D73ED6" w:rsidP="00AB2C0A">
            <w:pPr>
              <w:cnfStyle w:val="000000100000"/>
              <w:rPr>
                <w:ins w:id="2784" w:author="Claus" w:date="2018-12-18T13:59:00Z"/>
              </w:rPr>
            </w:pPr>
            <w:ins w:id="2785" w:author="Claus" w:date="2018-12-18T16:55:00Z">
              <w:r w:rsidRPr="00F06F41">
                <w:rPr>
                  <w:lang w:eastAsia="da-DK"/>
                </w:rPr>
                <w:t>testGetSingleMaterial</w:t>
              </w:r>
            </w:ins>
          </w:p>
        </w:tc>
        <w:tc>
          <w:tcPr>
            <w:tcW w:w="4961" w:type="dxa"/>
            <w:tcPrChange w:id="2786" w:author="Claus" w:date="2018-12-18T16:44:00Z">
              <w:tcPr>
                <w:tcW w:w="3900" w:type="dxa"/>
              </w:tcPr>
            </w:tcPrChange>
          </w:tcPr>
          <w:p w:rsidR="00D73ED6" w:rsidRDefault="00D73ED6" w:rsidP="00AB2C0A">
            <w:pPr>
              <w:cnfStyle w:val="000000100000"/>
              <w:rPr>
                <w:ins w:id="2787" w:author="Claus" w:date="2018-12-18T13:59:00Z"/>
              </w:rPr>
            </w:pPr>
            <w:ins w:id="2788" w:author="Claus" w:date="2018-12-18T16:55:00Z">
              <w:r>
                <w:rPr>
                  <w:lang w:eastAsia="da-DK"/>
                </w:rPr>
                <w:t>Henter et bestemt materiale i database</w:t>
              </w:r>
            </w:ins>
            <w:ins w:id="2789" w:author="Claus" w:date="2018-12-18T16:56:00Z">
              <w:r>
                <w:rPr>
                  <w:lang w:eastAsia="da-DK"/>
                </w:rPr>
                <w:t>n</w:t>
              </w:r>
            </w:ins>
            <w:ins w:id="2790" w:author="Claus" w:date="2018-12-18T16:55:00Z">
              <w:r>
                <w:rPr>
                  <w:lang w:eastAsia="da-DK"/>
                </w:rPr>
                <w:t xml:space="preserve">. Kræver </w:t>
              </w:r>
              <w:r>
                <w:rPr>
                  <w:lang w:eastAsia="da-DK"/>
                </w:rPr>
                <w:lastRenderedPageBreak/>
                <w:t>dog at tuplen findes i databasen.</w:t>
              </w:r>
            </w:ins>
          </w:p>
        </w:tc>
      </w:tr>
      <w:tr w:rsidR="008B5297" w:rsidTr="00404227">
        <w:trPr>
          <w:ins w:id="2791" w:author="Claus" w:date="2018-12-18T16:57:00Z"/>
        </w:trPr>
        <w:tc>
          <w:tcPr>
            <w:cnfStyle w:val="001000000000"/>
            <w:tcW w:w="2546" w:type="dxa"/>
          </w:tcPr>
          <w:p w:rsidR="008B5297" w:rsidRDefault="008B5297" w:rsidP="00AB2C0A">
            <w:pPr>
              <w:rPr>
                <w:ins w:id="2792" w:author="Claus" w:date="2018-12-18T16:57:00Z"/>
              </w:rPr>
            </w:pPr>
            <w:ins w:id="2793" w:author="Claus" w:date="2018-12-18T16:57:00Z">
              <w:r>
                <w:lastRenderedPageBreak/>
                <w:t>RooftypeDaoITest</w:t>
              </w:r>
            </w:ins>
          </w:p>
        </w:tc>
        <w:tc>
          <w:tcPr>
            <w:tcW w:w="2240" w:type="dxa"/>
          </w:tcPr>
          <w:p w:rsidR="008B5297" w:rsidRPr="00F06F41" w:rsidRDefault="0068161A" w:rsidP="0068161A">
            <w:pPr>
              <w:cnfStyle w:val="000000000000"/>
              <w:rPr>
                <w:ins w:id="2794" w:author="Claus" w:date="2018-12-18T16:57:00Z"/>
                <w:lang w:eastAsia="da-DK"/>
              </w:rPr>
            </w:pPr>
            <w:ins w:id="2795" w:author="Claus" w:date="2018-12-18T17:01:00Z">
              <w:r>
                <w:rPr>
                  <w:lang w:eastAsia="da-DK"/>
                </w:rPr>
                <w:t>getRooftypes</w:t>
              </w:r>
            </w:ins>
          </w:p>
        </w:tc>
        <w:tc>
          <w:tcPr>
            <w:tcW w:w="4961" w:type="dxa"/>
          </w:tcPr>
          <w:p w:rsidR="008B5297" w:rsidRDefault="0068161A" w:rsidP="00AB2C0A">
            <w:pPr>
              <w:cnfStyle w:val="000000000000"/>
              <w:rPr>
                <w:ins w:id="2796" w:author="Claus" w:date="2018-12-18T16:57:00Z"/>
                <w:lang w:eastAsia="da-DK"/>
              </w:rPr>
            </w:pPr>
            <w:ins w:id="2797" w:author="Claus" w:date="2018-12-18T17:01:00Z">
              <w:r>
                <w:rPr>
                  <w:lang w:eastAsia="da-DK"/>
                </w:rPr>
                <w:t>Henter systemets tagtyper fra databasen.</w:t>
              </w:r>
            </w:ins>
          </w:p>
        </w:tc>
      </w:tr>
      <w:tr w:rsidR="00AB2C0A" w:rsidTr="00404227">
        <w:trPr>
          <w:cnfStyle w:val="000000100000"/>
          <w:ins w:id="2798" w:author="Claus" w:date="2018-12-18T17:01:00Z"/>
        </w:trPr>
        <w:tc>
          <w:tcPr>
            <w:cnfStyle w:val="001000000000"/>
            <w:tcW w:w="2546" w:type="dxa"/>
          </w:tcPr>
          <w:p w:rsidR="00AB2C0A" w:rsidRDefault="00C7643B" w:rsidP="00AB2C0A">
            <w:pPr>
              <w:rPr>
                <w:ins w:id="2799" w:author="Claus" w:date="2018-12-18T17:01:00Z"/>
              </w:rPr>
            </w:pPr>
            <w:ins w:id="2800" w:author="Claus" w:date="2018-12-18T17:01:00Z">
              <w:r>
                <w:t>UserDaoITest</w:t>
              </w:r>
            </w:ins>
          </w:p>
        </w:tc>
        <w:tc>
          <w:tcPr>
            <w:tcW w:w="2240" w:type="dxa"/>
          </w:tcPr>
          <w:p w:rsidR="00AB2C0A" w:rsidRDefault="00C7643B" w:rsidP="0068161A">
            <w:pPr>
              <w:cnfStyle w:val="000000100000"/>
              <w:rPr>
                <w:ins w:id="2801" w:author="Claus" w:date="2018-12-18T17:01:00Z"/>
                <w:lang w:eastAsia="da-DK"/>
              </w:rPr>
            </w:pPr>
            <w:ins w:id="2802" w:author="Claus" w:date="2018-12-18T17:02:00Z">
              <w:r>
                <w:rPr>
                  <w:lang w:eastAsia="da-DK"/>
                </w:rPr>
                <w:t>createUser</w:t>
              </w:r>
            </w:ins>
          </w:p>
        </w:tc>
        <w:tc>
          <w:tcPr>
            <w:tcW w:w="4961" w:type="dxa"/>
          </w:tcPr>
          <w:p w:rsidR="00AB2C0A" w:rsidRDefault="00E56906" w:rsidP="00AB2C0A">
            <w:pPr>
              <w:cnfStyle w:val="000000100000"/>
              <w:rPr>
                <w:ins w:id="2803" w:author="Claus" w:date="2018-12-18T17:01:00Z"/>
                <w:lang w:eastAsia="da-DK"/>
              </w:rPr>
            </w:pPr>
            <w:ins w:id="2804" w:author="Claus" w:date="2018-12-18T17:07:00Z">
              <w:r>
                <w:rPr>
                  <w:lang w:eastAsia="da-DK"/>
                </w:rPr>
                <w:t>Tester oprettelse af bruger og nedlægger denne igen efter test.</w:t>
              </w:r>
            </w:ins>
          </w:p>
        </w:tc>
      </w:tr>
      <w:tr w:rsidR="00C7643B" w:rsidTr="00404227">
        <w:trPr>
          <w:ins w:id="2805" w:author="Claus" w:date="2018-12-18T17:02:00Z"/>
        </w:trPr>
        <w:tc>
          <w:tcPr>
            <w:cnfStyle w:val="001000000000"/>
            <w:tcW w:w="2546" w:type="dxa"/>
          </w:tcPr>
          <w:p w:rsidR="00C7643B" w:rsidRDefault="00C7643B" w:rsidP="00AB2C0A">
            <w:pPr>
              <w:rPr>
                <w:ins w:id="2806" w:author="Claus" w:date="2018-12-18T17:02:00Z"/>
              </w:rPr>
            </w:pPr>
          </w:p>
        </w:tc>
        <w:tc>
          <w:tcPr>
            <w:tcW w:w="2240" w:type="dxa"/>
          </w:tcPr>
          <w:p w:rsidR="00C7643B" w:rsidRDefault="00C7643B" w:rsidP="0068161A">
            <w:pPr>
              <w:cnfStyle w:val="000000000000"/>
              <w:rPr>
                <w:ins w:id="2807" w:author="Claus" w:date="2018-12-18T17:02:00Z"/>
                <w:lang w:eastAsia="da-DK"/>
              </w:rPr>
            </w:pPr>
            <w:ins w:id="2808" w:author="Claus" w:date="2018-12-18T17:02:00Z">
              <w:r>
                <w:rPr>
                  <w:lang w:eastAsia="da-DK"/>
                </w:rPr>
                <w:t>getAllUsers</w:t>
              </w:r>
            </w:ins>
          </w:p>
        </w:tc>
        <w:tc>
          <w:tcPr>
            <w:tcW w:w="4961" w:type="dxa"/>
          </w:tcPr>
          <w:p w:rsidR="00C7643B" w:rsidRDefault="00E56906" w:rsidP="00AB2C0A">
            <w:pPr>
              <w:cnfStyle w:val="000000000000"/>
              <w:rPr>
                <w:ins w:id="2809" w:author="Claus" w:date="2018-12-18T17:02:00Z"/>
                <w:lang w:eastAsia="da-DK"/>
              </w:rPr>
            </w:pPr>
            <w:ins w:id="2810" w:author="Claus" w:date="2018-12-18T17:07:00Z">
              <w:r>
                <w:rPr>
                  <w:lang w:eastAsia="da-DK"/>
                </w:rPr>
                <w:t xml:space="preserve">Opretter selv en bruger inden hentning af systemets brugere, således at testen kan køre, selvom databasen måtte være uden brugere. </w:t>
              </w:r>
            </w:ins>
            <w:ins w:id="2811" w:author="Claus" w:date="2018-12-18T17:08:00Z">
              <w:r>
                <w:rPr>
                  <w:lang w:eastAsia="da-DK"/>
                </w:rPr>
                <w:t>Brugeren nedlægges efter brug.</w:t>
              </w:r>
            </w:ins>
          </w:p>
        </w:tc>
      </w:tr>
      <w:tr w:rsidR="00A76332" w:rsidTr="00404227">
        <w:trPr>
          <w:cnfStyle w:val="000000100000"/>
          <w:ins w:id="2812" w:author="Claus" w:date="2018-12-18T17:08:00Z"/>
        </w:trPr>
        <w:tc>
          <w:tcPr>
            <w:cnfStyle w:val="001000000000"/>
            <w:tcW w:w="2546" w:type="dxa"/>
          </w:tcPr>
          <w:p w:rsidR="00A76332" w:rsidRDefault="00A76332" w:rsidP="00AB2C0A">
            <w:pPr>
              <w:rPr>
                <w:ins w:id="2813" w:author="Claus" w:date="2018-12-18T17:08:00Z"/>
              </w:rPr>
            </w:pPr>
            <w:ins w:id="2814" w:author="Claus" w:date="2018-12-18T17:08:00Z">
              <w:r>
                <w:t>CalculatorITest</w:t>
              </w:r>
            </w:ins>
          </w:p>
        </w:tc>
        <w:tc>
          <w:tcPr>
            <w:tcW w:w="2240" w:type="dxa"/>
          </w:tcPr>
          <w:p w:rsidR="00A76332" w:rsidRDefault="00A76332" w:rsidP="0068161A">
            <w:pPr>
              <w:cnfStyle w:val="000000100000"/>
              <w:rPr>
                <w:ins w:id="2815" w:author="Claus" w:date="2018-12-18T17:08:00Z"/>
                <w:lang w:eastAsia="da-DK"/>
              </w:rPr>
            </w:pPr>
            <w:ins w:id="2816" w:author="Claus" w:date="2018-12-18T17:08:00Z">
              <w:r>
                <w:rPr>
                  <w:lang w:eastAsia="da-DK"/>
                </w:rPr>
                <w:t>testCalculators</w:t>
              </w:r>
            </w:ins>
          </w:p>
        </w:tc>
        <w:tc>
          <w:tcPr>
            <w:tcW w:w="4961" w:type="dxa"/>
          </w:tcPr>
          <w:p w:rsidR="00A76332" w:rsidRDefault="00A76332" w:rsidP="00A76332">
            <w:pPr>
              <w:cnfStyle w:val="000000100000"/>
              <w:rPr>
                <w:ins w:id="2817" w:author="Claus" w:date="2018-12-18T17:08:00Z"/>
                <w:lang w:eastAsia="da-DK"/>
              </w:rPr>
            </w:pPr>
            <w:ins w:id="2818" w:author="Claus" w:date="2018-12-18T17:09:00Z">
              <w:r>
                <w:rPr>
                  <w:lang w:eastAsia="da-DK"/>
                </w:rPr>
                <w:t xml:space="preserve">Tester at RulesCalculators kan beregne samlet stykliste. </w:t>
              </w:r>
            </w:ins>
          </w:p>
        </w:tc>
      </w:tr>
      <w:tr w:rsidR="00A76332" w:rsidTr="00404227">
        <w:trPr>
          <w:ins w:id="2819" w:author="Claus" w:date="2018-12-18T17:10:00Z"/>
        </w:trPr>
        <w:tc>
          <w:tcPr>
            <w:cnfStyle w:val="001000000000"/>
            <w:tcW w:w="2546" w:type="dxa"/>
          </w:tcPr>
          <w:p w:rsidR="00A76332" w:rsidRDefault="00A76332" w:rsidP="00AB2C0A">
            <w:pPr>
              <w:rPr>
                <w:ins w:id="2820" w:author="Claus" w:date="2018-12-18T17:10:00Z"/>
              </w:rPr>
            </w:pPr>
            <w:ins w:id="2821" w:author="Claus" w:date="2018-12-18T17:10:00Z">
              <w:r>
                <w:t>CalculatorUTest</w:t>
              </w:r>
            </w:ins>
          </w:p>
        </w:tc>
        <w:tc>
          <w:tcPr>
            <w:tcW w:w="2240" w:type="dxa"/>
          </w:tcPr>
          <w:p w:rsidR="00A76332" w:rsidRDefault="00A76332" w:rsidP="0068161A">
            <w:pPr>
              <w:cnfStyle w:val="000000000000"/>
              <w:rPr>
                <w:ins w:id="2822" w:author="Claus" w:date="2018-12-18T17:10:00Z"/>
                <w:lang w:eastAsia="da-DK"/>
              </w:rPr>
            </w:pPr>
            <w:ins w:id="2823" w:author="Claus" w:date="2018-12-18T17:10:00Z">
              <w:r>
                <w:rPr>
                  <w:lang w:eastAsia="da-DK"/>
                </w:rPr>
                <w:t>calculateHypothenuse</w:t>
              </w:r>
            </w:ins>
          </w:p>
        </w:tc>
        <w:tc>
          <w:tcPr>
            <w:tcW w:w="4961" w:type="dxa"/>
          </w:tcPr>
          <w:p w:rsidR="00A76332" w:rsidRDefault="00A76332" w:rsidP="00A76332">
            <w:pPr>
              <w:cnfStyle w:val="000000000000"/>
              <w:rPr>
                <w:ins w:id="2824" w:author="Claus" w:date="2018-12-18T17:10:00Z"/>
                <w:lang w:eastAsia="da-DK"/>
              </w:rPr>
            </w:pPr>
            <w:ins w:id="2825" w:author="Claus" w:date="2018-12-18T17:11:00Z">
              <w:r>
                <w:rPr>
                  <w:lang w:eastAsia="da-DK"/>
                </w:rPr>
                <w:t>Tester at udregningen af en given bredde med given hældning giver korrekt tag</w:t>
              </w:r>
            </w:ins>
            <w:ins w:id="2826" w:author="Claus" w:date="2018-12-18T17:12:00Z">
              <w:r w:rsidR="00FC3277">
                <w:rPr>
                  <w:lang w:eastAsia="da-DK"/>
                </w:rPr>
                <w:t>længde.</w:t>
              </w:r>
            </w:ins>
          </w:p>
        </w:tc>
      </w:tr>
      <w:tr w:rsidR="00FC3277" w:rsidTr="00404227">
        <w:trPr>
          <w:cnfStyle w:val="000000100000"/>
          <w:ins w:id="2827" w:author="Claus" w:date="2018-12-18T17:12:00Z"/>
        </w:trPr>
        <w:tc>
          <w:tcPr>
            <w:cnfStyle w:val="001000000000"/>
            <w:tcW w:w="2546" w:type="dxa"/>
          </w:tcPr>
          <w:p w:rsidR="00FC3277" w:rsidRDefault="00FC3277" w:rsidP="00AB2C0A">
            <w:pPr>
              <w:rPr>
                <w:ins w:id="2828" w:author="Claus" w:date="2018-12-18T17:12:00Z"/>
              </w:rPr>
            </w:pPr>
          </w:p>
        </w:tc>
        <w:tc>
          <w:tcPr>
            <w:tcW w:w="2240" w:type="dxa"/>
          </w:tcPr>
          <w:p w:rsidR="00FC3277" w:rsidRDefault="00FC3277" w:rsidP="0068161A">
            <w:pPr>
              <w:cnfStyle w:val="000000100000"/>
              <w:rPr>
                <w:ins w:id="2829" w:author="Claus" w:date="2018-12-18T17:12:00Z"/>
                <w:lang w:eastAsia="da-DK"/>
              </w:rPr>
            </w:pPr>
            <w:ins w:id="2830" w:author="Claus" w:date="2018-12-18T17:12:00Z">
              <w:r w:rsidRPr="00FC3277">
                <w:rPr>
                  <w:lang w:eastAsia="da-DK"/>
                </w:rPr>
                <w:t>calculateHypothenuseFailAngleTooBig</w:t>
              </w:r>
            </w:ins>
          </w:p>
        </w:tc>
        <w:tc>
          <w:tcPr>
            <w:tcW w:w="4961" w:type="dxa"/>
          </w:tcPr>
          <w:p w:rsidR="00FC3277" w:rsidRDefault="00FC3277" w:rsidP="00FC3277">
            <w:pPr>
              <w:cnfStyle w:val="000000100000"/>
              <w:rPr>
                <w:ins w:id="2831" w:author="Claus" w:date="2018-12-18T17:12:00Z"/>
                <w:lang w:eastAsia="da-DK"/>
              </w:rPr>
            </w:pPr>
            <w:ins w:id="2832" w:author="Claus" w:date="2018-12-18T17:12:00Z">
              <w:r>
                <w:rPr>
                  <w:lang w:eastAsia="da-DK"/>
                </w:rPr>
                <w:t>Tester at udregningen af taglængde fejler korrekt, hvis hældningen er 90 grader eller over.</w:t>
              </w:r>
            </w:ins>
          </w:p>
        </w:tc>
      </w:tr>
      <w:tr w:rsidR="00FC3277" w:rsidTr="00404227">
        <w:trPr>
          <w:ins w:id="2833" w:author="Claus" w:date="2018-12-18T17:12:00Z"/>
        </w:trPr>
        <w:tc>
          <w:tcPr>
            <w:cnfStyle w:val="001000000000"/>
            <w:tcW w:w="2546" w:type="dxa"/>
          </w:tcPr>
          <w:p w:rsidR="00FC3277" w:rsidRDefault="00FC3277" w:rsidP="00AB2C0A">
            <w:pPr>
              <w:rPr>
                <w:ins w:id="2834" w:author="Claus" w:date="2018-12-18T17:12:00Z"/>
              </w:rPr>
            </w:pPr>
          </w:p>
        </w:tc>
        <w:tc>
          <w:tcPr>
            <w:tcW w:w="2240" w:type="dxa"/>
          </w:tcPr>
          <w:p w:rsidR="00FC3277" w:rsidRPr="00FC3277" w:rsidRDefault="00FC3277" w:rsidP="0068161A">
            <w:pPr>
              <w:cnfStyle w:val="000000000000"/>
              <w:rPr>
                <w:ins w:id="2835" w:author="Claus" w:date="2018-12-18T17:12:00Z"/>
                <w:lang w:eastAsia="da-DK"/>
              </w:rPr>
            </w:pPr>
            <w:ins w:id="2836" w:author="Claus" w:date="2018-12-18T17:13:00Z">
              <w:r w:rsidRPr="00FC3277">
                <w:rPr>
                  <w:lang w:eastAsia="da-DK"/>
                </w:rPr>
                <w:t>calculateHypothenuseFailAngleTooSmall</w:t>
              </w:r>
            </w:ins>
          </w:p>
        </w:tc>
        <w:tc>
          <w:tcPr>
            <w:tcW w:w="4961" w:type="dxa"/>
          </w:tcPr>
          <w:p w:rsidR="00FC3277" w:rsidRDefault="00FC3277" w:rsidP="00A76332">
            <w:pPr>
              <w:cnfStyle w:val="000000000000"/>
              <w:rPr>
                <w:ins w:id="2837" w:author="Claus" w:date="2018-12-18T17:12:00Z"/>
                <w:lang w:eastAsia="da-DK"/>
              </w:rPr>
            </w:pPr>
            <w:ins w:id="2838" w:author="Claus" w:date="2018-12-18T17:13:00Z">
              <w:r>
                <w:rPr>
                  <w:lang w:eastAsia="da-DK"/>
                </w:rPr>
                <w:t>Tester at udregningen af taglængde fejler korrekt, hvis hældningen er 0 grader eller under.</w:t>
              </w:r>
            </w:ins>
          </w:p>
        </w:tc>
      </w:tr>
      <w:tr w:rsidR="00FC3277" w:rsidTr="00404227">
        <w:trPr>
          <w:cnfStyle w:val="000000100000"/>
          <w:ins w:id="2839" w:author="Claus" w:date="2018-12-18T17:13:00Z"/>
        </w:trPr>
        <w:tc>
          <w:tcPr>
            <w:cnfStyle w:val="001000000000"/>
            <w:tcW w:w="2546" w:type="dxa"/>
          </w:tcPr>
          <w:p w:rsidR="00FC3277" w:rsidRDefault="00FC3277" w:rsidP="00AB2C0A">
            <w:pPr>
              <w:rPr>
                <w:ins w:id="2840" w:author="Claus" w:date="2018-12-18T17:13:00Z"/>
              </w:rPr>
            </w:pPr>
          </w:p>
        </w:tc>
        <w:tc>
          <w:tcPr>
            <w:tcW w:w="2240" w:type="dxa"/>
          </w:tcPr>
          <w:p w:rsidR="00FC3277" w:rsidRPr="00FC3277" w:rsidRDefault="00FC3277" w:rsidP="0068161A">
            <w:pPr>
              <w:cnfStyle w:val="000000100000"/>
              <w:rPr>
                <w:ins w:id="2841" w:author="Claus" w:date="2018-12-18T17:13:00Z"/>
                <w:lang w:eastAsia="da-DK"/>
              </w:rPr>
            </w:pPr>
            <w:ins w:id="2842" w:author="Claus" w:date="2018-12-18T17:13:00Z">
              <w:r w:rsidRPr="00FC3277">
                <w:rPr>
                  <w:lang w:eastAsia="da-DK"/>
                </w:rPr>
                <w:t>calculateMaterialFail</w:t>
              </w:r>
            </w:ins>
          </w:p>
        </w:tc>
        <w:tc>
          <w:tcPr>
            <w:tcW w:w="4961" w:type="dxa"/>
          </w:tcPr>
          <w:p w:rsidR="00FC3277" w:rsidRDefault="00FC3277" w:rsidP="00A76332">
            <w:pPr>
              <w:cnfStyle w:val="000000100000"/>
              <w:rPr>
                <w:ins w:id="2843" w:author="Claus" w:date="2018-12-18T17:13:00Z"/>
                <w:lang w:eastAsia="da-DK"/>
              </w:rPr>
            </w:pPr>
            <w:ins w:id="2844" w:author="Claus" w:date="2018-12-18T17:13:00Z">
              <w:r>
                <w:rPr>
                  <w:lang w:eastAsia="da-DK"/>
                </w:rPr>
                <w:t>Tester at udregningen fejler korrekt, hvis der ingen materialer findes i RulesCalculator.</w:t>
              </w:r>
            </w:ins>
            <w:ins w:id="2845" w:author="Claus" w:date="2018-12-18T17:14:00Z">
              <w:r>
                <w:rPr>
                  <w:lang w:eastAsia="da-DK"/>
                </w:rPr>
                <w:t>materials.</w:t>
              </w:r>
            </w:ins>
          </w:p>
        </w:tc>
      </w:tr>
      <w:tr w:rsidR="00FC3277" w:rsidTr="00404227">
        <w:trPr>
          <w:ins w:id="2846" w:author="Claus" w:date="2018-12-18T17:14:00Z"/>
        </w:trPr>
        <w:tc>
          <w:tcPr>
            <w:cnfStyle w:val="001000000000"/>
            <w:tcW w:w="2546" w:type="dxa"/>
          </w:tcPr>
          <w:p w:rsidR="00FC3277" w:rsidRDefault="00FC3277" w:rsidP="00AB2C0A">
            <w:pPr>
              <w:rPr>
                <w:ins w:id="2847" w:author="Claus" w:date="2018-12-18T17:14:00Z"/>
              </w:rPr>
            </w:pPr>
          </w:p>
        </w:tc>
        <w:tc>
          <w:tcPr>
            <w:tcW w:w="2240" w:type="dxa"/>
          </w:tcPr>
          <w:p w:rsidR="00FC3277" w:rsidRPr="00FC3277" w:rsidRDefault="00FC3277" w:rsidP="0068161A">
            <w:pPr>
              <w:cnfStyle w:val="000000000000"/>
              <w:rPr>
                <w:ins w:id="2848" w:author="Claus" w:date="2018-12-18T17:14:00Z"/>
                <w:lang w:eastAsia="da-DK"/>
              </w:rPr>
            </w:pPr>
            <w:ins w:id="2849" w:author="Claus" w:date="2018-12-18T17:14:00Z">
              <w:r w:rsidRPr="00FC3277">
                <w:rPr>
                  <w:lang w:eastAsia="da-DK"/>
                </w:rPr>
                <w:t>postCalculateMaterial</w:t>
              </w:r>
            </w:ins>
          </w:p>
        </w:tc>
        <w:tc>
          <w:tcPr>
            <w:tcW w:w="4961" w:type="dxa"/>
          </w:tcPr>
          <w:p w:rsidR="00FC3277" w:rsidRDefault="00FC3277" w:rsidP="00A76332">
            <w:pPr>
              <w:cnfStyle w:val="000000000000"/>
              <w:rPr>
                <w:ins w:id="2850" w:author="Claus" w:date="2018-12-18T17:14:00Z"/>
                <w:lang w:eastAsia="da-DK"/>
              </w:rPr>
            </w:pPr>
            <w:ins w:id="2851" w:author="Claus" w:date="2018-12-18T17:14:00Z">
              <w:r>
                <w:rPr>
                  <w:lang w:eastAsia="da-DK"/>
                </w:rPr>
                <w:t>Tester at stolpeudregning</w:t>
              </w:r>
            </w:ins>
            <w:ins w:id="2852" w:author="Claus" w:date="2018-12-18T17:15:00Z">
              <w:r>
                <w:rPr>
                  <w:lang w:eastAsia="da-DK"/>
                </w:rPr>
                <w:t xml:space="preserve"> er korrekt ift. tilgængelige materialer og carportens konfiguration.</w:t>
              </w:r>
            </w:ins>
          </w:p>
        </w:tc>
      </w:tr>
      <w:tr w:rsidR="00FC3277" w:rsidTr="00404227">
        <w:trPr>
          <w:cnfStyle w:val="000000100000"/>
          <w:ins w:id="2853" w:author="Claus" w:date="2018-12-18T17:15:00Z"/>
        </w:trPr>
        <w:tc>
          <w:tcPr>
            <w:cnfStyle w:val="001000000000"/>
            <w:tcW w:w="2546" w:type="dxa"/>
          </w:tcPr>
          <w:p w:rsidR="00FC3277" w:rsidRDefault="00FC3277" w:rsidP="00AB2C0A">
            <w:pPr>
              <w:rPr>
                <w:ins w:id="2854" w:author="Claus" w:date="2018-12-18T17:15:00Z"/>
              </w:rPr>
            </w:pPr>
          </w:p>
        </w:tc>
        <w:tc>
          <w:tcPr>
            <w:tcW w:w="2240" w:type="dxa"/>
          </w:tcPr>
          <w:p w:rsidR="00FC3277" w:rsidRPr="00FC3277" w:rsidRDefault="00FC3277" w:rsidP="0068161A">
            <w:pPr>
              <w:cnfStyle w:val="000000100000"/>
              <w:rPr>
                <w:ins w:id="2855" w:author="Claus" w:date="2018-12-18T17:15:00Z"/>
                <w:lang w:eastAsia="da-DK"/>
              </w:rPr>
            </w:pPr>
            <w:ins w:id="2856" w:author="Claus" w:date="2018-12-18T17:16:00Z">
              <w:r w:rsidRPr="00FC3277">
                <w:rPr>
                  <w:lang w:eastAsia="da-DK"/>
                </w:rPr>
                <w:t>postCalculateMaterialFail</w:t>
              </w:r>
            </w:ins>
          </w:p>
        </w:tc>
        <w:tc>
          <w:tcPr>
            <w:tcW w:w="4961" w:type="dxa"/>
          </w:tcPr>
          <w:p w:rsidR="00FC3277" w:rsidRDefault="00FC3277" w:rsidP="00A76332">
            <w:pPr>
              <w:cnfStyle w:val="000000100000"/>
              <w:rPr>
                <w:ins w:id="2857" w:author="Claus" w:date="2018-12-18T17:15:00Z"/>
                <w:lang w:eastAsia="da-DK"/>
              </w:rPr>
            </w:pPr>
            <w:ins w:id="2858" w:author="Claus" w:date="2018-12-18T17:16:00Z">
              <w:r>
                <w:rPr>
                  <w:lang w:eastAsia="da-DK"/>
                </w:rPr>
                <w:t>Tester at stolpeudregning kaster korrekt exception hvis udregning fejler. Fejl fremprovokeres ved at have spærtræ med længde 0.</w:t>
              </w:r>
            </w:ins>
          </w:p>
        </w:tc>
      </w:tr>
      <w:tr w:rsidR="00FC3277" w:rsidTr="00404227">
        <w:trPr>
          <w:ins w:id="2859" w:author="Claus" w:date="2018-12-18T17:17:00Z"/>
        </w:trPr>
        <w:tc>
          <w:tcPr>
            <w:cnfStyle w:val="001000000000"/>
            <w:tcW w:w="2546" w:type="dxa"/>
          </w:tcPr>
          <w:p w:rsidR="00FC3277" w:rsidRDefault="00FC3277" w:rsidP="00AB2C0A">
            <w:pPr>
              <w:rPr>
                <w:ins w:id="2860" w:author="Claus" w:date="2018-12-18T17:17:00Z"/>
              </w:rPr>
            </w:pPr>
          </w:p>
        </w:tc>
        <w:tc>
          <w:tcPr>
            <w:tcW w:w="2240" w:type="dxa"/>
          </w:tcPr>
          <w:p w:rsidR="00FC3277" w:rsidRPr="00FC3277" w:rsidRDefault="00FC3277" w:rsidP="0068161A">
            <w:pPr>
              <w:cnfStyle w:val="000000000000"/>
              <w:rPr>
                <w:ins w:id="2861" w:author="Claus" w:date="2018-12-18T17:17:00Z"/>
                <w:lang w:eastAsia="da-DK"/>
              </w:rPr>
            </w:pPr>
            <w:ins w:id="2862" w:author="Claus" w:date="2018-12-18T17:18:00Z">
              <w:r w:rsidRPr="00FC3277">
                <w:rPr>
                  <w:lang w:eastAsia="da-DK"/>
                </w:rPr>
                <w:t>raftersCalculateMaterialFail</w:t>
              </w:r>
            </w:ins>
          </w:p>
        </w:tc>
        <w:tc>
          <w:tcPr>
            <w:tcW w:w="4961" w:type="dxa"/>
          </w:tcPr>
          <w:p w:rsidR="00FC3277" w:rsidRDefault="00FC3277" w:rsidP="00A76332">
            <w:pPr>
              <w:cnfStyle w:val="000000000000"/>
              <w:rPr>
                <w:ins w:id="2863" w:author="Claus" w:date="2018-12-18T17:17:00Z"/>
                <w:lang w:eastAsia="da-DK"/>
              </w:rPr>
            </w:pPr>
            <w:ins w:id="2864" w:author="Claus" w:date="2018-12-18T17:18:00Z">
              <w:r>
                <w:rPr>
                  <w:lang w:eastAsia="da-DK"/>
                </w:rPr>
                <w:t>Tester at spærudregning kaster korrekt exception hvis udregning fejler. Fejl fremprovokeres ved at have spærtræ med negativ længde.</w:t>
              </w:r>
            </w:ins>
          </w:p>
        </w:tc>
      </w:tr>
      <w:tr w:rsidR="00FC3277" w:rsidTr="00404227">
        <w:trPr>
          <w:cnfStyle w:val="000000100000"/>
          <w:ins w:id="2865" w:author="Claus" w:date="2018-12-18T17:18:00Z"/>
        </w:trPr>
        <w:tc>
          <w:tcPr>
            <w:cnfStyle w:val="001000000000"/>
            <w:tcW w:w="2546" w:type="dxa"/>
          </w:tcPr>
          <w:p w:rsidR="00FC3277" w:rsidRDefault="00FC3277" w:rsidP="00AB2C0A">
            <w:pPr>
              <w:rPr>
                <w:ins w:id="2866" w:author="Claus" w:date="2018-12-18T17:18:00Z"/>
              </w:rPr>
            </w:pPr>
          </w:p>
        </w:tc>
        <w:tc>
          <w:tcPr>
            <w:tcW w:w="2240" w:type="dxa"/>
          </w:tcPr>
          <w:p w:rsidR="00FC3277" w:rsidRPr="00FC3277" w:rsidRDefault="00DC1D41" w:rsidP="0068161A">
            <w:pPr>
              <w:cnfStyle w:val="000000100000"/>
              <w:rPr>
                <w:ins w:id="2867" w:author="Claus" w:date="2018-12-18T17:18:00Z"/>
                <w:lang w:eastAsia="da-DK"/>
              </w:rPr>
            </w:pPr>
            <w:ins w:id="2868" w:author="Claus" w:date="2018-12-18T17:18:00Z">
              <w:r w:rsidRPr="00DC1D41">
                <w:rPr>
                  <w:lang w:eastAsia="da-DK"/>
                </w:rPr>
                <w:t>raftersCalculateMaterialNoSlope</w:t>
              </w:r>
            </w:ins>
          </w:p>
        </w:tc>
        <w:tc>
          <w:tcPr>
            <w:tcW w:w="4961" w:type="dxa"/>
          </w:tcPr>
          <w:p w:rsidR="00FC3277" w:rsidRDefault="00DC1D41" w:rsidP="00A76332">
            <w:pPr>
              <w:cnfStyle w:val="000000100000"/>
              <w:rPr>
                <w:ins w:id="2869" w:author="Claus" w:date="2018-12-18T17:18:00Z"/>
                <w:lang w:eastAsia="da-DK"/>
              </w:rPr>
            </w:pPr>
            <w:ins w:id="2870" w:author="Claus" w:date="2018-12-18T17:18:00Z">
              <w:r>
                <w:rPr>
                  <w:lang w:eastAsia="da-DK"/>
                </w:rPr>
                <w:t>Tester</w:t>
              </w:r>
            </w:ins>
            <w:ins w:id="2871" w:author="Claus" w:date="2018-12-18T17:19:00Z">
              <w:r>
                <w:rPr>
                  <w:lang w:eastAsia="da-DK"/>
                </w:rPr>
                <w:t xml:space="preserve"> korrekt</w:t>
              </w:r>
            </w:ins>
            <w:ins w:id="2872" w:author="Claus" w:date="2018-12-18T17:18:00Z">
              <w:r>
                <w:rPr>
                  <w:lang w:eastAsia="da-DK"/>
                </w:rPr>
                <w:t xml:space="preserve"> udregning af spær til carport med fladt tag.</w:t>
              </w:r>
            </w:ins>
          </w:p>
        </w:tc>
      </w:tr>
      <w:tr w:rsidR="00DC1D41" w:rsidTr="00404227">
        <w:trPr>
          <w:ins w:id="2873" w:author="Claus" w:date="2018-12-18T17:19:00Z"/>
        </w:trPr>
        <w:tc>
          <w:tcPr>
            <w:cnfStyle w:val="001000000000"/>
            <w:tcW w:w="2546" w:type="dxa"/>
          </w:tcPr>
          <w:p w:rsidR="00DC1D41" w:rsidRDefault="00DC1D41" w:rsidP="00AB2C0A">
            <w:pPr>
              <w:rPr>
                <w:ins w:id="2874" w:author="Claus" w:date="2018-12-18T17:19:00Z"/>
              </w:rPr>
            </w:pPr>
          </w:p>
        </w:tc>
        <w:tc>
          <w:tcPr>
            <w:tcW w:w="2240" w:type="dxa"/>
          </w:tcPr>
          <w:p w:rsidR="00DC1D41" w:rsidRPr="00DC1D41" w:rsidRDefault="00DC1D41" w:rsidP="0068161A">
            <w:pPr>
              <w:cnfStyle w:val="000000000000"/>
              <w:rPr>
                <w:ins w:id="2875" w:author="Claus" w:date="2018-12-18T17:19:00Z"/>
                <w:lang w:eastAsia="da-DK"/>
              </w:rPr>
            </w:pPr>
            <w:ins w:id="2876" w:author="Claus" w:date="2018-12-18T17:19:00Z">
              <w:r w:rsidRPr="00DC1D41">
                <w:rPr>
                  <w:lang w:eastAsia="da-DK"/>
                </w:rPr>
                <w:t>raftersCalculateMaterialSlope</w:t>
              </w:r>
            </w:ins>
          </w:p>
        </w:tc>
        <w:tc>
          <w:tcPr>
            <w:tcW w:w="4961" w:type="dxa"/>
          </w:tcPr>
          <w:p w:rsidR="00DC1D41" w:rsidRDefault="00DC1D41" w:rsidP="00A76332">
            <w:pPr>
              <w:cnfStyle w:val="000000000000"/>
              <w:rPr>
                <w:ins w:id="2877" w:author="Claus" w:date="2018-12-18T17:19:00Z"/>
                <w:lang w:eastAsia="da-DK"/>
              </w:rPr>
            </w:pPr>
            <w:ins w:id="2878" w:author="Claus" w:date="2018-12-18T17:19:00Z">
              <w:r>
                <w:rPr>
                  <w:lang w:eastAsia="da-DK"/>
                </w:rPr>
                <w:t>Tester korrekt udregning af spær til carport med tag med rejsning.</w:t>
              </w:r>
            </w:ins>
          </w:p>
        </w:tc>
      </w:tr>
      <w:tr w:rsidR="003735A3" w:rsidTr="00404227">
        <w:trPr>
          <w:cnfStyle w:val="000000100000"/>
          <w:ins w:id="2879" w:author="Claus" w:date="2018-12-18T17:19:00Z"/>
        </w:trPr>
        <w:tc>
          <w:tcPr>
            <w:cnfStyle w:val="001000000000"/>
            <w:tcW w:w="2546" w:type="dxa"/>
          </w:tcPr>
          <w:p w:rsidR="003735A3" w:rsidRDefault="003735A3" w:rsidP="00AB2C0A">
            <w:pPr>
              <w:rPr>
                <w:ins w:id="2880" w:author="Claus" w:date="2018-12-18T17:19:00Z"/>
              </w:rPr>
            </w:pPr>
            <w:ins w:id="2881" w:author="Claus" w:date="2018-12-18T17:19:00Z">
              <w:r>
                <w:t>RulesCalculatorITest</w:t>
              </w:r>
            </w:ins>
          </w:p>
        </w:tc>
        <w:tc>
          <w:tcPr>
            <w:tcW w:w="2240" w:type="dxa"/>
          </w:tcPr>
          <w:p w:rsidR="003735A3" w:rsidRPr="00DC1D41" w:rsidRDefault="00135936" w:rsidP="0068161A">
            <w:pPr>
              <w:cnfStyle w:val="000000100000"/>
              <w:rPr>
                <w:ins w:id="2882" w:author="Claus" w:date="2018-12-18T17:19:00Z"/>
                <w:lang w:eastAsia="da-DK"/>
              </w:rPr>
            </w:pPr>
            <w:ins w:id="2883" w:author="Claus" w:date="2018-12-18T18:20:00Z">
              <w:r w:rsidRPr="00135936">
                <w:rPr>
                  <w:lang w:eastAsia="da-DK"/>
                </w:rPr>
                <w:t>testHeadCalculatorNoSlope</w:t>
              </w:r>
            </w:ins>
          </w:p>
        </w:tc>
        <w:tc>
          <w:tcPr>
            <w:tcW w:w="4961" w:type="dxa"/>
          </w:tcPr>
          <w:p w:rsidR="003735A3" w:rsidRDefault="00135936" w:rsidP="00A76332">
            <w:pPr>
              <w:cnfStyle w:val="000000100000"/>
              <w:rPr>
                <w:ins w:id="2884" w:author="Claus" w:date="2018-12-18T17:19:00Z"/>
                <w:lang w:eastAsia="da-DK"/>
              </w:rPr>
            </w:pPr>
            <w:ins w:id="2885" w:author="Claus" w:date="2018-12-18T18:20:00Z">
              <w:r>
                <w:rPr>
                  <w:lang w:eastAsia="da-DK"/>
                </w:rPr>
                <w:t xml:space="preserve">Tester at RulesCalculatorHead udregner korrekt v. </w:t>
              </w:r>
            </w:ins>
            <w:ins w:id="2886" w:author="Claus" w:date="2018-12-18T18:21:00Z">
              <w:r>
                <w:rPr>
                  <w:lang w:eastAsia="da-DK"/>
                </w:rPr>
                <w:t>fladt tag</w:t>
              </w:r>
            </w:ins>
            <w:ins w:id="2887" w:author="Claus" w:date="2018-12-18T18:23:00Z">
              <w:r>
                <w:rPr>
                  <w:lang w:eastAsia="da-DK"/>
                </w:rPr>
                <w:t xml:space="preserve"> med materialer fra databasen via DAO.</w:t>
              </w:r>
            </w:ins>
          </w:p>
        </w:tc>
      </w:tr>
      <w:tr w:rsidR="00135936" w:rsidTr="00404227">
        <w:trPr>
          <w:ins w:id="2888" w:author="Claus" w:date="2018-12-18T18:21:00Z"/>
        </w:trPr>
        <w:tc>
          <w:tcPr>
            <w:cnfStyle w:val="001000000000"/>
            <w:tcW w:w="2546" w:type="dxa"/>
          </w:tcPr>
          <w:p w:rsidR="00135936" w:rsidRDefault="00135936" w:rsidP="00AB2C0A">
            <w:pPr>
              <w:rPr>
                <w:ins w:id="2889" w:author="Claus" w:date="2018-12-18T18:21:00Z"/>
              </w:rPr>
            </w:pPr>
          </w:p>
        </w:tc>
        <w:tc>
          <w:tcPr>
            <w:tcW w:w="2240" w:type="dxa"/>
          </w:tcPr>
          <w:p w:rsidR="00135936" w:rsidRPr="00135936" w:rsidRDefault="00135936" w:rsidP="0068161A">
            <w:pPr>
              <w:cnfStyle w:val="000000000000"/>
              <w:rPr>
                <w:ins w:id="2890" w:author="Claus" w:date="2018-12-18T18:21:00Z"/>
                <w:lang w:eastAsia="da-DK"/>
              </w:rPr>
            </w:pPr>
            <w:ins w:id="2891" w:author="Claus" w:date="2018-12-18T18:21:00Z">
              <w:r w:rsidRPr="00135936">
                <w:rPr>
                  <w:lang w:eastAsia="da-DK"/>
                </w:rPr>
                <w:t>testPostCalculator</w:t>
              </w:r>
            </w:ins>
          </w:p>
        </w:tc>
        <w:tc>
          <w:tcPr>
            <w:tcW w:w="4961" w:type="dxa"/>
          </w:tcPr>
          <w:p w:rsidR="00135936" w:rsidRDefault="00135936" w:rsidP="00135936">
            <w:pPr>
              <w:cnfStyle w:val="000000000000"/>
              <w:rPr>
                <w:ins w:id="2892" w:author="Claus" w:date="2018-12-18T18:21:00Z"/>
                <w:lang w:eastAsia="da-DK"/>
              </w:rPr>
            </w:pPr>
            <w:ins w:id="2893" w:author="Claus" w:date="2018-12-18T18:21:00Z">
              <w:r>
                <w:rPr>
                  <w:lang w:eastAsia="da-DK"/>
                </w:rPr>
                <w:t xml:space="preserve">Tester </w:t>
              </w:r>
            </w:ins>
            <w:ins w:id="2894" w:author="Claus" w:date="2018-12-18T18:24:00Z">
              <w:r>
                <w:rPr>
                  <w:lang w:eastAsia="da-DK"/>
                </w:rPr>
                <w:t xml:space="preserve">RulesCalculatorPost med materialer fra databasen </w:t>
              </w:r>
            </w:ins>
            <w:ins w:id="2895" w:author="Claus" w:date="2018-12-18T18:26:00Z">
              <w:r>
                <w:rPr>
                  <w:lang w:eastAsia="da-DK"/>
                </w:rPr>
                <w:t>hentet med</w:t>
              </w:r>
            </w:ins>
            <w:ins w:id="2896" w:author="Claus" w:date="2018-12-18T18:24:00Z">
              <w:r>
                <w:rPr>
                  <w:lang w:eastAsia="da-DK"/>
                </w:rPr>
                <w:t xml:space="preserve"> DAO.</w:t>
              </w:r>
            </w:ins>
          </w:p>
        </w:tc>
      </w:tr>
      <w:tr w:rsidR="00135936" w:rsidTr="00404227">
        <w:trPr>
          <w:cnfStyle w:val="000000100000"/>
          <w:ins w:id="2897" w:author="Claus" w:date="2018-12-18T18:24:00Z"/>
        </w:trPr>
        <w:tc>
          <w:tcPr>
            <w:cnfStyle w:val="001000000000"/>
            <w:tcW w:w="2546" w:type="dxa"/>
          </w:tcPr>
          <w:p w:rsidR="00135936" w:rsidRDefault="00135936" w:rsidP="00AB2C0A">
            <w:pPr>
              <w:rPr>
                <w:ins w:id="2898" w:author="Claus" w:date="2018-12-18T18:24:00Z"/>
              </w:rPr>
            </w:pPr>
          </w:p>
        </w:tc>
        <w:tc>
          <w:tcPr>
            <w:tcW w:w="2240" w:type="dxa"/>
          </w:tcPr>
          <w:p w:rsidR="00135936" w:rsidRPr="00135936" w:rsidRDefault="00135936" w:rsidP="0068161A">
            <w:pPr>
              <w:cnfStyle w:val="000000100000"/>
              <w:rPr>
                <w:ins w:id="2899" w:author="Claus" w:date="2018-12-18T18:24:00Z"/>
                <w:lang w:eastAsia="da-DK"/>
              </w:rPr>
            </w:pPr>
            <w:ins w:id="2900" w:author="Claus" w:date="2018-12-18T18:24:00Z">
              <w:r w:rsidRPr="00135936">
                <w:rPr>
                  <w:lang w:eastAsia="da-DK"/>
                </w:rPr>
                <w:t>testRoofCalculatorNoSlope</w:t>
              </w:r>
            </w:ins>
          </w:p>
        </w:tc>
        <w:tc>
          <w:tcPr>
            <w:tcW w:w="4961" w:type="dxa"/>
          </w:tcPr>
          <w:p w:rsidR="00135936" w:rsidRDefault="00135936" w:rsidP="00135936">
            <w:pPr>
              <w:cnfStyle w:val="000000100000"/>
              <w:rPr>
                <w:ins w:id="2901" w:author="Claus" w:date="2018-12-18T18:24:00Z"/>
                <w:lang w:eastAsia="da-DK"/>
              </w:rPr>
            </w:pPr>
            <w:ins w:id="2902" w:author="Claus" w:date="2018-12-18T18:25:00Z">
              <w:r>
                <w:rPr>
                  <w:lang w:eastAsia="da-DK"/>
                </w:rPr>
                <w:t xml:space="preserve">Tester RulesCalculatorRoof materialer fra databasen til fladt tag </w:t>
              </w:r>
            </w:ins>
            <w:ins w:id="2903" w:author="Claus" w:date="2018-12-18T18:26:00Z">
              <w:r>
                <w:rPr>
                  <w:lang w:eastAsia="da-DK"/>
                </w:rPr>
                <w:t>hentet med</w:t>
              </w:r>
            </w:ins>
            <w:ins w:id="2904" w:author="Claus" w:date="2018-12-18T18:25:00Z">
              <w:r>
                <w:rPr>
                  <w:lang w:eastAsia="da-DK"/>
                </w:rPr>
                <w:t xml:space="preserve"> DAO.</w:t>
              </w:r>
            </w:ins>
          </w:p>
        </w:tc>
      </w:tr>
      <w:tr w:rsidR="00135936" w:rsidTr="00404227">
        <w:trPr>
          <w:ins w:id="2905" w:author="Claus" w:date="2018-12-18T18:24:00Z"/>
        </w:trPr>
        <w:tc>
          <w:tcPr>
            <w:cnfStyle w:val="001000000000"/>
            <w:tcW w:w="2546" w:type="dxa"/>
          </w:tcPr>
          <w:p w:rsidR="00135936" w:rsidRDefault="00135936" w:rsidP="00AB2C0A">
            <w:pPr>
              <w:rPr>
                <w:ins w:id="2906" w:author="Claus" w:date="2018-12-18T18:24:00Z"/>
              </w:rPr>
            </w:pPr>
          </w:p>
        </w:tc>
        <w:tc>
          <w:tcPr>
            <w:tcW w:w="2240" w:type="dxa"/>
          </w:tcPr>
          <w:p w:rsidR="00135936" w:rsidRPr="00135936" w:rsidRDefault="00135936" w:rsidP="0068161A">
            <w:pPr>
              <w:cnfStyle w:val="000000000000"/>
              <w:rPr>
                <w:ins w:id="2907" w:author="Claus" w:date="2018-12-18T18:24:00Z"/>
                <w:lang w:eastAsia="da-DK"/>
              </w:rPr>
            </w:pPr>
            <w:ins w:id="2908" w:author="Claus" w:date="2018-12-18T18:24:00Z">
              <w:r w:rsidRPr="00135936">
                <w:rPr>
                  <w:lang w:eastAsia="da-DK"/>
                </w:rPr>
                <w:t>testRoofCalculatorSloped</w:t>
              </w:r>
            </w:ins>
          </w:p>
        </w:tc>
        <w:tc>
          <w:tcPr>
            <w:tcW w:w="4961" w:type="dxa"/>
          </w:tcPr>
          <w:p w:rsidR="00135936" w:rsidRDefault="00135936" w:rsidP="00A76332">
            <w:pPr>
              <w:cnfStyle w:val="000000000000"/>
              <w:rPr>
                <w:ins w:id="2909" w:author="Claus" w:date="2018-12-18T18:24:00Z"/>
                <w:lang w:eastAsia="da-DK"/>
              </w:rPr>
            </w:pPr>
            <w:ins w:id="2910" w:author="Claus" w:date="2018-12-18T18:26:00Z">
              <w:r>
                <w:rPr>
                  <w:lang w:eastAsia="da-DK"/>
                </w:rPr>
                <w:t>Som ovenstående, dog til tag med rejsning.</w:t>
              </w:r>
            </w:ins>
          </w:p>
        </w:tc>
      </w:tr>
      <w:tr w:rsidR="00135936" w:rsidTr="00404227">
        <w:trPr>
          <w:cnfStyle w:val="000000100000"/>
          <w:ins w:id="2911" w:author="Claus" w:date="2018-12-18T18:27:00Z"/>
        </w:trPr>
        <w:tc>
          <w:tcPr>
            <w:cnfStyle w:val="001000000000"/>
            <w:tcW w:w="2546" w:type="dxa"/>
          </w:tcPr>
          <w:p w:rsidR="00135936" w:rsidRDefault="00135936" w:rsidP="00AB2C0A">
            <w:pPr>
              <w:rPr>
                <w:ins w:id="2912" w:author="Claus" w:date="2018-12-18T18:27:00Z"/>
              </w:rPr>
            </w:pPr>
            <w:ins w:id="2913" w:author="Claus" w:date="2018-12-18T18:27:00Z">
              <w:r>
                <w:t>MaterialDtoUTest</w:t>
              </w:r>
            </w:ins>
          </w:p>
        </w:tc>
        <w:tc>
          <w:tcPr>
            <w:tcW w:w="2240" w:type="dxa"/>
          </w:tcPr>
          <w:p w:rsidR="00135936" w:rsidRPr="00135936" w:rsidRDefault="00135936" w:rsidP="0068161A">
            <w:pPr>
              <w:cnfStyle w:val="000000100000"/>
              <w:rPr>
                <w:ins w:id="2914" w:author="Claus" w:date="2018-12-18T18:27:00Z"/>
                <w:lang w:eastAsia="da-DK"/>
              </w:rPr>
            </w:pPr>
            <w:ins w:id="2915" w:author="Claus" w:date="2018-12-18T18:27:00Z">
              <w:r>
                <w:rPr>
                  <w:lang w:eastAsia="da-DK"/>
                </w:rPr>
                <w:t>materialComparison</w:t>
              </w:r>
            </w:ins>
          </w:p>
        </w:tc>
        <w:tc>
          <w:tcPr>
            <w:tcW w:w="4961" w:type="dxa"/>
          </w:tcPr>
          <w:p w:rsidR="00135936" w:rsidRDefault="00135936" w:rsidP="00135936">
            <w:pPr>
              <w:cnfStyle w:val="000000100000"/>
              <w:rPr>
                <w:ins w:id="2916" w:author="Claus" w:date="2018-12-18T18:27:00Z"/>
                <w:lang w:eastAsia="da-DK"/>
              </w:rPr>
            </w:pPr>
            <w:ins w:id="2917" w:author="Claus" w:date="2018-12-18T18:27:00Z">
              <w:r>
                <w:rPr>
                  <w:lang w:eastAsia="da-DK"/>
                </w:rPr>
                <w:t xml:space="preserve">Tester implementationen af Comparable interfacet på MaterialDTO, hvor sammenligning sker på </w:t>
              </w:r>
            </w:ins>
            <w:ins w:id="2918" w:author="Claus" w:date="2018-12-18T18:29:00Z">
              <w:r>
                <w:rPr>
                  <w:lang w:eastAsia="da-DK"/>
                </w:rPr>
                <w:t>materialTypeId</w:t>
              </w:r>
            </w:ins>
            <w:ins w:id="2919" w:author="Claus" w:date="2018-12-18T18:27:00Z">
              <w:r>
                <w:rPr>
                  <w:lang w:eastAsia="da-DK"/>
                </w:rPr>
                <w:t>.</w:t>
              </w:r>
            </w:ins>
          </w:p>
        </w:tc>
      </w:tr>
      <w:tr w:rsidR="00135936" w:rsidTr="00404227">
        <w:trPr>
          <w:ins w:id="2920" w:author="Claus" w:date="2018-12-18T18:28:00Z"/>
        </w:trPr>
        <w:tc>
          <w:tcPr>
            <w:cnfStyle w:val="001000000000"/>
            <w:tcW w:w="2546" w:type="dxa"/>
          </w:tcPr>
          <w:p w:rsidR="00135936" w:rsidRDefault="00135936" w:rsidP="00AB2C0A">
            <w:pPr>
              <w:rPr>
                <w:ins w:id="2921" w:author="Claus" w:date="2018-12-18T18:28:00Z"/>
              </w:rPr>
            </w:pPr>
          </w:p>
        </w:tc>
        <w:tc>
          <w:tcPr>
            <w:tcW w:w="2240" w:type="dxa"/>
          </w:tcPr>
          <w:p w:rsidR="00135936" w:rsidRDefault="00135936" w:rsidP="0068161A">
            <w:pPr>
              <w:cnfStyle w:val="000000000000"/>
              <w:rPr>
                <w:ins w:id="2922" w:author="Claus" w:date="2018-12-18T18:28:00Z"/>
                <w:lang w:eastAsia="da-DK"/>
              </w:rPr>
            </w:pPr>
            <w:ins w:id="2923" w:author="Claus" w:date="2018-12-18T18:29:00Z">
              <w:r w:rsidRPr="00135936">
                <w:rPr>
                  <w:lang w:eastAsia="da-DK"/>
                </w:rPr>
                <w:t>materialComparisonWithNegativeTypeId</w:t>
              </w:r>
            </w:ins>
          </w:p>
        </w:tc>
        <w:tc>
          <w:tcPr>
            <w:tcW w:w="4961" w:type="dxa"/>
          </w:tcPr>
          <w:p w:rsidR="00135936" w:rsidRDefault="00135936" w:rsidP="00A76332">
            <w:pPr>
              <w:cnfStyle w:val="000000000000"/>
              <w:rPr>
                <w:ins w:id="2924" w:author="Claus" w:date="2018-12-18T18:28:00Z"/>
                <w:lang w:eastAsia="da-DK"/>
              </w:rPr>
            </w:pPr>
            <w:ins w:id="2925" w:author="Claus" w:date="2018-12-18T18:29:00Z">
              <w:r>
                <w:rPr>
                  <w:lang w:eastAsia="da-DK"/>
                </w:rPr>
                <w:t>Tester at implementationen af Comparable&lt;MaterialDTO&gt; ikke fejler v. negative værdier.</w:t>
              </w:r>
            </w:ins>
          </w:p>
        </w:tc>
      </w:tr>
      <w:tr w:rsidR="00135936" w:rsidTr="00404227">
        <w:trPr>
          <w:cnfStyle w:val="000000100000"/>
          <w:ins w:id="2926" w:author="Claus" w:date="2018-12-18T18:29:00Z"/>
        </w:trPr>
        <w:tc>
          <w:tcPr>
            <w:cnfStyle w:val="001000000000"/>
            <w:tcW w:w="2546" w:type="dxa"/>
          </w:tcPr>
          <w:p w:rsidR="00135936" w:rsidRDefault="00135936" w:rsidP="00AB2C0A">
            <w:pPr>
              <w:rPr>
                <w:ins w:id="2927" w:author="Claus" w:date="2018-12-18T18:29:00Z"/>
              </w:rPr>
            </w:pPr>
          </w:p>
        </w:tc>
        <w:tc>
          <w:tcPr>
            <w:tcW w:w="2240" w:type="dxa"/>
          </w:tcPr>
          <w:p w:rsidR="00135936" w:rsidRPr="00135936" w:rsidRDefault="00135936" w:rsidP="00135936">
            <w:pPr>
              <w:cnfStyle w:val="000000100000"/>
              <w:rPr>
                <w:ins w:id="2928" w:author="Claus" w:date="2018-12-18T18:29:00Z"/>
                <w:lang w:eastAsia="da-DK"/>
              </w:rPr>
            </w:pPr>
            <w:ins w:id="2929" w:author="Claus" w:date="2018-12-18T18:30:00Z">
              <w:r w:rsidRPr="00135936">
                <w:rPr>
                  <w:lang w:eastAsia="da-DK"/>
                </w:rPr>
                <w:t>materialComparisonWithNull</w:t>
              </w:r>
            </w:ins>
          </w:p>
        </w:tc>
        <w:tc>
          <w:tcPr>
            <w:tcW w:w="4961" w:type="dxa"/>
          </w:tcPr>
          <w:p w:rsidR="00135936" w:rsidRDefault="00135936" w:rsidP="00A76332">
            <w:pPr>
              <w:cnfStyle w:val="000000100000"/>
              <w:rPr>
                <w:ins w:id="2930" w:author="Claus" w:date="2018-12-18T18:29:00Z"/>
                <w:lang w:eastAsia="da-DK"/>
              </w:rPr>
            </w:pPr>
            <w:ins w:id="2931" w:author="Claus" w:date="2018-12-18T18:30:00Z">
              <w:r>
                <w:rPr>
                  <w:lang w:eastAsia="da-DK"/>
                </w:rPr>
                <w:t>Tester at Comparable&lt;MaterialDTO&gt; ikke fejler ved null-værdier.</w:t>
              </w:r>
            </w:ins>
          </w:p>
        </w:tc>
      </w:tr>
    </w:tbl>
    <w:p w:rsidR="00AB2C0A" w:rsidRDefault="00AB2C0A">
      <w:pPr>
        <w:rPr>
          <w:ins w:id="2932" w:author="Claus" w:date="2018-12-18T18:43:00Z"/>
          <w:b/>
        </w:rPr>
      </w:pPr>
    </w:p>
    <w:p w:rsidR="000A0755" w:rsidRDefault="00C30F07" w:rsidP="000A0755">
      <w:pPr>
        <w:pStyle w:val="Overskrift2"/>
        <w:rPr>
          <w:ins w:id="2933" w:author="Claus" w:date="2018-12-18T18:43:00Z"/>
        </w:rPr>
        <w:pPrChange w:id="2934" w:author="Claus" w:date="2018-12-18T18:43:00Z">
          <w:pPr/>
        </w:pPrChange>
      </w:pPr>
      <w:ins w:id="2935" w:author="Claus" w:date="2018-12-18T18:43:00Z">
        <w:r>
          <w:lastRenderedPageBreak/>
          <w:t>Herunder ses en JaCoCo rapport for projektet.</w:t>
        </w:r>
      </w:ins>
    </w:p>
    <w:p w:rsidR="000A0755" w:rsidRDefault="008D1CB6" w:rsidP="000A0755">
      <w:pPr>
        <w:ind w:left="-142"/>
        <w:rPr>
          <w:ins w:id="2936" w:author="Claus" w:date="2018-12-18T12:16:00Z"/>
        </w:rPr>
        <w:pPrChange w:id="2937" w:author="Claus" w:date="2018-12-18T18:44:00Z">
          <w:pPr/>
        </w:pPrChange>
      </w:pPr>
      <w:ins w:id="2938" w:author="Claus" w:date="2018-12-18T18:43:00Z">
        <w:r>
          <w:rPr>
            <w:noProof/>
            <w:lang w:eastAsia="da-DK"/>
            <w:rPrChange w:id="2939" w:author="Unknown">
              <w:rPr>
                <w:noProof/>
                <w:color w:val="0000FF" w:themeColor="hyperlink"/>
                <w:u w:val="single"/>
                <w:lang w:eastAsia="da-DK"/>
              </w:rPr>
            </w:rPrChange>
          </w:rPr>
          <w:drawing>
            <wp:inline distT="0" distB="0" distL="0" distR="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27"/>
                      <a:stretch>
                        <a:fillRect/>
                      </a:stretch>
                    </pic:blipFill>
                    <pic:spPr>
                      <a:xfrm>
                        <a:off x="0" y="0"/>
                        <a:ext cx="6188710" cy="3993515"/>
                      </a:xfrm>
                      <a:prstGeom prst="rect">
                        <a:avLst/>
                      </a:prstGeom>
                    </pic:spPr>
                  </pic:pic>
                </a:graphicData>
              </a:graphic>
            </wp:inline>
          </w:drawing>
        </w:r>
      </w:ins>
    </w:p>
    <w:p w:rsidR="000A0755" w:rsidRDefault="00511969" w:rsidP="000A0755">
      <w:pPr>
        <w:pStyle w:val="Overskrift2"/>
        <w:rPr>
          <w:del w:id="2940" w:author="Claus" w:date="2018-12-18T12:08:00Z"/>
        </w:rPr>
        <w:pPrChange w:id="2941" w:author="Claus" w:date="2018-12-18T18:43:00Z">
          <w:pPr>
            <w:pStyle w:val="Overskrift1"/>
          </w:pPr>
        </w:pPrChange>
      </w:pPr>
      <w:del w:id="2942" w:author="Claus" w:date="2018-12-18T12:08:00Z">
        <w:r w:rsidDel="00231B65">
          <w:delText>Interessentanalyse</w:delText>
        </w:r>
      </w:del>
    </w:p>
    <w:p w:rsidR="000A0755" w:rsidRDefault="009707C6" w:rsidP="000A0755">
      <w:pPr>
        <w:pStyle w:val="Overskrift2"/>
        <w:rPr>
          <w:del w:id="2943" w:author="Claus" w:date="2018-12-18T12:08:00Z"/>
          <w:rStyle w:val="Strk"/>
        </w:rPr>
        <w:pPrChange w:id="2944" w:author="Claus" w:date="2018-12-18T18:43:00Z">
          <w:pPr>
            <w:pStyle w:val="Listeafsnit"/>
            <w:numPr>
              <w:numId w:val="1"/>
            </w:numPr>
            <w:ind w:hanging="360"/>
          </w:pPr>
        </w:pPrChange>
      </w:pPr>
      <w:del w:id="2945" w:author="Claus" w:date="2018-12-18T12:08:00Z">
        <w:r w:rsidRPr="0014228C" w:rsidDel="00231B65">
          <w:rPr>
            <w:rStyle w:val="Strk"/>
          </w:rPr>
          <w:delText xml:space="preserve">Martin (eller anden nøglemedarbejder i trælasten): </w:delText>
        </w:r>
      </w:del>
    </w:p>
    <w:p w:rsidR="000A0755" w:rsidRDefault="009707C6" w:rsidP="000A0755">
      <w:pPr>
        <w:pStyle w:val="Overskrift2"/>
        <w:rPr>
          <w:del w:id="2946" w:author="Claus" w:date="2018-12-18T12:08:00Z"/>
        </w:rPr>
        <w:pPrChange w:id="2947" w:author="Claus" w:date="2018-12-18T18:43:00Z">
          <w:pPr>
            <w:pStyle w:val="Listeafsnit"/>
            <w:numPr>
              <w:numId w:val="2"/>
            </w:numPr>
            <w:ind w:left="1080" w:hanging="360"/>
          </w:pPr>
        </w:pPrChange>
      </w:pPr>
      <w:del w:id="2948" w:author="Claus" w:date="2018-12-18T12:08:00Z">
        <w:r w:rsidDel="00231B65">
          <w:delText xml:space="preserve">Har en stor viden om nuværende situation og ønsker om den fremtidige. </w:delText>
        </w:r>
      </w:del>
    </w:p>
    <w:p w:rsidR="000A0755" w:rsidRDefault="009707C6" w:rsidP="000A0755">
      <w:pPr>
        <w:pStyle w:val="Overskrift2"/>
        <w:rPr>
          <w:del w:id="2949" w:author="Claus" w:date="2018-12-18T12:08:00Z"/>
        </w:rPr>
        <w:pPrChange w:id="2950" w:author="Claus" w:date="2018-12-18T18:43:00Z">
          <w:pPr>
            <w:pStyle w:val="Listeafsnit"/>
            <w:numPr>
              <w:numId w:val="2"/>
            </w:numPr>
            <w:ind w:left="1080" w:hanging="360"/>
          </w:pPr>
        </w:pPrChange>
      </w:pPr>
      <w:del w:id="2951" w:author="Claus" w:date="2018-12-18T12:08:00Z">
        <w:r w:rsidDel="00231B65">
          <w:delText xml:space="preserve">Er – så vidt vides – den eneste der har adgang til systemets administrative del. </w:delText>
        </w:r>
      </w:del>
    </w:p>
    <w:p w:rsidR="000A0755" w:rsidRDefault="009707C6" w:rsidP="000A0755">
      <w:pPr>
        <w:pStyle w:val="Overskrift2"/>
        <w:rPr>
          <w:del w:id="2952" w:author="Claus" w:date="2018-12-18T12:08:00Z"/>
        </w:rPr>
        <w:pPrChange w:id="2953" w:author="Claus" w:date="2018-12-18T18:43:00Z">
          <w:pPr>
            <w:pStyle w:val="Listeafsnit"/>
            <w:numPr>
              <w:numId w:val="2"/>
            </w:numPr>
            <w:ind w:left="1080" w:hanging="360"/>
          </w:pPr>
        </w:pPrChange>
      </w:pPr>
      <w:del w:id="2954" w:author="Claus" w:date="2018-12-18T12:08:00Z">
        <w:r w:rsidDel="00231B65">
          <w:delText>Har indgående kendskab til sædvanlige problemstillinger ifm. bestillinger af carporte</w:delText>
        </w:r>
        <w:r w:rsidR="002A6E98" w:rsidDel="00231B65">
          <w:delText>, f.eks. skæve dimensioner, for store skure, for høj rejsning mv</w:delText>
        </w:r>
        <w:r w:rsidDel="00231B65">
          <w:delText>.</w:delText>
        </w:r>
      </w:del>
    </w:p>
    <w:p w:rsidR="000A0755" w:rsidRDefault="009707C6" w:rsidP="000A0755">
      <w:pPr>
        <w:pStyle w:val="Overskrift2"/>
        <w:rPr>
          <w:del w:id="2955" w:author="Claus" w:date="2018-12-18T12:08:00Z"/>
        </w:rPr>
        <w:pPrChange w:id="2956" w:author="Claus" w:date="2018-12-18T18:43:00Z">
          <w:pPr>
            <w:pStyle w:val="Listeafsnit"/>
            <w:numPr>
              <w:numId w:val="2"/>
            </w:numPr>
            <w:ind w:left="1080" w:hanging="360"/>
          </w:pPr>
        </w:pPrChange>
      </w:pPr>
      <w:del w:id="2957" w:author="Claus" w:date="2018-12-18T12:08:00Z">
        <w:r w:rsidDel="00231B65">
          <w:delText>Står for nuværende prisjustering og ”mapning” mellem gl. varenumre og nye.</w:delText>
        </w:r>
      </w:del>
    </w:p>
    <w:p w:rsidR="000A0755" w:rsidRDefault="009707C6" w:rsidP="000A0755">
      <w:pPr>
        <w:pStyle w:val="Overskrift2"/>
        <w:rPr>
          <w:del w:id="2958" w:author="Claus" w:date="2018-12-18T12:08:00Z"/>
          <w:rStyle w:val="Strk"/>
        </w:rPr>
        <w:pPrChange w:id="2959" w:author="Claus" w:date="2018-12-18T18:43:00Z">
          <w:pPr>
            <w:pStyle w:val="Listeafsnit"/>
            <w:numPr>
              <w:numId w:val="1"/>
            </w:numPr>
            <w:ind w:hanging="360"/>
          </w:pPr>
        </w:pPrChange>
      </w:pPr>
      <w:del w:id="2960" w:author="Claus" w:date="2018-12-18T12:08:00Z">
        <w:r w:rsidRPr="0014228C" w:rsidDel="00231B65">
          <w:rPr>
            <w:rStyle w:val="Strk"/>
          </w:rPr>
          <w:delText>Alm. medarbejdere i trælasten:</w:delText>
        </w:r>
      </w:del>
    </w:p>
    <w:p w:rsidR="000A0755" w:rsidRDefault="009707C6" w:rsidP="000A0755">
      <w:pPr>
        <w:pStyle w:val="Overskrift2"/>
        <w:rPr>
          <w:del w:id="2961" w:author="Claus" w:date="2018-12-18T12:08:00Z"/>
        </w:rPr>
        <w:pPrChange w:id="2962" w:author="Claus" w:date="2018-12-18T18:43:00Z">
          <w:pPr>
            <w:pStyle w:val="Listeafsnit"/>
            <w:numPr>
              <w:numId w:val="3"/>
            </w:numPr>
            <w:ind w:left="1080" w:hanging="360"/>
          </w:pPr>
        </w:pPrChange>
      </w:pPr>
      <w:del w:id="2963" w:author="Claus" w:date="2018-12-18T12:08:00Z">
        <w:r w:rsidDel="00231B65">
          <w:delText>Skal evt. kunne betjene systemet, så salg af carporte/træk af styklister, ændring af priser og pakning også kan ske når Martin eller anden nøglemedarbejder ikke er på arbejde.</w:delText>
        </w:r>
      </w:del>
    </w:p>
    <w:p w:rsidR="000A0755" w:rsidRDefault="009707C6" w:rsidP="000A0755">
      <w:pPr>
        <w:pStyle w:val="Overskrift2"/>
        <w:rPr>
          <w:del w:id="2964" w:author="Claus" w:date="2018-12-18T12:08:00Z"/>
          <w:rStyle w:val="Strk"/>
        </w:rPr>
        <w:pPrChange w:id="2965" w:author="Claus" w:date="2018-12-18T18:43:00Z">
          <w:pPr>
            <w:pStyle w:val="Listeafsnit"/>
            <w:numPr>
              <w:numId w:val="1"/>
            </w:numPr>
            <w:ind w:hanging="360"/>
          </w:pPr>
        </w:pPrChange>
      </w:pPr>
      <w:del w:id="2966" w:author="Claus" w:date="2018-12-18T12:08:00Z">
        <w:r w:rsidRPr="0014228C" w:rsidDel="00231B65">
          <w:rPr>
            <w:rStyle w:val="Strk"/>
          </w:rPr>
          <w:delText>Kunder:</w:delText>
        </w:r>
      </w:del>
    </w:p>
    <w:p w:rsidR="000A0755" w:rsidRDefault="009707C6" w:rsidP="000A0755">
      <w:pPr>
        <w:pStyle w:val="Overskrift2"/>
        <w:rPr>
          <w:del w:id="2967" w:author="Claus" w:date="2018-12-18T12:08:00Z"/>
        </w:rPr>
        <w:pPrChange w:id="2968" w:author="Claus" w:date="2018-12-18T18:43:00Z">
          <w:pPr>
            <w:pStyle w:val="Listeafsnit"/>
            <w:numPr>
              <w:numId w:val="4"/>
            </w:numPr>
            <w:ind w:left="1080" w:hanging="360"/>
          </w:pPr>
        </w:pPrChange>
      </w:pPr>
      <w:del w:id="2969" w:author="Claus" w:date="2018-12-18T12:08:00Z">
        <w:r w:rsidDel="00231B65">
          <w:delText xml:space="preserve">Jf. interview vil kunder få mulighed </w:delText>
        </w:r>
        <w:r w:rsidR="002A6E98" w:rsidDel="00231B65">
          <w:delText xml:space="preserve">for valg </w:delText>
        </w:r>
        <w:r w:rsidDel="00231B65">
          <w:delText xml:space="preserve">af beklædningsmaterialer, tagbelægning mv. </w:delText>
        </w:r>
      </w:del>
    </w:p>
    <w:p w:rsidR="000A0755" w:rsidRDefault="00922AAE" w:rsidP="000A0755">
      <w:pPr>
        <w:pStyle w:val="Overskrift2"/>
        <w:rPr>
          <w:del w:id="2970" w:author="Claus" w:date="2018-12-18T12:08:00Z"/>
          <w:rStyle w:val="Strk"/>
        </w:rPr>
        <w:pPrChange w:id="2971" w:author="Claus" w:date="2018-12-18T18:43:00Z">
          <w:pPr>
            <w:pStyle w:val="Listeafsnit"/>
            <w:numPr>
              <w:numId w:val="1"/>
            </w:numPr>
            <w:ind w:hanging="360"/>
          </w:pPr>
        </w:pPrChange>
      </w:pPr>
      <w:del w:id="2972" w:author="Claus" w:date="2018-12-18T12:08:00Z">
        <w:r w:rsidRPr="0014228C" w:rsidDel="00231B65">
          <w:rPr>
            <w:rStyle w:val="Strk"/>
          </w:rPr>
          <w:delText>Administration:</w:delText>
        </w:r>
      </w:del>
    </w:p>
    <w:p w:rsidR="000A0755" w:rsidRDefault="002A6E98" w:rsidP="000A0755">
      <w:pPr>
        <w:pStyle w:val="Overskrift2"/>
        <w:rPr>
          <w:del w:id="2973" w:author="Claus" w:date="2018-12-18T12:08:00Z"/>
        </w:rPr>
        <w:pPrChange w:id="2974" w:author="Claus" w:date="2018-12-18T18:43:00Z">
          <w:pPr>
            <w:pStyle w:val="Listeafsnit"/>
            <w:numPr>
              <w:numId w:val="5"/>
            </w:numPr>
            <w:ind w:left="1080" w:hanging="360"/>
          </w:pPr>
        </w:pPrChange>
      </w:pPr>
      <w:del w:id="2975" w:author="Claus" w:date="2018-12-18T12:08:00Z">
        <w:r w:rsidDel="00231B65">
          <w:delText xml:space="preserve">Evt. færre reklamationssager </w:delText>
        </w:r>
        <w:r w:rsidR="00307E1F" w:rsidDel="00231B65">
          <w:delText>afledt af f.eks. misforstået telefonisk dialog.</w:delText>
        </w:r>
      </w:del>
    </w:p>
    <w:p w:rsidR="000A0755" w:rsidRDefault="00307E1F" w:rsidP="000A0755">
      <w:pPr>
        <w:pStyle w:val="Overskrift2"/>
        <w:rPr>
          <w:del w:id="2976" w:author="Claus" w:date="2018-12-18T12:08:00Z"/>
        </w:rPr>
        <w:pPrChange w:id="2977" w:author="Claus" w:date="2018-12-18T18:43:00Z">
          <w:pPr>
            <w:pStyle w:val="Listeafsnit"/>
            <w:numPr>
              <w:numId w:val="5"/>
            </w:numPr>
            <w:ind w:left="1080" w:hanging="360"/>
          </w:pPr>
        </w:pPrChange>
      </w:pPr>
      <w:del w:id="2978" w:author="Claus" w:date="2018-12-18T12:08:00Z">
        <w:r w:rsidDel="00231B65">
          <w:delText>Bedre/korrekt overskudsgrad som flg. af korrekt beregning af f.eks. belægning/beklædning.</w:delText>
        </w:r>
      </w:del>
    </w:p>
    <w:p w:rsidR="000A0755" w:rsidRDefault="00307E1F" w:rsidP="000A0755">
      <w:pPr>
        <w:pStyle w:val="Overskrift2"/>
        <w:rPr>
          <w:del w:id="2979" w:author="Claus" w:date="2018-12-18T12:08:00Z"/>
        </w:rPr>
        <w:pPrChange w:id="2980" w:author="Claus" w:date="2018-12-18T18:43:00Z">
          <w:pPr>
            <w:pStyle w:val="Listeafsnit"/>
            <w:numPr>
              <w:numId w:val="5"/>
            </w:numPr>
            <w:ind w:left="1080" w:hanging="360"/>
          </w:pPr>
        </w:pPrChange>
      </w:pPr>
      <w:del w:id="2981" w:author="Claus" w:date="2018-12-18T12:08:00Z">
        <w:r w:rsidDel="00231B65">
          <w:delText>Flere ordrer fordi systemet giver kunder mulighed for at gennemføre forespørgsler til ende før telefonisk kontakt, f.eks. valg af beklædning, belægning, dimensioner mv.</w:delText>
        </w:r>
      </w:del>
    </w:p>
    <w:p w:rsidR="000A0755" w:rsidRDefault="00C15A62" w:rsidP="000A0755">
      <w:pPr>
        <w:pStyle w:val="Overskrift2"/>
        <w:rPr>
          <w:del w:id="2982" w:author="Claus" w:date="2018-12-18T12:08:00Z"/>
        </w:rPr>
        <w:pPrChange w:id="2983" w:author="Claus" w:date="2018-12-18T18:43:00Z">
          <w:pPr>
            <w:pStyle w:val="Listeafsnit"/>
            <w:numPr>
              <w:numId w:val="5"/>
            </w:numPr>
            <w:ind w:left="1080" w:hanging="360"/>
          </w:pPr>
        </w:pPrChange>
      </w:pPr>
      <w:del w:id="2984" w:author="Claus" w:date="2018-12-18T12:08:00Z">
        <w:r w:rsidDel="00231B65">
          <w:delText>Færre risici forbundet med opdatering / vedligehold af systemet (f.eks. v. sygdom/bortgang af ngl. medarbejder).</w:delText>
        </w:r>
      </w:del>
    </w:p>
    <w:p w:rsidR="000A0755" w:rsidRDefault="002A6E98" w:rsidP="000A0755">
      <w:pPr>
        <w:pStyle w:val="Overskrift2"/>
        <w:rPr>
          <w:del w:id="2985" w:author="Claus" w:date="2018-12-18T12:08:00Z"/>
          <w:rStyle w:val="Strk"/>
        </w:rPr>
        <w:pPrChange w:id="2986" w:author="Claus" w:date="2018-12-18T18:43:00Z">
          <w:pPr>
            <w:pStyle w:val="Listeafsnit"/>
            <w:numPr>
              <w:numId w:val="1"/>
            </w:numPr>
            <w:ind w:hanging="360"/>
          </w:pPr>
        </w:pPrChange>
      </w:pPr>
      <w:del w:id="2987" w:author="Claus" w:date="2018-12-18T12:08:00Z">
        <w:r w:rsidRPr="0014228C" w:rsidDel="00231B65">
          <w:rPr>
            <w:rStyle w:val="Strk"/>
          </w:rPr>
          <w:delText>Direktion:</w:delText>
        </w:r>
      </w:del>
    </w:p>
    <w:p w:rsidR="000A0755" w:rsidRDefault="00307E1F" w:rsidP="000A0755">
      <w:pPr>
        <w:pStyle w:val="Overskrift2"/>
        <w:rPr>
          <w:del w:id="2988" w:author="Claus" w:date="2018-12-18T12:08:00Z"/>
        </w:rPr>
        <w:pPrChange w:id="2989" w:author="Claus" w:date="2018-12-18T18:43:00Z">
          <w:pPr>
            <w:pStyle w:val="Listeafsnit"/>
            <w:numPr>
              <w:numId w:val="6"/>
            </w:numPr>
            <w:ind w:left="1080" w:hanging="360"/>
          </w:pPr>
        </w:pPrChange>
      </w:pPr>
      <w:del w:id="2990" w:author="Claus" w:date="2018-12-18T12:08:00Z">
        <w:r w:rsidDel="00231B65">
          <w:delText>Skal beslutte om systemet har et fornuftigt ROI og dermed om det skal implementeres.</w:delText>
        </w:r>
      </w:del>
    </w:p>
    <w:p w:rsidR="000A0755" w:rsidRDefault="00C15A62" w:rsidP="000A0755">
      <w:pPr>
        <w:pStyle w:val="Overskrift2"/>
        <w:rPr>
          <w:del w:id="2991" w:author="Claus" w:date="2018-12-18T12:08:00Z"/>
        </w:rPr>
        <w:pPrChange w:id="2992" w:author="Claus" w:date="2018-12-18T18:43:00Z">
          <w:pPr>
            <w:pStyle w:val="Listeafsnit"/>
            <w:numPr>
              <w:numId w:val="6"/>
            </w:numPr>
            <w:ind w:left="1080" w:hanging="360"/>
          </w:pPr>
        </w:pPrChange>
      </w:pPr>
      <w:del w:id="2993" w:author="Claus" w:date="2018-12-18T12:08:00Z">
        <w:r w:rsidDel="00231B65">
          <w:delText>Bedre bundlinje ved større salg/optimering af overskudsgrad.</w:delText>
        </w:r>
      </w:del>
    </w:p>
    <w:p w:rsidR="000A0755" w:rsidRDefault="000A0755" w:rsidP="000A0755">
      <w:pPr>
        <w:pStyle w:val="Overskrift2"/>
        <w:rPr>
          <w:del w:id="2994" w:author="Claus" w:date="2018-12-18T12:08:00Z"/>
        </w:rPr>
        <w:pPrChange w:id="2995" w:author="Claus" w:date="2018-12-18T18:43:00Z">
          <w:pPr/>
        </w:pPrChange>
      </w:pPr>
    </w:p>
    <w:p w:rsidR="000A0755" w:rsidRDefault="000A0755" w:rsidP="000A0755">
      <w:pPr>
        <w:pStyle w:val="Overskrift2"/>
        <w:rPr>
          <w:del w:id="2996" w:author="Claus" w:date="2018-12-18T12:08:00Z"/>
        </w:rPr>
        <w:pPrChange w:id="2997" w:author="Claus" w:date="2018-12-18T18:43:00Z">
          <w:pPr/>
        </w:pPrChange>
      </w:pPr>
    </w:p>
    <w:tbl>
      <w:tblPr>
        <w:tblStyle w:val="Mediumgitter3-fremhvningsfarve1"/>
        <w:tblW w:w="0" w:type="auto"/>
        <w:tblLook w:val="04A0"/>
      </w:tblPr>
      <w:tblGrid>
        <w:gridCol w:w="2387"/>
        <w:gridCol w:w="2094"/>
        <w:gridCol w:w="2874"/>
        <w:gridCol w:w="2607"/>
      </w:tblGrid>
      <w:tr w:rsidR="00D95CBB" w:rsidDel="00231B65" w:rsidTr="00ED5E7B">
        <w:trPr>
          <w:cnfStyle w:val="100000000000"/>
          <w:del w:id="2998" w:author="Claus" w:date="2018-12-18T12:08:00Z"/>
        </w:trPr>
        <w:tc>
          <w:tcPr>
            <w:cnfStyle w:val="001000000000"/>
            <w:tcW w:w="1629" w:type="dxa"/>
          </w:tcPr>
          <w:p w:rsidR="000A0755" w:rsidRDefault="000A0755" w:rsidP="000A0755">
            <w:pPr>
              <w:pStyle w:val="Overskrift2"/>
              <w:rPr>
                <w:del w:id="2999" w:author="Claus" w:date="2018-12-18T12:08:00Z"/>
                <w:rFonts w:ascii="Arial" w:eastAsiaTheme="minorHAnsi" w:hAnsi="Arial" w:cs="Arial"/>
                <w:b w:val="0"/>
                <w:bCs w:val="0"/>
                <w:color w:val="auto"/>
                <w:lang w:eastAsia="ja-JP"/>
              </w:rPr>
              <w:pPrChange w:id="3000" w:author="Claus" w:date="2018-12-18T18:43:00Z">
                <w:pPr>
                  <w:spacing w:after="200" w:line="276" w:lineRule="auto"/>
                </w:pPr>
              </w:pPrChange>
            </w:pPr>
          </w:p>
          <w:p w:rsidR="000A0755" w:rsidRDefault="00D95CBB" w:rsidP="000A0755">
            <w:pPr>
              <w:pStyle w:val="Overskrift2"/>
              <w:rPr>
                <w:del w:id="3001" w:author="Claus" w:date="2018-12-18T12:08:00Z"/>
                <w:rFonts w:ascii="Arial" w:hAnsi="Arial" w:cs="Arial"/>
                <w:b w:val="0"/>
                <w:bCs w:val="0"/>
                <w:color w:val="auto"/>
              </w:rPr>
              <w:pPrChange w:id="3002" w:author="Claus" w:date="2018-12-18T18:43:00Z">
                <w:pPr>
                  <w:spacing w:after="200" w:line="276" w:lineRule="auto"/>
                </w:pPr>
              </w:pPrChange>
            </w:pPr>
            <w:del w:id="3003" w:author="Claus" w:date="2018-12-18T12:08:00Z">
              <w:r w:rsidDel="00231B65">
                <w:rPr>
                  <w:rFonts w:ascii="Arial" w:eastAsiaTheme="minorHAnsi" w:hAnsi="Arial" w:cs="Arial"/>
                  <w:lang w:eastAsia="ja-JP"/>
                </w:rPr>
                <w:delText>▼</w:delText>
              </w:r>
              <w:r w:rsidDel="00231B65">
                <w:delText>Indflydelse</w:delText>
              </w:r>
            </w:del>
          </w:p>
        </w:tc>
        <w:tc>
          <w:tcPr>
            <w:tcW w:w="1630" w:type="dxa"/>
          </w:tcPr>
          <w:p w:rsidR="000A0755" w:rsidRDefault="00D95CBB" w:rsidP="000A0755">
            <w:pPr>
              <w:pStyle w:val="Overskrift2"/>
              <w:cnfStyle w:val="100000000000"/>
              <w:rPr>
                <w:del w:id="3004" w:author="Claus" w:date="2018-12-18T12:08:00Z"/>
                <w:rFonts w:ascii="Arial" w:hAnsi="Arial" w:cs="Arial"/>
                <w:b w:val="0"/>
                <w:bCs w:val="0"/>
                <w:color w:val="auto"/>
              </w:rPr>
              <w:pPrChange w:id="3005" w:author="Claus" w:date="2018-12-18T18:43:00Z">
                <w:pPr>
                  <w:spacing w:after="200" w:line="276" w:lineRule="auto"/>
                  <w:cnfStyle w:val="100000000000"/>
                </w:pPr>
              </w:pPrChange>
            </w:pPr>
            <w:del w:id="3006" w:author="Claus" w:date="2018-12-18T12:08:00Z">
              <w:r w:rsidDel="00231B65">
                <w:delText xml:space="preserve">Medvirken </w:delText>
              </w:r>
              <w:r w:rsidDel="00231B65">
                <w:rPr>
                  <w:rFonts w:ascii="Arial" w:hAnsi="Arial" w:cs="Arial"/>
                </w:rPr>
                <w:delText>►</w:delText>
              </w:r>
            </w:del>
          </w:p>
        </w:tc>
        <w:tc>
          <w:tcPr>
            <w:tcW w:w="3259" w:type="dxa"/>
          </w:tcPr>
          <w:p w:rsidR="000A0755" w:rsidRDefault="00D95CBB" w:rsidP="000A0755">
            <w:pPr>
              <w:pStyle w:val="Overskrift2"/>
              <w:cnfStyle w:val="100000000000"/>
              <w:rPr>
                <w:del w:id="3007" w:author="Claus" w:date="2018-12-18T12:08:00Z"/>
                <w:b w:val="0"/>
                <w:bCs w:val="0"/>
                <w:color w:val="auto"/>
              </w:rPr>
              <w:pPrChange w:id="3008" w:author="Claus" w:date="2018-12-18T18:43:00Z">
                <w:pPr>
                  <w:spacing w:after="200" w:line="276" w:lineRule="auto"/>
                  <w:cnfStyle w:val="100000000000"/>
                </w:pPr>
              </w:pPrChange>
            </w:pPr>
            <w:del w:id="3009" w:author="Claus" w:date="2018-12-18T12:08:00Z">
              <w:r w:rsidDel="00231B65">
                <w:delText>HØJ</w:delText>
              </w:r>
            </w:del>
          </w:p>
        </w:tc>
        <w:tc>
          <w:tcPr>
            <w:tcW w:w="3260" w:type="dxa"/>
          </w:tcPr>
          <w:p w:rsidR="000A0755" w:rsidRDefault="00D95CBB" w:rsidP="000A0755">
            <w:pPr>
              <w:pStyle w:val="Overskrift2"/>
              <w:cnfStyle w:val="100000000000"/>
              <w:rPr>
                <w:del w:id="3010" w:author="Claus" w:date="2018-12-18T12:08:00Z"/>
                <w:b w:val="0"/>
                <w:bCs w:val="0"/>
                <w:color w:val="auto"/>
              </w:rPr>
              <w:pPrChange w:id="3011" w:author="Claus" w:date="2018-12-18T18:43:00Z">
                <w:pPr>
                  <w:spacing w:after="200" w:line="276" w:lineRule="auto"/>
                  <w:cnfStyle w:val="100000000000"/>
                </w:pPr>
              </w:pPrChange>
            </w:pPr>
            <w:del w:id="3012" w:author="Claus" w:date="2018-12-18T12:08:00Z">
              <w:r w:rsidDel="00231B65">
                <w:delText>LAV</w:delText>
              </w:r>
            </w:del>
          </w:p>
        </w:tc>
      </w:tr>
      <w:tr w:rsidR="00922AAE" w:rsidDel="00231B65" w:rsidTr="002A6E98">
        <w:trPr>
          <w:cnfStyle w:val="000000100000"/>
          <w:del w:id="3013" w:author="Claus" w:date="2018-12-18T12:08:00Z"/>
        </w:trPr>
        <w:tc>
          <w:tcPr>
            <w:cnfStyle w:val="001000000000"/>
            <w:tcW w:w="3259" w:type="dxa"/>
            <w:gridSpan w:val="2"/>
          </w:tcPr>
          <w:p w:rsidR="000A0755" w:rsidRDefault="00922AAE" w:rsidP="000A0755">
            <w:pPr>
              <w:pStyle w:val="Overskrift2"/>
              <w:rPr>
                <w:del w:id="3014" w:author="Claus" w:date="2018-12-18T12:08:00Z"/>
                <w:b w:val="0"/>
                <w:bCs w:val="0"/>
                <w:color w:val="auto"/>
              </w:rPr>
              <w:pPrChange w:id="3015" w:author="Claus" w:date="2018-12-18T18:43:00Z">
                <w:pPr>
                  <w:spacing w:after="200" w:line="276" w:lineRule="auto"/>
                </w:pPr>
              </w:pPrChange>
            </w:pPr>
            <w:del w:id="3016" w:author="Claus" w:date="2018-12-18T12:08:00Z">
              <w:r w:rsidDel="00231B65">
                <w:delText>HØJ</w:delText>
              </w:r>
            </w:del>
          </w:p>
        </w:tc>
        <w:tc>
          <w:tcPr>
            <w:tcW w:w="3259" w:type="dxa"/>
          </w:tcPr>
          <w:p w:rsidR="000A0755" w:rsidRDefault="00922AAE" w:rsidP="000A0755">
            <w:pPr>
              <w:pStyle w:val="Overskrift2"/>
              <w:cnfStyle w:val="000000100000"/>
              <w:rPr>
                <w:del w:id="3017" w:author="Claus" w:date="2018-12-18T12:08:00Z"/>
              </w:rPr>
              <w:pPrChange w:id="3018" w:author="Claus" w:date="2018-12-18T18:43:00Z">
                <w:pPr>
                  <w:pStyle w:val="Listeafsnit"/>
                  <w:numPr>
                    <w:numId w:val="1"/>
                  </w:numPr>
                  <w:spacing w:after="200" w:line="276" w:lineRule="auto"/>
                  <w:ind w:hanging="360"/>
                  <w:cnfStyle w:val="000000100000"/>
                </w:pPr>
              </w:pPrChange>
            </w:pPr>
            <w:del w:id="3019" w:author="Claus" w:date="2018-12-18T12:08:00Z">
              <w:r w:rsidDel="00231B65">
                <w:delText>Martin og øvrige ngl. medarbejdere i trælasten.</w:delText>
              </w:r>
            </w:del>
          </w:p>
          <w:p w:rsidR="000A0755" w:rsidRDefault="000A0755" w:rsidP="000A0755">
            <w:pPr>
              <w:pStyle w:val="Overskrift2"/>
              <w:cnfStyle w:val="000000100000"/>
              <w:rPr>
                <w:del w:id="3020" w:author="Claus" w:date="2018-12-18T12:08:00Z"/>
              </w:rPr>
              <w:pPrChange w:id="3021" w:author="Claus" w:date="2018-12-18T18:43:00Z">
                <w:pPr>
                  <w:spacing w:after="200" w:line="276" w:lineRule="auto"/>
                  <w:cnfStyle w:val="000000100000"/>
                </w:pPr>
              </w:pPrChange>
            </w:pPr>
          </w:p>
        </w:tc>
        <w:tc>
          <w:tcPr>
            <w:tcW w:w="3260" w:type="dxa"/>
          </w:tcPr>
          <w:p w:rsidR="000A0755" w:rsidRDefault="002A6E98" w:rsidP="000A0755">
            <w:pPr>
              <w:pStyle w:val="Overskrift2"/>
              <w:cnfStyle w:val="000000100000"/>
              <w:rPr>
                <w:del w:id="3022" w:author="Claus" w:date="2018-12-18T12:08:00Z"/>
              </w:rPr>
              <w:pPrChange w:id="3023" w:author="Claus" w:date="2018-12-18T18:43:00Z">
                <w:pPr>
                  <w:pStyle w:val="Listeafsnit"/>
                  <w:numPr>
                    <w:numId w:val="1"/>
                  </w:numPr>
                  <w:spacing w:after="200" w:line="276" w:lineRule="auto"/>
                  <w:ind w:hanging="360"/>
                  <w:cnfStyle w:val="000000100000"/>
                </w:pPr>
              </w:pPrChange>
            </w:pPr>
            <w:del w:id="3024" w:author="Claus" w:date="2018-12-18T12:08:00Z">
              <w:r w:rsidDel="00231B65">
                <w:delText>Direktion</w:delText>
              </w:r>
            </w:del>
          </w:p>
          <w:p w:rsidR="000A0755" w:rsidRDefault="00C94D4C" w:rsidP="000A0755">
            <w:pPr>
              <w:pStyle w:val="Overskrift2"/>
              <w:cnfStyle w:val="000000100000"/>
              <w:rPr>
                <w:del w:id="3025" w:author="Claus" w:date="2018-12-18T12:08:00Z"/>
              </w:rPr>
              <w:pPrChange w:id="3026" w:author="Claus" w:date="2018-12-18T18:43:00Z">
                <w:pPr>
                  <w:pStyle w:val="Listeafsnit"/>
                  <w:numPr>
                    <w:numId w:val="1"/>
                  </w:numPr>
                  <w:spacing w:after="200" w:line="276" w:lineRule="auto"/>
                  <w:ind w:hanging="360"/>
                  <w:cnfStyle w:val="000000100000"/>
                </w:pPr>
              </w:pPrChange>
            </w:pPr>
            <w:del w:id="3027" w:author="Claus" w:date="2018-12-18T12:08:00Z">
              <w:r w:rsidDel="00231B65">
                <w:delText>Kunder*</w:delText>
              </w:r>
            </w:del>
          </w:p>
          <w:p w:rsidR="000A0755" w:rsidRDefault="000A0755" w:rsidP="000A0755">
            <w:pPr>
              <w:pStyle w:val="Overskrift2"/>
              <w:cnfStyle w:val="000000100000"/>
              <w:rPr>
                <w:del w:id="3028" w:author="Claus" w:date="2018-12-18T12:08:00Z"/>
              </w:rPr>
              <w:pPrChange w:id="3029" w:author="Claus" w:date="2018-12-18T18:43:00Z">
                <w:pPr>
                  <w:pStyle w:val="Listeafsnit"/>
                  <w:spacing w:after="200" w:line="276" w:lineRule="auto"/>
                  <w:cnfStyle w:val="000000100000"/>
                </w:pPr>
              </w:pPrChange>
            </w:pPr>
          </w:p>
        </w:tc>
      </w:tr>
      <w:tr w:rsidR="00922AAE" w:rsidDel="00231B65" w:rsidTr="002A6E98">
        <w:trPr>
          <w:del w:id="3030" w:author="Claus" w:date="2018-12-18T12:08:00Z"/>
        </w:trPr>
        <w:tc>
          <w:tcPr>
            <w:cnfStyle w:val="001000000000"/>
            <w:tcW w:w="3259" w:type="dxa"/>
            <w:gridSpan w:val="2"/>
          </w:tcPr>
          <w:p w:rsidR="000A0755" w:rsidRDefault="00922AAE" w:rsidP="000A0755">
            <w:pPr>
              <w:pStyle w:val="Overskrift2"/>
              <w:rPr>
                <w:del w:id="3031" w:author="Claus" w:date="2018-12-18T12:08:00Z"/>
                <w:b w:val="0"/>
                <w:bCs w:val="0"/>
                <w:color w:val="auto"/>
              </w:rPr>
              <w:pPrChange w:id="3032" w:author="Claus" w:date="2018-12-18T18:43:00Z">
                <w:pPr>
                  <w:spacing w:after="200" w:line="276" w:lineRule="auto"/>
                </w:pPr>
              </w:pPrChange>
            </w:pPr>
            <w:del w:id="3033" w:author="Claus" w:date="2018-12-18T12:08:00Z">
              <w:r w:rsidDel="00231B65">
                <w:delText>LAV</w:delText>
              </w:r>
            </w:del>
          </w:p>
        </w:tc>
        <w:tc>
          <w:tcPr>
            <w:tcW w:w="3259" w:type="dxa"/>
          </w:tcPr>
          <w:p w:rsidR="000A0755" w:rsidRDefault="00C10478" w:rsidP="000A0755">
            <w:pPr>
              <w:pStyle w:val="Overskrift2"/>
              <w:cnfStyle w:val="000000000000"/>
              <w:rPr>
                <w:del w:id="3034" w:author="Claus" w:date="2018-12-18T12:08:00Z"/>
              </w:rPr>
              <w:pPrChange w:id="3035" w:author="Claus" w:date="2018-12-18T18:43:00Z">
                <w:pPr>
                  <w:pStyle w:val="Listeafsnit"/>
                  <w:numPr>
                    <w:numId w:val="1"/>
                  </w:numPr>
                  <w:spacing w:after="200" w:line="276" w:lineRule="auto"/>
                  <w:ind w:hanging="360"/>
                  <w:cnfStyle w:val="000000000000"/>
                </w:pPr>
              </w:pPrChange>
            </w:pPr>
            <w:del w:id="3036" w:author="Claus" w:date="2018-12-18T12:08:00Z">
              <w:r w:rsidDel="00231B65">
                <w:delText>Administration</w:delText>
              </w:r>
            </w:del>
          </w:p>
          <w:p w:rsidR="000A0755" w:rsidRDefault="002A6E98" w:rsidP="000A0755">
            <w:pPr>
              <w:pStyle w:val="Overskrift2"/>
              <w:cnfStyle w:val="000000000000"/>
              <w:rPr>
                <w:del w:id="3037" w:author="Claus" w:date="2018-12-18T12:08:00Z"/>
              </w:rPr>
              <w:pPrChange w:id="3038" w:author="Claus" w:date="2018-12-18T18:43:00Z">
                <w:pPr>
                  <w:pStyle w:val="Listeafsnit"/>
                  <w:numPr>
                    <w:numId w:val="1"/>
                  </w:numPr>
                  <w:spacing w:after="200" w:line="276" w:lineRule="auto"/>
                  <w:ind w:hanging="360"/>
                  <w:cnfStyle w:val="000000000000"/>
                </w:pPr>
              </w:pPrChange>
            </w:pPr>
            <w:del w:id="3039" w:author="Claus" w:date="2018-12-18T12:08:00Z">
              <w:r w:rsidDel="00231B65">
                <w:delText>Alm. medarbejdere i trælasten</w:delText>
              </w:r>
            </w:del>
          </w:p>
        </w:tc>
        <w:tc>
          <w:tcPr>
            <w:tcW w:w="3260" w:type="dxa"/>
          </w:tcPr>
          <w:p w:rsidR="000A0755" w:rsidRDefault="0014228C" w:rsidP="000A0755">
            <w:pPr>
              <w:pStyle w:val="Overskrift2"/>
              <w:cnfStyle w:val="000000000000"/>
              <w:rPr>
                <w:del w:id="3040" w:author="Claus" w:date="2018-12-18T12:08:00Z"/>
              </w:rPr>
              <w:pPrChange w:id="3041" w:author="Claus" w:date="2018-12-18T18:43:00Z">
                <w:pPr>
                  <w:pStyle w:val="Listeafsnit"/>
                  <w:numPr>
                    <w:numId w:val="1"/>
                  </w:numPr>
                  <w:spacing w:after="200" w:line="276" w:lineRule="auto"/>
                  <w:ind w:hanging="360"/>
                  <w:cnfStyle w:val="000000000000"/>
                </w:pPr>
              </w:pPrChange>
            </w:pPr>
            <w:del w:id="3042" w:author="Claus" w:date="2018-12-18T12:08:00Z">
              <w:r w:rsidDel="00231B65">
                <w:delText>Aktionærer</w:delText>
              </w:r>
            </w:del>
          </w:p>
        </w:tc>
      </w:tr>
    </w:tbl>
    <w:p w:rsidR="000A0755" w:rsidRDefault="00307E1F" w:rsidP="000A0755">
      <w:pPr>
        <w:pStyle w:val="Overskrift2"/>
        <w:rPr>
          <w:del w:id="3043" w:author="Claus" w:date="2018-12-18T12:08:00Z"/>
          <w:sz w:val="20"/>
        </w:rPr>
        <w:pPrChange w:id="3044" w:author="Claus" w:date="2018-12-18T18:43:00Z">
          <w:pPr/>
        </w:pPrChange>
      </w:pPr>
      <w:del w:id="3045" w:author="Claus" w:date="2018-12-18T12:08:00Z">
        <w:r w:rsidRPr="008033FC" w:rsidDel="00231B65">
          <w:rPr>
            <w:sz w:val="20"/>
          </w:rPr>
          <w:delText>* = Kunder er vigtige aktører i det</w:delText>
        </w:r>
        <w:r w:rsidR="00EC6F1F" w:rsidDel="00231B65">
          <w:rPr>
            <w:sz w:val="20"/>
          </w:rPr>
          <w:delText xml:space="preserve"> nuværende og</w:delText>
        </w:r>
        <w:r w:rsidRPr="008033FC" w:rsidDel="00231B65">
          <w:rPr>
            <w:sz w:val="20"/>
          </w:rPr>
          <w:delText xml:space="preserve"> fremtidige system. De </w:delText>
        </w:r>
        <w:r w:rsidR="00C94D4C" w:rsidDel="00231B65">
          <w:rPr>
            <w:sz w:val="20"/>
          </w:rPr>
          <w:delText xml:space="preserve">har </w:delText>
        </w:r>
        <w:r w:rsidRPr="008033FC" w:rsidDel="00231B65">
          <w:rPr>
            <w:sz w:val="20"/>
          </w:rPr>
          <w:delText>lav medvirken</w:delText>
        </w:r>
        <w:r w:rsidR="00C94D4C" w:rsidDel="00231B65">
          <w:rPr>
            <w:sz w:val="20"/>
          </w:rPr>
          <w:delText xml:space="preserve"> men høj, </w:delText>
        </w:r>
        <w:r w:rsidR="002477D7" w:rsidDel="00231B65">
          <w:rPr>
            <w:sz w:val="20"/>
          </w:rPr>
          <w:delText xml:space="preserve">om end </w:delText>
        </w:r>
        <w:r w:rsidR="00C94D4C" w:rsidDel="00231B65">
          <w:rPr>
            <w:sz w:val="20"/>
          </w:rPr>
          <w:delText xml:space="preserve">indirekte, </w:delText>
        </w:r>
        <w:r w:rsidR="00D95CBB" w:rsidRPr="008033FC" w:rsidDel="00231B65">
          <w:rPr>
            <w:sz w:val="20"/>
          </w:rPr>
          <w:delText>indflydelse</w:delText>
        </w:r>
        <w:r w:rsidRPr="008033FC" w:rsidDel="00231B65">
          <w:rPr>
            <w:sz w:val="20"/>
          </w:rPr>
          <w:delText xml:space="preserve">, idet de ikke aktivt inddrages i </w:delText>
        </w:r>
        <w:r w:rsidR="00C15A62" w:rsidRPr="008033FC" w:rsidDel="00231B65">
          <w:rPr>
            <w:sz w:val="20"/>
          </w:rPr>
          <w:delText xml:space="preserve">udviklingen. Deres </w:delText>
        </w:r>
        <w:r w:rsidRPr="008033FC" w:rsidDel="00231B65">
          <w:rPr>
            <w:sz w:val="20"/>
          </w:rPr>
          <w:delText xml:space="preserve">feedback/henvendelser er </w:delText>
        </w:r>
        <w:r w:rsidR="00C15A62" w:rsidRPr="008033FC" w:rsidDel="00231B65">
          <w:rPr>
            <w:sz w:val="20"/>
          </w:rPr>
          <w:delText>dog</w:delText>
        </w:r>
        <w:r w:rsidRPr="008033FC" w:rsidDel="00231B65">
          <w:rPr>
            <w:sz w:val="20"/>
          </w:rPr>
          <w:delText xml:space="preserve"> medvirkende </w:delText>
        </w:r>
        <w:r w:rsidR="00C15A62" w:rsidRPr="008033FC" w:rsidDel="00231B65">
          <w:rPr>
            <w:sz w:val="20"/>
          </w:rPr>
          <w:delText>til at definere krav til den del af systemet, som de bruger (hjemmesiden).</w:delText>
        </w:r>
      </w:del>
    </w:p>
    <w:p w:rsidR="000A0755" w:rsidRDefault="000A0755" w:rsidP="000A0755">
      <w:pPr>
        <w:pStyle w:val="Overskrift2"/>
        <w:rPr>
          <w:del w:id="3046" w:author="Claus" w:date="2018-12-18T12:08:00Z"/>
        </w:rPr>
        <w:pPrChange w:id="3047" w:author="Claus" w:date="2018-12-18T18:43:00Z">
          <w:pPr/>
        </w:pPrChange>
      </w:pPr>
    </w:p>
    <w:p w:rsidR="000A0755" w:rsidRDefault="0014228C" w:rsidP="000A0755">
      <w:pPr>
        <w:pStyle w:val="Overskrift2"/>
        <w:rPr>
          <w:del w:id="3048" w:author="Claus" w:date="2018-12-18T12:08:00Z"/>
        </w:rPr>
        <w:pPrChange w:id="3049" w:author="Claus" w:date="2018-12-18T18:43:00Z">
          <w:pPr>
            <w:pStyle w:val="Overskrift1"/>
          </w:pPr>
        </w:pPrChange>
      </w:pPr>
      <w:del w:id="3050" w:author="Claus" w:date="2018-12-18T12:08:00Z">
        <w:r w:rsidDel="00231B65">
          <w:delText>SWOT-analyse</w:delText>
        </w:r>
        <w:r w:rsidR="0013533A" w:rsidDel="00231B65">
          <w:delText>r</w:delText>
        </w:r>
      </w:del>
    </w:p>
    <w:tbl>
      <w:tblPr>
        <w:tblStyle w:val="Mediumgitter3-fremhvningsfarve1"/>
        <w:tblW w:w="0" w:type="auto"/>
        <w:tblLook w:val="04A0"/>
      </w:tblPr>
      <w:tblGrid>
        <w:gridCol w:w="1864"/>
        <w:gridCol w:w="3813"/>
        <w:gridCol w:w="4285"/>
      </w:tblGrid>
      <w:tr w:rsidR="0014228C" w:rsidDel="00231B65" w:rsidTr="00AC2921">
        <w:trPr>
          <w:cnfStyle w:val="100000000000"/>
          <w:del w:id="3051" w:author="Claus" w:date="2018-12-18T12:08:00Z"/>
        </w:trPr>
        <w:tc>
          <w:tcPr>
            <w:cnfStyle w:val="001000000000"/>
            <w:tcW w:w="1242" w:type="dxa"/>
          </w:tcPr>
          <w:p w:rsidR="000A0755" w:rsidRDefault="0013533A" w:rsidP="000A0755">
            <w:pPr>
              <w:pStyle w:val="Overskrift2"/>
              <w:rPr>
                <w:del w:id="3052" w:author="Claus" w:date="2018-12-18T12:08:00Z"/>
                <w:rFonts w:ascii="Bahnschrift SemiLight" w:hAnsi="Bahnschrift SemiLight"/>
                <w:b w:val="0"/>
                <w:bCs w:val="0"/>
                <w:color w:val="auto"/>
              </w:rPr>
              <w:pPrChange w:id="3053" w:author="Claus" w:date="2018-12-18T18:43:00Z">
                <w:pPr>
                  <w:spacing w:after="200" w:line="276" w:lineRule="auto"/>
                  <w:jc w:val="center"/>
                </w:pPr>
              </w:pPrChange>
            </w:pPr>
            <w:del w:id="3054" w:author="Claus" w:date="2018-12-18T12:08:00Z">
              <w:r w:rsidDel="00231B65">
                <w:rPr>
                  <w:rFonts w:ascii="Bahnschrift SemiLight" w:hAnsi="Bahnschrift SemiLight"/>
                </w:rPr>
                <w:delText>Fog ®</w:delText>
              </w:r>
            </w:del>
          </w:p>
        </w:tc>
        <w:tc>
          <w:tcPr>
            <w:tcW w:w="3969" w:type="dxa"/>
          </w:tcPr>
          <w:p w:rsidR="000A0755" w:rsidRDefault="000A7255" w:rsidP="000A0755">
            <w:pPr>
              <w:pStyle w:val="Overskrift2"/>
              <w:cnfStyle w:val="100000000000"/>
              <w:rPr>
                <w:del w:id="3055" w:author="Claus" w:date="2018-12-18T12:08:00Z"/>
                <w:b w:val="0"/>
                <w:bCs w:val="0"/>
                <w:color w:val="auto"/>
              </w:rPr>
              <w:pPrChange w:id="3056" w:author="Claus" w:date="2018-12-18T18:43:00Z">
                <w:pPr>
                  <w:spacing w:after="200" w:line="276" w:lineRule="auto"/>
                  <w:cnfStyle w:val="100000000000"/>
                </w:pPr>
              </w:pPrChange>
            </w:pPr>
            <w:del w:id="3057" w:author="Claus" w:date="2018-12-18T12:08:00Z">
              <w:r w:rsidDel="00231B65">
                <w:delText>Positive</w:delText>
              </w:r>
            </w:del>
          </w:p>
        </w:tc>
        <w:tc>
          <w:tcPr>
            <w:tcW w:w="4567" w:type="dxa"/>
          </w:tcPr>
          <w:p w:rsidR="000A0755" w:rsidRDefault="000A7255" w:rsidP="000A0755">
            <w:pPr>
              <w:pStyle w:val="Overskrift2"/>
              <w:cnfStyle w:val="100000000000"/>
              <w:rPr>
                <w:del w:id="3058" w:author="Claus" w:date="2018-12-18T12:08:00Z"/>
                <w:b w:val="0"/>
                <w:bCs w:val="0"/>
                <w:color w:val="auto"/>
              </w:rPr>
              <w:pPrChange w:id="3059" w:author="Claus" w:date="2018-12-18T18:43:00Z">
                <w:pPr>
                  <w:spacing w:after="200" w:line="276" w:lineRule="auto"/>
                  <w:cnfStyle w:val="100000000000"/>
                </w:pPr>
              </w:pPrChange>
            </w:pPr>
            <w:del w:id="3060" w:author="Claus" w:date="2018-12-18T12:08:00Z">
              <w:r w:rsidDel="00231B65">
                <w:delText>Negative</w:delText>
              </w:r>
            </w:del>
          </w:p>
        </w:tc>
      </w:tr>
      <w:tr w:rsidR="0014228C" w:rsidDel="00231B65" w:rsidTr="00AC2921">
        <w:trPr>
          <w:cnfStyle w:val="000000100000"/>
          <w:del w:id="3061" w:author="Claus" w:date="2018-12-18T12:08:00Z"/>
        </w:trPr>
        <w:tc>
          <w:tcPr>
            <w:cnfStyle w:val="001000000000"/>
            <w:tcW w:w="1242" w:type="dxa"/>
          </w:tcPr>
          <w:p w:rsidR="000A0755" w:rsidRDefault="000A7255" w:rsidP="000A0755">
            <w:pPr>
              <w:pStyle w:val="Overskrift2"/>
              <w:rPr>
                <w:del w:id="3062" w:author="Claus" w:date="2018-12-18T12:08:00Z"/>
                <w:b w:val="0"/>
                <w:bCs w:val="0"/>
                <w:color w:val="auto"/>
              </w:rPr>
              <w:pPrChange w:id="3063" w:author="Claus" w:date="2018-12-18T18:43:00Z">
                <w:pPr>
                  <w:spacing w:after="200" w:line="276" w:lineRule="auto"/>
                </w:pPr>
              </w:pPrChange>
            </w:pPr>
            <w:del w:id="3064" w:author="Claus" w:date="2018-12-18T12:08:00Z">
              <w:r w:rsidDel="00231B65">
                <w:delText>Interne</w:delText>
              </w:r>
            </w:del>
          </w:p>
        </w:tc>
        <w:tc>
          <w:tcPr>
            <w:tcW w:w="3969" w:type="dxa"/>
          </w:tcPr>
          <w:p w:rsidR="000A0755" w:rsidRDefault="000A7255" w:rsidP="000A0755">
            <w:pPr>
              <w:pStyle w:val="Overskrift2"/>
              <w:cnfStyle w:val="000000100000"/>
              <w:rPr>
                <w:del w:id="3065" w:author="Claus" w:date="2018-12-18T12:08:00Z"/>
              </w:rPr>
              <w:pPrChange w:id="3066" w:author="Claus" w:date="2018-12-18T18:43:00Z">
                <w:pPr>
                  <w:spacing w:after="200" w:line="276" w:lineRule="auto"/>
                  <w:cnfStyle w:val="000000100000"/>
                </w:pPr>
              </w:pPrChange>
            </w:pPr>
            <w:del w:id="3067" w:author="Claus" w:date="2018-12-18T12:08:00Z">
              <w:r w:rsidDel="00231B65">
                <w:delText>Strengths:</w:delText>
              </w:r>
            </w:del>
          </w:p>
          <w:p w:rsidR="000A0755" w:rsidRDefault="000A7255" w:rsidP="000A0755">
            <w:pPr>
              <w:pStyle w:val="Overskrift2"/>
              <w:cnfStyle w:val="000000100000"/>
              <w:rPr>
                <w:del w:id="3068" w:author="Claus" w:date="2018-12-18T12:08:00Z"/>
              </w:rPr>
              <w:pPrChange w:id="3069" w:author="Claus" w:date="2018-12-18T18:43:00Z">
                <w:pPr>
                  <w:pStyle w:val="Listeafsnit"/>
                  <w:numPr>
                    <w:numId w:val="1"/>
                  </w:numPr>
                  <w:spacing w:after="200" w:line="276" w:lineRule="auto"/>
                  <w:ind w:hanging="360"/>
                  <w:cnfStyle w:val="000000100000"/>
                </w:pPr>
              </w:pPrChange>
            </w:pPr>
            <w:del w:id="3070" w:author="Claus" w:date="2018-12-18T12:08:00Z">
              <w:r w:rsidDel="00231B65">
                <w:delText>Klar over at nuværende situation er sårbar.</w:delText>
              </w:r>
            </w:del>
          </w:p>
          <w:p w:rsidR="000A0755" w:rsidRDefault="000A7255" w:rsidP="000A0755">
            <w:pPr>
              <w:pStyle w:val="Overskrift2"/>
              <w:cnfStyle w:val="000000100000"/>
              <w:rPr>
                <w:del w:id="3071" w:author="Claus" w:date="2018-12-18T12:08:00Z"/>
              </w:rPr>
              <w:pPrChange w:id="3072" w:author="Claus" w:date="2018-12-18T18:43:00Z">
                <w:pPr>
                  <w:pStyle w:val="Listeafsnit"/>
                  <w:numPr>
                    <w:numId w:val="1"/>
                  </w:numPr>
                  <w:spacing w:after="200" w:line="276" w:lineRule="auto"/>
                  <w:ind w:hanging="360"/>
                  <w:cnfStyle w:val="000000100000"/>
                </w:pPr>
              </w:pPrChange>
            </w:pPr>
            <w:del w:id="3073" w:author="Claus" w:date="2018-12-18T12:08:00Z">
              <w:r w:rsidDel="00231B65">
                <w:delText>Ngl.medarbejder med indgående kendskab</w:delText>
              </w:r>
              <w:r w:rsidR="00660F23" w:rsidDel="00231B65">
                <w:delText xml:space="preserve"> til situationen og problemområdet</w:delText>
              </w:r>
              <w:r w:rsidDel="00231B65">
                <w:delText>.</w:delText>
              </w:r>
            </w:del>
          </w:p>
          <w:p w:rsidR="000A0755" w:rsidRDefault="00660F23" w:rsidP="000A0755">
            <w:pPr>
              <w:pStyle w:val="Overskrift2"/>
              <w:cnfStyle w:val="000000100000"/>
              <w:rPr>
                <w:del w:id="3074" w:author="Claus" w:date="2018-12-18T12:08:00Z"/>
              </w:rPr>
              <w:pPrChange w:id="3075" w:author="Claus" w:date="2018-12-18T18:43:00Z">
                <w:pPr>
                  <w:pStyle w:val="Listeafsnit"/>
                  <w:numPr>
                    <w:numId w:val="1"/>
                  </w:numPr>
                  <w:spacing w:after="200" w:line="276" w:lineRule="auto"/>
                  <w:ind w:hanging="360"/>
                  <w:cnfStyle w:val="000000100000"/>
                </w:pPr>
              </w:pPrChange>
            </w:pPr>
            <w:del w:id="3076" w:author="Claus" w:date="2018-12-18T12:08:00Z">
              <w:r w:rsidDel="00231B65">
                <w:delText>Carporte i bedre kvalitet end Silvan/Bauhaus</w:delText>
              </w:r>
              <w:r w:rsidR="00AB357E" w:rsidDel="00231B65">
                <w:delText xml:space="preserve"> og evt andre.</w:delText>
              </w:r>
            </w:del>
          </w:p>
          <w:p w:rsidR="000A0755" w:rsidRDefault="000A0755" w:rsidP="000A0755">
            <w:pPr>
              <w:pStyle w:val="Overskrift2"/>
              <w:cnfStyle w:val="000000100000"/>
              <w:rPr>
                <w:del w:id="3077" w:author="Claus" w:date="2018-12-18T12:08:00Z"/>
              </w:rPr>
              <w:pPrChange w:id="3078" w:author="Claus" w:date="2018-12-18T18:43:00Z">
                <w:pPr>
                  <w:spacing w:after="200" w:line="276" w:lineRule="auto"/>
                  <w:cnfStyle w:val="000000100000"/>
                </w:pPr>
              </w:pPrChange>
            </w:pPr>
          </w:p>
          <w:p w:rsidR="000A0755" w:rsidRDefault="000A0755" w:rsidP="000A0755">
            <w:pPr>
              <w:pStyle w:val="Overskrift2"/>
              <w:cnfStyle w:val="000000100000"/>
              <w:rPr>
                <w:del w:id="3079" w:author="Claus" w:date="2018-12-18T12:08:00Z"/>
              </w:rPr>
              <w:pPrChange w:id="3080" w:author="Claus" w:date="2018-12-18T18:43:00Z">
                <w:pPr>
                  <w:spacing w:after="200" w:line="276" w:lineRule="auto"/>
                  <w:cnfStyle w:val="000000100000"/>
                </w:pPr>
              </w:pPrChange>
            </w:pPr>
          </w:p>
        </w:tc>
        <w:tc>
          <w:tcPr>
            <w:tcW w:w="4567" w:type="dxa"/>
          </w:tcPr>
          <w:p w:rsidR="000A0755" w:rsidRDefault="000A7255" w:rsidP="000A0755">
            <w:pPr>
              <w:pStyle w:val="Overskrift2"/>
              <w:cnfStyle w:val="000000100000"/>
              <w:rPr>
                <w:del w:id="3081" w:author="Claus" w:date="2018-12-18T12:08:00Z"/>
              </w:rPr>
              <w:pPrChange w:id="3082" w:author="Claus" w:date="2018-12-18T18:43:00Z">
                <w:pPr>
                  <w:spacing w:after="200" w:line="276" w:lineRule="auto"/>
                  <w:cnfStyle w:val="000000100000"/>
                </w:pPr>
              </w:pPrChange>
            </w:pPr>
            <w:del w:id="3083" w:author="Claus" w:date="2018-12-18T12:08:00Z">
              <w:r w:rsidDel="00231B65">
                <w:delText>Weaknesses:</w:delText>
              </w:r>
            </w:del>
          </w:p>
          <w:p w:rsidR="000A0755" w:rsidRDefault="000A7255" w:rsidP="000A0755">
            <w:pPr>
              <w:pStyle w:val="Overskrift2"/>
              <w:cnfStyle w:val="000000100000"/>
              <w:rPr>
                <w:del w:id="3084" w:author="Claus" w:date="2018-12-18T12:08:00Z"/>
              </w:rPr>
              <w:pPrChange w:id="3085" w:author="Claus" w:date="2018-12-18T18:43:00Z">
                <w:pPr>
                  <w:pStyle w:val="Listeafsnit"/>
                  <w:numPr>
                    <w:numId w:val="1"/>
                  </w:numPr>
                  <w:spacing w:after="200" w:line="276" w:lineRule="auto"/>
                  <w:ind w:hanging="360"/>
                  <w:cnfStyle w:val="000000100000"/>
                </w:pPr>
              </w:pPrChange>
            </w:pPr>
            <w:del w:id="3086" w:author="Claus" w:date="2018-12-18T12:08:00Z">
              <w:r w:rsidDel="00231B65">
                <w:delText>En eller få medarbejdere kan betjene systemet.</w:delText>
              </w:r>
            </w:del>
          </w:p>
          <w:p w:rsidR="000A0755" w:rsidRDefault="000A7255" w:rsidP="000A0755">
            <w:pPr>
              <w:pStyle w:val="Overskrift2"/>
              <w:cnfStyle w:val="000000100000"/>
              <w:rPr>
                <w:del w:id="3087" w:author="Claus" w:date="2018-12-18T12:08:00Z"/>
              </w:rPr>
              <w:pPrChange w:id="3088" w:author="Claus" w:date="2018-12-18T18:43:00Z">
                <w:pPr>
                  <w:pStyle w:val="Listeafsnit"/>
                  <w:numPr>
                    <w:numId w:val="1"/>
                  </w:numPr>
                  <w:spacing w:after="200" w:line="276" w:lineRule="auto"/>
                  <w:ind w:hanging="360"/>
                  <w:cnfStyle w:val="000000100000"/>
                </w:pPr>
              </w:pPrChange>
            </w:pPr>
            <w:del w:id="3089" w:author="Claus" w:date="2018-12-18T12:08:00Z">
              <w:r w:rsidDel="00231B65">
                <w:delText>Systemet er uddateret og måske i fare for ikke at kunne fungere indenfor overskuelig fremtid.</w:delText>
              </w:r>
            </w:del>
          </w:p>
          <w:p w:rsidR="000A0755" w:rsidRDefault="00113D11" w:rsidP="000A0755">
            <w:pPr>
              <w:pStyle w:val="Overskrift2"/>
              <w:cnfStyle w:val="000000100000"/>
              <w:rPr>
                <w:del w:id="3090" w:author="Claus" w:date="2018-12-18T12:08:00Z"/>
              </w:rPr>
              <w:pPrChange w:id="3091" w:author="Claus" w:date="2018-12-18T18:43:00Z">
                <w:pPr>
                  <w:pStyle w:val="Listeafsnit"/>
                  <w:numPr>
                    <w:numId w:val="1"/>
                  </w:numPr>
                  <w:spacing w:after="200" w:line="276" w:lineRule="auto"/>
                  <w:ind w:hanging="360"/>
                  <w:cnfStyle w:val="000000100000"/>
                </w:pPr>
              </w:pPrChange>
            </w:pPr>
            <w:del w:id="3092" w:author="Claus" w:date="2018-12-18T12:08:00Z">
              <w:r w:rsidDel="00231B65">
                <w:delText xml:space="preserve">Systemet er i 3 </w:delText>
              </w:r>
              <w:r w:rsidR="006B2B60" w:rsidDel="00231B65">
                <w:delText>fragmenter</w:delText>
              </w:r>
              <w:r w:rsidDel="00231B65">
                <w:delText xml:space="preserve"> – frontend til kunder, backend (Quickbyg) og et eksternt system til oprettelse af styklister.</w:delText>
              </w:r>
            </w:del>
          </w:p>
          <w:p w:rsidR="000A0755" w:rsidRDefault="000A7255" w:rsidP="000A0755">
            <w:pPr>
              <w:pStyle w:val="Overskrift2"/>
              <w:cnfStyle w:val="000000100000"/>
              <w:rPr>
                <w:del w:id="3093" w:author="Claus" w:date="2018-12-18T12:08:00Z"/>
              </w:rPr>
              <w:pPrChange w:id="3094" w:author="Claus" w:date="2018-12-18T18:43:00Z">
                <w:pPr>
                  <w:pStyle w:val="Listeafsnit"/>
                  <w:numPr>
                    <w:numId w:val="1"/>
                  </w:numPr>
                  <w:spacing w:after="200" w:line="276" w:lineRule="auto"/>
                  <w:ind w:hanging="360"/>
                  <w:cnfStyle w:val="000000100000"/>
                </w:pPr>
              </w:pPrChange>
            </w:pPr>
            <w:del w:id="3095" w:author="Claus" w:date="2018-12-18T12:08:00Z">
              <w:r w:rsidDel="00231B65">
                <w:delText>Kunden oplever det evt. besværligt og ufuldstændigt</w:delText>
              </w:r>
              <w:r w:rsidR="003320F0" w:rsidDel="00231B65">
                <w:delText xml:space="preserve"> at lave forespørgsler</w:delText>
              </w:r>
              <w:r w:rsidDel="00231B65">
                <w:delText>.</w:delText>
              </w:r>
            </w:del>
          </w:p>
          <w:p w:rsidR="000A0755" w:rsidRDefault="000A0755" w:rsidP="000A0755">
            <w:pPr>
              <w:pStyle w:val="Overskrift2"/>
              <w:cnfStyle w:val="000000100000"/>
              <w:rPr>
                <w:del w:id="3096" w:author="Claus" w:date="2018-12-18T12:08:00Z"/>
              </w:rPr>
              <w:pPrChange w:id="3097" w:author="Claus" w:date="2018-12-18T18:43:00Z">
                <w:pPr>
                  <w:spacing w:after="200" w:line="276" w:lineRule="auto"/>
                  <w:cnfStyle w:val="000000100000"/>
                </w:pPr>
              </w:pPrChange>
            </w:pPr>
          </w:p>
        </w:tc>
      </w:tr>
      <w:tr w:rsidR="0014228C" w:rsidDel="00231B65" w:rsidTr="00AC2921">
        <w:trPr>
          <w:del w:id="3098" w:author="Claus" w:date="2018-12-18T12:08:00Z"/>
        </w:trPr>
        <w:tc>
          <w:tcPr>
            <w:cnfStyle w:val="001000000000"/>
            <w:tcW w:w="1242" w:type="dxa"/>
          </w:tcPr>
          <w:p w:rsidR="000A0755" w:rsidRDefault="000A7255" w:rsidP="000A0755">
            <w:pPr>
              <w:pStyle w:val="Overskrift2"/>
              <w:rPr>
                <w:del w:id="3099" w:author="Claus" w:date="2018-12-18T12:08:00Z"/>
                <w:b w:val="0"/>
                <w:bCs w:val="0"/>
                <w:color w:val="auto"/>
              </w:rPr>
              <w:pPrChange w:id="3100" w:author="Claus" w:date="2018-12-18T18:43:00Z">
                <w:pPr>
                  <w:spacing w:after="200" w:line="276" w:lineRule="auto"/>
                </w:pPr>
              </w:pPrChange>
            </w:pPr>
            <w:del w:id="3101" w:author="Claus" w:date="2018-12-18T12:08:00Z">
              <w:r w:rsidDel="00231B65">
                <w:delText>Eksterne</w:delText>
              </w:r>
            </w:del>
          </w:p>
        </w:tc>
        <w:tc>
          <w:tcPr>
            <w:tcW w:w="3969" w:type="dxa"/>
          </w:tcPr>
          <w:p w:rsidR="000A0755" w:rsidRDefault="000A7255" w:rsidP="000A0755">
            <w:pPr>
              <w:pStyle w:val="Overskrift2"/>
              <w:cnfStyle w:val="000000000000"/>
              <w:rPr>
                <w:del w:id="3102" w:author="Claus" w:date="2018-12-18T12:08:00Z"/>
              </w:rPr>
              <w:pPrChange w:id="3103" w:author="Claus" w:date="2018-12-18T18:43:00Z">
                <w:pPr>
                  <w:spacing w:after="200" w:line="276" w:lineRule="auto"/>
                  <w:cnfStyle w:val="000000000000"/>
                </w:pPr>
              </w:pPrChange>
            </w:pPr>
            <w:del w:id="3104" w:author="Claus" w:date="2018-12-18T12:08:00Z">
              <w:r w:rsidDel="00231B65">
                <w:delText>Opportunities:</w:delText>
              </w:r>
            </w:del>
          </w:p>
          <w:p w:rsidR="000A0755" w:rsidRDefault="003320F0" w:rsidP="000A0755">
            <w:pPr>
              <w:pStyle w:val="Overskrift2"/>
              <w:cnfStyle w:val="000000000000"/>
              <w:rPr>
                <w:del w:id="3105" w:author="Claus" w:date="2018-12-18T12:08:00Z"/>
              </w:rPr>
              <w:pPrChange w:id="3106" w:author="Claus" w:date="2018-12-18T18:43:00Z">
                <w:pPr>
                  <w:pStyle w:val="Listeafsnit"/>
                  <w:numPr>
                    <w:numId w:val="1"/>
                  </w:numPr>
                  <w:spacing w:after="200" w:line="276" w:lineRule="auto"/>
                  <w:ind w:hanging="360"/>
                  <w:cnfStyle w:val="000000000000"/>
                </w:pPr>
              </w:pPrChange>
            </w:pPr>
            <w:del w:id="3107" w:author="Claus" w:date="2018-12-18T12:08:00Z">
              <w:r w:rsidDel="00231B65">
                <w:delText>Større salg som flg. af større brugervenlighed.</w:delText>
              </w:r>
            </w:del>
          </w:p>
          <w:p w:rsidR="000A0755" w:rsidRDefault="00660F23" w:rsidP="000A0755">
            <w:pPr>
              <w:pStyle w:val="Overskrift2"/>
              <w:cnfStyle w:val="000000000000"/>
              <w:rPr>
                <w:del w:id="3108" w:author="Claus" w:date="2018-12-18T12:08:00Z"/>
              </w:rPr>
              <w:pPrChange w:id="3109" w:author="Claus" w:date="2018-12-18T18:43:00Z">
                <w:pPr>
                  <w:pStyle w:val="Listeafsnit"/>
                  <w:numPr>
                    <w:numId w:val="1"/>
                  </w:numPr>
                  <w:spacing w:after="200" w:line="276" w:lineRule="auto"/>
                  <w:ind w:hanging="360"/>
                  <w:cnfStyle w:val="000000000000"/>
                </w:pPr>
              </w:pPrChange>
            </w:pPr>
            <w:del w:id="3110" w:author="Claus" w:date="2018-12-18T12:08:00Z">
              <w:r w:rsidDel="00231B65">
                <w:delText>Ny/bedre løsning i websitet kan tiltrække flere kunder.</w:delText>
              </w:r>
            </w:del>
          </w:p>
          <w:p w:rsidR="000A0755" w:rsidRDefault="001768C7" w:rsidP="000A0755">
            <w:pPr>
              <w:pStyle w:val="Overskrift2"/>
              <w:cnfStyle w:val="000000000000"/>
              <w:rPr>
                <w:del w:id="3111" w:author="Claus" w:date="2018-12-18T12:08:00Z"/>
              </w:rPr>
              <w:pPrChange w:id="3112" w:author="Claus" w:date="2018-12-18T18:43:00Z">
                <w:pPr>
                  <w:pStyle w:val="Listeafsnit"/>
                  <w:numPr>
                    <w:numId w:val="1"/>
                  </w:numPr>
                  <w:spacing w:after="200" w:line="276" w:lineRule="auto"/>
                  <w:ind w:hanging="360"/>
                  <w:cnfStyle w:val="000000000000"/>
                </w:pPr>
              </w:pPrChange>
            </w:pPr>
            <w:del w:id="3113" w:author="Claus" w:date="2018-12-18T12:08:00Z">
              <w:r w:rsidDel="00231B65">
                <w:delText>Bedre backend mindsker evt. flaskehalse hvis ngl.medarbejder er fraværende.</w:delText>
              </w:r>
            </w:del>
          </w:p>
          <w:p w:rsidR="000A0755" w:rsidRDefault="00684E28" w:rsidP="000A0755">
            <w:pPr>
              <w:pStyle w:val="Overskrift2"/>
              <w:cnfStyle w:val="000000000000"/>
              <w:rPr>
                <w:del w:id="3114" w:author="Claus" w:date="2018-12-18T12:08:00Z"/>
              </w:rPr>
              <w:pPrChange w:id="3115" w:author="Claus" w:date="2018-12-18T18:43:00Z">
                <w:pPr>
                  <w:pStyle w:val="Listeafsnit"/>
                  <w:numPr>
                    <w:numId w:val="1"/>
                  </w:numPr>
                  <w:spacing w:after="200" w:line="276" w:lineRule="auto"/>
                  <w:ind w:hanging="360"/>
                  <w:cnfStyle w:val="000000000000"/>
                </w:pPr>
              </w:pPrChange>
            </w:pPr>
            <w:del w:id="3116" w:author="Claus" w:date="2018-12-18T12:08:00Z">
              <w:r w:rsidDel="00231B65">
                <w:delText>COTS system som kun kræver licens eller engangssum.</w:delText>
              </w:r>
            </w:del>
          </w:p>
          <w:p w:rsidR="000A0755" w:rsidRDefault="000A0755" w:rsidP="000A0755">
            <w:pPr>
              <w:pStyle w:val="Overskrift2"/>
              <w:cnfStyle w:val="000000000000"/>
              <w:rPr>
                <w:del w:id="3117" w:author="Claus" w:date="2018-12-18T12:08:00Z"/>
              </w:rPr>
              <w:pPrChange w:id="3118" w:author="Claus" w:date="2018-12-18T18:43:00Z">
                <w:pPr>
                  <w:spacing w:after="200" w:line="276" w:lineRule="auto"/>
                  <w:cnfStyle w:val="000000000000"/>
                </w:pPr>
              </w:pPrChange>
            </w:pPr>
          </w:p>
        </w:tc>
        <w:tc>
          <w:tcPr>
            <w:tcW w:w="4567" w:type="dxa"/>
          </w:tcPr>
          <w:p w:rsidR="000A0755" w:rsidRDefault="00660F23" w:rsidP="000A0755">
            <w:pPr>
              <w:pStyle w:val="Overskrift2"/>
              <w:cnfStyle w:val="000000000000"/>
              <w:rPr>
                <w:del w:id="3119" w:author="Claus" w:date="2018-12-18T12:08:00Z"/>
              </w:rPr>
              <w:pPrChange w:id="3120" w:author="Claus" w:date="2018-12-18T18:43:00Z">
                <w:pPr>
                  <w:spacing w:after="200" w:line="276" w:lineRule="auto"/>
                  <w:cnfStyle w:val="000000000000"/>
                </w:pPr>
              </w:pPrChange>
            </w:pPr>
            <w:del w:id="3121" w:author="Claus" w:date="2018-12-18T12:08:00Z">
              <w:r w:rsidDel="00231B65">
                <w:delText>Threats:</w:delText>
              </w:r>
            </w:del>
          </w:p>
          <w:p w:rsidR="000A0755" w:rsidRDefault="00660F23" w:rsidP="000A0755">
            <w:pPr>
              <w:pStyle w:val="Overskrift2"/>
              <w:cnfStyle w:val="000000000000"/>
              <w:rPr>
                <w:del w:id="3122" w:author="Claus" w:date="2018-12-18T12:08:00Z"/>
              </w:rPr>
              <w:pPrChange w:id="3123" w:author="Claus" w:date="2018-12-18T18:43:00Z">
                <w:pPr>
                  <w:pStyle w:val="Listeafsnit"/>
                  <w:numPr>
                    <w:numId w:val="1"/>
                  </w:numPr>
                  <w:spacing w:after="200" w:line="276" w:lineRule="auto"/>
                  <w:ind w:hanging="360"/>
                  <w:cnfStyle w:val="000000000000"/>
                </w:pPr>
              </w:pPrChange>
            </w:pPr>
            <w:del w:id="3124" w:author="Claus" w:date="2018-12-18T12:08:00Z">
              <w:r w:rsidDel="00231B65">
                <w:delText>Konkurrenter udvikler tilsvarende eller bedre løsning hurtigere.</w:delText>
              </w:r>
            </w:del>
          </w:p>
          <w:p w:rsidR="000A0755" w:rsidRDefault="00660F23" w:rsidP="000A0755">
            <w:pPr>
              <w:pStyle w:val="Overskrift2"/>
              <w:cnfStyle w:val="000000000000"/>
              <w:rPr>
                <w:del w:id="3125" w:author="Claus" w:date="2018-12-18T12:08:00Z"/>
              </w:rPr>
              <w:pPrChange w:id="3126" w:author="Claus" w:date="2018-12-18T18:43:00Z">
                <w:pPr>
                  <w:pStyle w:val="Listeafsnit"/>
                  <w:numPr>
                    <w:numId w:val="1"/>
                  </w:numPr>
                  <w:spacing w:after="200" w:line="276" w:lineRule="auto"/>
                  <w:ind w:hanging="360"/>
                  <w:cnfStyle w:val="000000000000"/>
                </w:pPr>
              </w:pPrChange>
            </w:pPr>
            <w:del w:id="3127" w:author="Claus" w:date="2018-12-18T12:08:00Z">
              <w:r w:rsidDel="00231B65">
                <w:delText>Kunder vender sig mod billige standardcarporte.</w:delText>
              </w:r>
            </w:del>
          </w:p>
          <w:p w:rsidR="000A0755" w:rsidRDefault="00660F23" w:rsidP="000A0755">
            <w:pPr>
              <w:pStyle w:val="Overskrift2"/>
              <w:cnfStyle w:val="000000000000"/>
              <w:rPr>
                <w:del w:id="3128" w:author="Claus" w:date="2018-12-18T12:08:00Z"/>
              </w:rPr>
              <w:pPrChange w:id="3129" w:author="Claus" w:date="2018-12-18T18:43:00Z">
                <w:pPr>
                  <w:pStyle w:val="Listeafsnit"/>
                  <w:numPr>
                    <w:numId w:val="1"/>
                  </w:numPr>
                  <w:spacing w:after="200" w:line="276" w:lineRule="auto"/>
                  <w:ind w:hanging="360"/>
                  <w:cnfStyle w:val="000000000000"/>
                </w:pPr>
              </w:pPrChange>
            </w:pPr>
            <w:del w:id="3130" w:author="Claus" w:date="2018-12-18T12:08:00Z">
              <w:r w:rsidDel="00231B65">
                <w:delText>Budget byggemarkeder har flere butikker =&gt; mere tilgængelige.</w:delText>
              </w:r>
            </w:del>
          </w:p>
          <w:p w:rsidR="000A0755" w:rsidRDefault="00684E28" w:rsidP="000A0755">
            <w:pPr>
              <w:pStyle w:val="Overskrift2"/>
              <w:cnfStyle w:val="000000000000"/>
              <w:rPr>
                <w:del w:id="3131" w:author="Claus" w:date="2018-12-18T12:08:00Z"/>
              </w:rPr>
              <w:pPrChange w:id="3132" w:author="Claus" w:date="2018-12-18T18:43:00Z">
                <w:pPr>
                  <w:pStyle w:val="Listeafsnit"/>
                  <w:numPr>
                    <w:numId w:val="1"/>
                  </w:numPr>
                  <w:spacing w:after="200" w:line="276" w:lineRule="auto"/>
                  <w:ind w:hanging="360"/>
                  <w:cnfStyle w:val="000000000000"/>
                </w:pPr>
              </w:pPrChange>
            </w:pPr>
            <w:del w:id="3133" w:author="Claus" w:date="2018-12-18T12:08:00Z">
              <w:r w:rsidDel="00231B65">
                <w:delText>COTS system viser sig at have begrænsninger ift. krav som måtte opstå senere.</w:delText>
              </w:r>
            </w:del>
          </w:p>
          <w:p w:rsidR="000A0755" w:rsidRDefault="000A0755" w:rsidP="000A0755">
            <w:pPr>
              <w:pStyle w:val="Overskrift2"/>
              <w:cnfStyle w:val="000000000000"/>
              <w:rPr>
                <w:del w:id="3134" w:author="Claus" w:date="2018-12-18T12:08:00Z"/>
              </w:rPr>
              <w:pPrChange w:id="3135" w:author="Claus" w:date="2018-12-18T18:43:00Z">
                <w:pPr>
                  <w:pStyle w:val="Listeafsnit"/>
                  <w:spacing w:after="200" w:line="276" w:lineRule="auto"/>
                  <w:cnfStyle w:val="000000000000"/>
                </w:pPr>
              </w:pPrChange>
            </w:pPr>
          </w:p>
        </w:tc>
      </w:tr>
    </w:tbl>
    <w:p w:rsidR="000A0755" w:rsidRDefault="000A0755" w:rsidP="000A0755">
      <w:pPr>
        <w:pStyle w:val="Overskrift2"/>
        <w:rPr>
          <w:del w:id="3136" w:author="Claus" w:date="2018-12-18T12:08:00Z"/>
        </w:rPr>
        <w:pPrChange w:id="3137" w:author="Claus" w:date="2018-12-18T18:43:00Z">
          <w:pPr/>
        </w:pPrChange>
      </w:pPr>
    </w:p>
    <w:p w:rsidR="000A0755" w:rsidRDefault="000A0755" w:rsidP="000A0755">
      <w:pPr>
        <w:pStyle w:val="Overskrift2"/>
        <w:rPr>
          <w:del w:id="3138" w:author="Claus" w:date="2018-12-18T12:08:00Z"/>
        </w:rPr>
        <w:pPrChange w:id="3139" w:author="Claus" w:date="2018-12-18T18:43:00Z">
          <w:pPr/>
        </w:pPrChange>
      </w:pPr>
    </w:p>
    <w:p w:rsidR="000A0755" w:rsidRDefault="000A0755" w:rsidP="000A0755">
      <w:pPr>
        <w:pStyle w:val="Overskrift2"/>
        <w:rPr>
          <w:del w:id="3140" w:author="Claus" w:date="2018-12-18T12:08:00Z"/>
        </w:rPr>
        <w:pPrChange w:id="3141" w:author="Claus" w:date="2018-12-18T18:43:00Z">
          <w:pPr/>
        </w:pPrChange>
      </w:pPr>
    </w:p>
    <w:p w:rsidR="000A0755" w:rsidRDefault="000A0755" w:rsidP="000A0755">
      <w:pPr>
        <w:pStyle w:val="Overskrift2"/>
        <w:rPr>
          <w:del w:id="3142" w:author="Claus" w:date="2018-12-18T12:08:00Z"/>
        </w:rPr>
        <w:pPrChange w:id="3143" w:author="Claus" w:date="2018-12-18T18:43:00Z">
          <w:pPr/>
        </w:pPrChange>
      </w:pPr>
    </w:p>
    <w:p w:rsidR="000A0755" w:rsidRDefault="000A0755" w:rsidP="000A0755">
      <w:pPr>
        <w:pStyle w:val="Overskrift2"/>
        <w:rPr>
          <w:del w:id="3144" w:author="Claus" w:date="2018-12-18T12:08:00Z"/>
        </w:rPr>
        <w:pPrChange w:id="3145" w:author="Claus" w:date="2018-12-18T18:43:00Z">
          <w:pPr/>
        </w:pPrChange>
      </w:pPr>
    </w:p>
    <w:p w:rsidR="000A0755" w:rsidRDefault="000A0755" w:rsidP="000A0755">
      <w:pPr>
        <w:pStyle w:val="Overskrift2"/>
        <w:rPr>
          <w:del w:id="3146" w:author="Claus" w:date="2018-12-18T12:08:00Z"/>
        </w:rPr>
        <w:pPrChange w:id="3147" w:author="Claus" w:date="2018-12-18T18:43:00Z">
          <w:pPr/>
        </w:pPrChange>
      </w:pPr>
    </w:p>
    <w:p w:rsidR="000A0755" w:rsidRDefault="000A0755" w:rsidP="000A0755">
      <w:pPr>
        <w:pStyle w:val="Overskrift2"/>
        <w:rPr>
          <w:del w:id="3148" w:author="Claus" w:date="2018-12-18T12:08:00Z"/>
        </w:rPr>
        <w:pPrChange w:id="3149" w:author="Claus" w:date="2018-12-18T18:43:00Z">
          <w:pPr/>
        </w:pPrChange>
      </w:pPr>
    </w:p>
    <w:p w:rsidR="000A0755" w:rsidRDefault="000A0755" w:rsidP="000A0755">
      <w:pPr>
        <w:pStyle w:val="Overskrift2"/>
        <w:rPr>
          <w:del w:id="3150" w:author="Claus" w:date="2018-12-18T12:08:00Z"/>
        </w:rPr>
        <w:pPrChange w:id="3151" w:author="Claus" w:date="2018-12-18T18:43:00Z">
          <w:pPr/>
        </w:pPrChange>
      </w:pPr>
    </w:p>
    <w:p w:rsidR="000A0755" w:rsidRDefault="000A0755" w:rsidP="000A0755">
      <w:pPr>
        <w:pStyle w:val="Overskrift2"/>
        <w:rPr>
          <w:del w:id="3152" w:author="Claus" w:date="2018-12-18T12:08:00Z"/>
        </w:rPr>
        <w:pPrChange w:id="3153" w:author="Claus" w:date="2018-12-18T18:43:00Z">
          <w:pPr/>
        </w:pPrChange>
      </w:pPr>
    </w:p>
    <w:p w:rsidR="000A0755" w:rsidRDefault="000A0755" w:rsidP="000A0755">
      <w:pPr>
        <w:pStyle w:val="Overskrift2"/>
        <w:rPr>
          <w:del w:id="3154" w:author="Claus" w:date="2018-12-18T12:08:00Z"/>
        </w:rPr>
        <w:pPrChange w:id="3155" w:author="Claus" w:date="2018-12-18T18:43:00Z">
          <w:pPr/>
        </w:pPrChange>
      </w:pPr>
    </w:p>
    <w:p w:rsidR="000A0755" w:rsidRDefault="000A0755" w:rsidP="000A0755">
      <w:pPr>
        <w:pStyle w:val="Overskrift2"/>
        <w:rPr>
          <w:del w:id="3156" w:author="Claus" w:date="2018-12-18T12:08:00Z"/>
        </w:rPr>
        <w:pPrChange w:id="3157" w:author="Claus" w:date="2018-12-18T18:43:00Z">
          <w:pPr/>
        </w:pPrChange>
      </w:pPr>
    </w:p>
    <w:p w:rsidR="000A0755" w:rsidRDefault="000A0755" w:rsidP="000A0755">
      <w:pPr>
        <w:pStyle w:val="Overskrift2"/>
        <w:rPr>
          <w:del w:id="3158" w:author="Claus" w:date="2018-12-18T12:08:00Z"/>
        </w:rPr>
        <w:pPrChange w:id="3159" w:author="Claus" w:date="2018-12-18T18:43:00Z">
          <w:pPr/>
        </w:pPrChange>
      </w:pPr>
    </w:p>
    <w:tbl>
      <w:tblPr>
        <w:tblStyle w:val="Mediumgitter3-fremhvningsfarve2"/>
        <w:tblW w:w="0" w:type="auto"/>
        <w:tblLook w:val="04A0"/>
      </w:tblPr>
      <w:tblGrid>
        <w:gridCol w:w="1918"/>
        <w:gridCol w:w="3830"/>
        <w:gridCol w:w="4214"/>
      </w:tblGrid>
      <w:tr w:rsidR="003F05A6" w:rsidDel="00231B65" w:rsidTr="003F05A6">
        <w:trPr>
          <w:cnfStyle w:val="100000000000"/>
          <w:del w:id="3160" w:author="Claus" w:date="2018-12-18T12:08:00Z"/>
        </w:trPr>
        <w:tc>
          <w:tcPr>
            <w:cnfStyle w:val="001000000000"/>
            <w:tcW w:w="1242" w:type="dxa"/>
          </w:tcPr>
          <w:p w:rsidR="000A0755" w:rsidRDefault="003F05A6" w:rsidP="000A0755">
            <w:pPr>
              <w:pStyle w:val="Overskrift2"/>
              <w:rPr>
                <w:del w:id="3161" w:author="Claus" w:date="2018-12-18T12:08:00Z"/>
                <w:b w:val="0"/>
                <w:bCs w:val="0"/>
                <w:color w:val="auto"/>
              </w:rPr>
              <w:pPrChange w:id="3162" w:author="Claus" w:date="2018-12-18T18:43:00Z">
                <w:pPr>
                  <w:spacing w:after="200" w:line="276" w:lineRule="auto"/>
                </w:pPr>
              </w:pPrChange>
            </w:pPr>
            <w:del w:id="3163" w:author="Claus" w:date="2018-12-18T12:08:00Z">
              <w:r w:rsidDel="00231B65">
                <w:delText>Projektet</w:delText>
              </w:r>
            </w:del>
          </w:p>
        </w:tc>
        <w:tc>
          <w:tcPr>
            <w:tcW w:w="3969" w:type="dxa"/>
          </w:tcPr>
          <w:p w:rsidR="000A0755" w:rsidRDefault="003F05A6" w:rsidP="000A0755">
            <w:pPr>
              <w:pStyle w:val="Overskrift2"/>
              <w:cnfStyle w:val="100000000000"/>
              <w:rPr>
                <w:del w:id="3164" w:author="Claus" w:date="2018-12-18T12:08:00Z"/>
                <w:b w:val="0"/>
                <w:bCs w:val="0"/>
                <w:color w:val="auto"/>
              </w:rPr>
              <w:pPrChange w:id="3165" w:author="Claus" w:date="2018-12-18T18:43:00Z">
                <w:pPr>
                  <w:spacing w:after="200" w:line="276" w:lineRule="auto"/>
                  <w:cnfStyle w:val="100000000000"/>
                </w:pPr>
              </w:pPrChange>
            </w:pPr>
            <w:del w:id="3166" w:author="Claus" w:date="2018-12-18T12:08:00Z">
              <w:r w:rsidDel="00231B65">
                <w:delText>Positive</w:delText>
              </w:r>
            </w:del>
          </w:p>
        </w:tc>
        <w:tc>
          <w:tcPr>
            <w:tcW w:w="4567" w:type="dxa"/>
          </w:tcPr>
          <w:p w:rsidR="000A0755" w:rsidRDefault="003F05A6" w:rsidP="000A0755">
            <w:pPr>
              <w:pStyle w:val="Overskrift2"/>
              <w:cnfStyle w:val="100000000000"/>
              <w:rPr>
                <w:del w:id="3167" w:author="Claus" w:date="2018-12-18T12:08:00Z"/>
                <w:b w:val="0"/>
                <w:bCs w:val="0"/>
                <w:color w:val="auto"/>
              </w:rPr>
              <w:pPrChange w:id="3168" w:author="Claus" w:date="2018-12-18T18:43:00Z">
                <w:pPr>
                  <w:spacing w:after="200" w:line="276" w:lineRule="auto"/>
                  <w:cnfStyle w:val="100000000000"/>
                </w:pPr>
              </w:pPrChange>
            </w:pPr>
            <w:del w:id="3169" w:author="Claus" w:date="2018-12-18T12:08:00Z">
              <w:r w:rsidDel="00231B65">
                <w:delText>Negative</w:delText>
              </w:r>
            </w:del>
          </w:p>
        </w:tc>
      </w:tr>
      <w:tr w:rsidR="003F05A6" w:rsidDel="00231B65" w:rsidTr="003F05A6">
        <w:trPr>
          <w:cnfStyle w:val="000000100000"/>
          <w:del w:id="3170" w:author="Claus" w:date="2018-12-18T12:08:00Z"/>
        </w:trPr>
        <w:tc>
          <w:tcPr>
            <w:cnfStyle w:val="001000000000"/>
            <w:tcW w:w="1242" w:type="dxa"/>
          </w:tcPr>
          <w:p w:rsidR="000A0755" w:rsidRDefault="003F05A6" w:rsidP="000A0755">
            <w:pPr>
              <w:pStyle w:val="Overskrift2"/>
              <w:rPr>
                <w:del w:id="3171" w:author="Claus" w:date="2018-12-18T12:08:00Z"/>
                <w:b w:val="0"/>
                <w:bCs w:val="0"/>
                <w:color w:val="auto"/>
              </w:rPr>
              <w:pPrChange w:id="3172" w:author="Claus" w:date="2018-12-18T18:43:00Z">
                <w:pPr>
                  <w:spacing w:after="200" w:line="276" w:lineRule="auto"/>
                </w:pPr>
              </w:pPrChange>
            </w:pPr>
            <w:del w:id="3173" w:author="Claus" w:date="2018-12-18T12:08:00Z">
              <w:r w:rsidDel="00231B65">
                <w:delText>Interne</w:delText>
              </w:r>
            </w:del>
          </w:p>
        </w:tc>
        <w:tc>
          <w:tcPr>
            <w:tcW w:w="3969" w:type="dxa"/>
          </w:tcPr>
          <w:p w:rsidR="000A0755" w:rsidRDefault="003F05A6" w:rsidP="000A0755">
            <w:pPr>
              <w:pStyle w:val="Overskrift2"/>
              <w:cnfStyle w:val="000000100000"/>
              <w:rPr>
                <w:del w:id="3174" w:author="Claus" w:date="2018-12-18T12:08:00Z"/>
              </w:rPr>
              <w:pPrChange w:id="3175" w:author="Claus" w:date="2018-12-18T18:43:00Z">
                <w:pPr>
                  <w:spacing w:after="200" w:line="276" w:lineRule="auto"/>
                  <w:cnfStyle w:val="000000100000"/>
                </w:pPr>
              </w:pPrChange>
            </w:pPr>
            <w:del w:id="3176" w:author="Claus" w:date="2018-12-18T12:08:00Z">
              <w:r w:rsidDel="00231B65">
                <w:delText>Strengths:</w:delText>
              </w:r>
            </w:del>
          </w:p>
          <w:p w:rsidR="000A0755" w:rsidRDefault="003F05A6" w:rsidP="000A0755">
            <w:pPr>
              <w:pStyle w:val="Overskrift2"/>
              <w:cnfStyle w:val="000000100000"/>
              <w:rPr>
                <w:del w:id="3177" w:author="Claus" w:date="2018-12-18T12:08:00Z"/>
              </w:rPr>
              <w:pPrChange w:id="3178" w:author="Claus" w:date="2018-12-18T18:43:00Z">
                <w:pPr>
                  <w:pStyle w:val="Listeafsnit"/>
                  <w:numPr>
                    <w:numId w:val="1"/>
                  </w:numPr>
                  <w:spacing w:after="200" w:line="276" w:lineRule="auto"/>
                  <w:ind w:hanging="360"/>
                  <w:cnfStyle w:val="000000100000"/>
                </w:pPr>
              </w:pPrChange>
            </w:pPr>
            <w:del w:id="3179" w:author="Claus" w:date="2018-12-18T12:08:00Z">
              <w:r w:rsidDel="00231B65">
                <w:delText>Dedikeret ngl.medarbejder tæt på problemområdet med masser af viden, både som it-bruger og håndværker/trælastmand.</w:delText>
              </w:r>
            </w:del>
          </w:p>
          <w:p w:rsidR="000A0755" w:rsidRDefault="003F05A6" w:rsidP="000A0755">
            <w:pPr>
              <w:pStyle w:val="Overskrift2"/>
              <w:cnfStyle w:val="000000100000"/>
              <w:rPr>
                <w:del w:id="3180" w:author="Claus" w:date="2018-12-18T12:08:00Z"/>
              </w:rPr>
              <w:pPrChange w:id="3181" w:author="Claus" w:date="2018-12-18T18:43:00Z">
                <w:pPr>
                  <w:pStyle w:val="Listeafsnit"/>
                  <w:numPr>
                    <w:numId w:val="1"/>
                  </w:numPr>
                  <w:spacing w:after="200" w:line="276" w:lineRule="auto"/>
                  <w:ind w:hanging="360"/>
                  <w:cnfStyle w:val="000000100000"/>
                </w:pPr>
              </w:pPrChange>
            </w:pPr>
            <w:del w:id="3182" w:author="Claus" w:date="2018-12-18T12:08:00Z">
              <w:r w:rsidDel="00231B65">
                <w:delText>Fog har tidligere fået udviklet et system, så de er klar over at der er en gevinst ved nyt system.</w:delText>
              </w:r>
            </w:del>
          </w:p>
          <w:p w:rsidR="000A0755" w:rsidRDefault="000A0755" w:rsidP="000A0755">
            <w:pPr>
              <w:pStyle w:val="Overskrift2"/>
              <w:cnfStyle w:val="000000100000"/>
              <w:rPr>
                <w:del w:id="3183" w:author="Claus" w:date="2018-12-18T12:08:00Z"/>
              </w:rPr>
              <w:pPrChange w:id="3184" w:author="Claus" w:date="2018-12-18T18:43:00Z">
                <w:pPr>
                  <w:spacing w:after="200" w:line="276" w:lineRule="auto"/>
                  <w:cnfStyle w:val="000000100000"/>
                </w:pPr>
              </w:pPrChange>
            </w:pPr>
          </w:p>
        </w:tc>
        <w:tc>
          <w:tcPr>
            <w:tcW w:w="4567" w:type="dxa"/>
          </w:tcPr>
          <w:p w:rsidR="000A0755" w:rsidRDefault="003F05A6" w:rsidP="000A0755">
            <w:pPr>
              <w:pStyle w:val="Overskrift2"/>
              <w:cnfStyle w:val="000000100000"/>
              <w:rPr>
                <w:del w:id="3185" w:author="Claus" w:date="2018-12-18T12:08:00Z"/>
              </w:rPr>
              <w:pPrChange w:id="3186" w:author="Claus" w:date="2018-12-18T18:43:00Z">
                <w:pPr>
                  <w:spacing w:after="200" w:line="276" w:lineRule="auto"/>
                  <w:cnfStyle w:val="000000100000"/>
                </w:pPr>
              </w:pPrChange>
            </w:pPr>
            <w:del w:id="3187" w:author="Claus" w:date="2018-12-18T12:08:00Z">
              <w:r w:rsidDel="00231B65">
                <w:delText>Weaknesses:</w:delText>
              </w:r>
            </w:del>
          </w:p>
          <w:p w:rsidR="000A0755" w:rsidRDefault="00F143EA" w:rsidP="000A0755">
            <w:pPr>
              <w:pStyle w:val="Overskrift2"/>
              <w:cnfStyle w:val="000000100000"/>
              <w:rPr>
                <w:del w:id="3188" w:author="Claus" w:date="2018-12-18T12:08:00Z"/>
              </w:rPr>
              <w:pPrChange w:id="3189" w:author="Claus" w:date="2018-12-18T18:43:00Z">
                <w:pPr>
                  <w:pStyle w:val="Listeafsnit"/>
                  <w:numPr>
                    <w:numId w:val="1"/>
                  </w:numPr>
                  <w:spacing w:after="200" w:line="276" w:lineRule="auto"/>
                  <w:ind w:hanging="360"/>
                  <w:cnfStyle w:val="000000100000"/>
                </w:pPr>
              </w:pPrChange>
            </w:pPr>
            <w:del w:id="3190" w:author="Claus" w:date="2018-12-18T12:08:00Z">
              <w:r w:rsidDel="00231B65">
                <w:delText xml:space="preserve">Konflikt: </w:delText>
              </w:r>
              <w:r w:rsidR="003F05A6" w:rsidDel="00231B65">
                <w:delText>Man kan godt lide enkeltheden i Quickbyg samtidig med at man vil have et system som potentielt kan give mere vedligehold af varer, priser mv.</w:delText>
              </w:r>
            </w:del>
          </w:p>
          <w:p w:rsidR="000A0755" w:rsidRDefault="003F05A6" w:rsidP="000A0755">
            <w:pPr>
              <w:pStyle w:val="Overskrift2"/>
              <w:cnfStyle w:val="000000100000"/>
              <w:rPr>
                <w:del w:id="3191" w:author="Claus" w:date="2018-12-18T12:08:00Z"/>
              </w:rPr>
              <w:pPrChange w:id="3192" w:author="Claus" w:date="2018-12-18T18:43:00Z">
                <w:pPr>
                  <w:pStyle w:val="Listeafsnit"/>
                  <w:numPr>
                    <w:numId w:val="1"/>
                  </w:numPr>
                  <w:spacing w:after="200" w:line="276" w:lineRule="auto"/>
                  <w:ind w:hanging="360"/>
                  <w:cnfStyle w:val="000000100000"/>
                </w:pPr>
              </w:pPrChange>
            </w:pPr>
            <w:del w:id="3193" w:author="Claus" w:date="2018-12-18T12:08:00Z">
              <w:r w:rsidDel="00231B65">
                <w:delText>Der er skitseret en række udfordringer, f.eks. opdatering af varenumre, priser og tilføjelser af flere varer, men kun ytret 2 konkrete krav.</w:delText>
              </w:r>
            </w:del>
          </w:p>
          <w:p w:rsidR="000A0755" w:rsidRDefault="003F05A6" w:rsidP="000A0755">
            <w:pPr>
              <w:pStyle w:val="Overskrift2"/>
              <w:cnfStyle w:val="000000100000"/>
              <w:rPr>
                <w:del w:id="3194" w:author="Claus" w:date="2018-12-18T12:08:00Z"/>
              </w:rPr>
              <w:pPrChange w:id="3195" w:author="Claus" w:date="2018-12-18T18:43:00Z">
                <w:pPr>
                  <w:pStyle w:val="Listeafsnit"/>
                  <w:numPr>
                    <w:numId w:val="1"/>
                  </w:numPr>
                  <w:spacing w:after="200" w:line="276" w:lineRule="auto"/>
                  <w:ind w:hanging="360"/>
                  <w:cnfStyle w:val="000000100000"/>
                </w:pPr>
              </w:pPrChange>
            </w:pPr>
            <w:del w:id="3196" w:author="Claus" w:date="2018-12-18T12:08:00Z">
              <w:r w:rsidDel="00231B65">
                <w:delText>Der er kun foretaget interview af 1 person, så uklart hvordan resten af organisationen forholder sig.</w:delText>
              </w:r>
            </w:del>
          </w:p>
          <w:p w:rsidR="000A0755" w:rsidRDefault="003F05A6" w:rsidP="000A0755">
            <w:pPr>
              <w:pStyle w:val="Overskrift2"/>
              <w:cnfStyle w:val="000000100000"/>
              <w:rPr>
                <w:del w:id="3197" w:author="Claus" w:date="2018-12-18T12:08:00Z"/>
              </w:rPr>
              <w:pPrChange w:id="3198" w:author="Claus" w:date="2018-12-18T18:43:00Z">
                <w:pPr>
                  <w:pStyle w:val="Listeafsnit"/>
                  <w:numPr>
                    <w:numId w:val="1"/>
                  </w:numPr>
                  <w:spacing w:after="200" w:line="276" w:lineRule="auto"/>
                  <w:ind w:hanging="360"/>
                  <w:cnfStyle w:val="000000100000"/>
                </w:pPr>
              </w:pPrChange>
            </w:pPr>
            <w:del w:id="3199" w:author="Claus" w:date="2018-12-18T12:08:00Z">
              <w:r w:rsidDel="00231B65">
                <w:delText>Et tidligere projekt er skrinlagt, er man urealistisk i sine mål?</w:delText>
              </w:r>
              <w:r w:rsidR="00F143EA" w:rsidDel="00231B65">
                <w:delText xml:space="preserve"> Man ved hvad man har, men ved man hvad man vil?</w:delText>
              </w:r>
            </w:del>
          </w:p>
          <w:p w:rsidR="000A0755" w:rsidRDefault="000A0755" w:rsidP="000A0755">
            <w:pPr>
              <w:pStyle w:val="Overskrift2"/>
              <w:cnfStyle w:val="000000100000"/>
              <w:rPr>
                <w:del w:id="3200" w:author="Claus" w:date="2018-12-18T12:08:00Z"/>
              </w:rPr>
              <w:pPrChange w:id="3201" w:author="Claus" w:date="2018-12-18T18:43:00Z">
                <w:pPr>
                  <w:spacing w:after="200" w:line="276" w:lineRule="auto"/>
                  <w:cnfStyle w:val="000000100000"/>
                </w:pPr>
              </w:pPrChange>
            </w:pPr>
          </w:p>
        </w:tc>
      </w:tr>
      <w:tr w:rsidR="003F05A6" w:rsidDel="00231B65" w:rsidTr="003F05A6">
        <w:trPr>
          <w:del w:id="3202" w:author="Claus" w:date="2018-12-18T12:08:00Z"/>
        </w:trPr>
        <w:tc>
          <w:tcPr>
            <w:cnfStyle w:val="001000000000"/>
            <w:tcW w:w="1242" w:type="dxa"/>
          </w:tcPr>
          <w:p w:rsidR="000A0755" w:rsidRDefault="003F05A6" w:rsidP="000A0755">
            <w:pPr>
              <w:pStyle w:val="Overskrift2"/>
              <w:rPr>
                <w:del w:id="3203" w:author="Claus" w:date="2018-12-18T12:08:00Z"/>
                <w:b w:val="0"/>
                <w:bCs w:val="0"/>
                <w:color w:val="auto"/>
              </w:rPr>
              <w:pPrChange w:id="3204" w:author="Claus" w:date="2018-12-18T18:43:00Z">
                <w:pPr>
                  <w:spacing w:after="200" w:line="276" w:lineRule="auto"/>
                </w:pPr>
              </w:pPrChange>
            </w:pPr>
            <w:del w:id="3205" w:author="Claus" w:date="2018-12-18T12:08:00Z">
              <w:r w:rsidDel="00231B65">
                <w:delText>Eksterne</w:delText>
              </w:r>
            </w:del>
          </w:p>
        </w:tc>
        <w:tc>
          <w:tcPr>
            <w:tcW w:w="3969" w:type="dxa"/>
          </w:tcPr>
          <w:p w:rsidR="000A0755" w:rsidRDefault="003F05A6" w:rsidP="000A0755">
            <w:pPr>
              <w:pStyle w:val="Overskrift2"/>
              <w:cnfStyle w:val="000000000000"/>
              <w:rPr>
                <w:del w:id="3206" w:author="Claus" w:date="2018-12-18T12:08:00Z"/>
              </w:rPr>
              <w:pPrChange w:id="3207" w:author="Claus" w:date="2018-12-18T18:43:00Z">
                <w:pPr>
                  <w:spacing w:after="200" w:line="276" w:lineRule="auto"/>
                  <w:cnfStyle w:val="000000000000"/>
                </w:pPr>
              </w:pPrChange>
            </w:pPr>
            <w:del w:id="3208" w:author="Claus" w:date="2018-12-18T12:08:00Z">
              <w:r w:rsidDel="00231B65">
                <w:delText>Opportunities:</w:delText>
              </w:r>
            </w:del>
          </w:p>
          <w:p w:rsidR="000A0755" w:rsidRDefault="00F143EA" w:rsidP="000A0755">
            <w:pPr>
              <w:pStyle w:val="Overskrift2"/>
              <w:cnfStyle w:val="000000000000"/>
              <w:rPr>
                <w:del w:id="3209" w:author="Claus" w:date="2018-12-18T12:08:00Z"/>
              </w:rPr>
              <w:pPrChange w:id="3210" w:author="Claus" w:date="2018-12-18T18:43:00Z">
                <w:pPr>
                  <w:pStyle w:val="Listeafsnit"/>
                  <w:numPr>
                    <w:numId w:val="1"/>
                  </w:numPr>
                  <w:spacing w:after="200" w:line="276" w:lineRule="auto"/>
                  <w:ind w:hanging="360"/>
                  <w:cnfStyle w:val="000000000000"/>
                </w:pPr>
              </w:pPrChange>
            </w:pPr>
            <w:del w:id="3211" w:author="Claus" w:date="2018-12-18T12:08:00Z">
              <w:r w:rsidDel="00231B65">
                <w:delText>COTS ERP-system kan evt. indfri krav hurtigt, ved få justeringer/tilføjelser?</w:delText>
              </w:r>
            </w:del>
          </w:p>
          <w:p w:rsidR="000A0755" w:rsidRDefault="000A0755" w:rsidP="000A0755">
            <w:pPr>
              <w:pStyle w:val="Overskrift2"/>
              <w:cnfStyle w:val="000000000000"/>
              <w:rPr>
                <w:del w:id="3212" w:author="Claus" w:date="2018-12-18T12:08:00Z"/>
              </w:rPr>
              <w:pPrChange w:id="3213" w:author="Claus" w:date="2018-12-18T18:43:00Z">
                <w:pPr>
                  <w:spacing w:after="200" w:line="276" w:lineRule="auto"/>
                  <w:cnfStyle w:val="000000000000"/>
                </w:pPr>
              </w:pPrChange>
            </w:pPr>
          </w:p>
        </w:tc>
        <w:tc>
          <w:tcPr>
            <w:tcW w:w="4567" w:type="dxa"/>
          </w:tcPr>
          <w:p w:rsidR="000A0755" w:rsidRDefault="003F05A6" w:rsidP="000A0755">
            <w:pPr>
              <w:pStyle w:val="Overskrift2"/>
              <w:cnfStyle w:val="000000000000"/>
              <w:rPr>
                <w:del w:id="3214" w:author="Claus" w:date="2018-12-18T12:08:00Z"/>
              </w:rPr>
              <w:pPrChange w:id="3215" w:author="Claus" w:date="2018-12-18T18:43:00Z">
                <w:pPr>
                  <w:spacing w:after="200" w:line="276" w:lineRule="auto"/>
                  <w:cnfStyle w:val="000000000000"/>
                </w:pPr>
              </w:pPrChange>
            </w:pPr>
            <w:del w:id="3216" w:author="Claus" w:date="2018-12-18T12:08:00Z">
              <w:r w:rsidDel="00231B65">
                <w:delText>Threats:</w:delText>
              </w:r>
            </w:del>
          </w:p>
          <w:p w:rsidR="000A0755" w:rsidRDefault="00F143EA" w:rsidP="000A0755">
            <w:pPr>
              <w:pStyle w:val="Overskrift2"/>
              <w:cnfStyle w:val="000000000000"/>
              <w:rPr>
                <w:del w:id="3217" w:author="Claus" w:date="2018-12-18T12:08:00Z"/>
              </w:rPr>
              <w:pPrChange w:id="3218" w:author="Claus" w:date="2018-12-18T18:43:00Z">
                <w:pPr>
                  <w:pStyle w:val="Listeafsnit"/>
                  <w:numPr>
                    <w:numId w:val="1"/>
                  </w:numPr>
                  <w:spacing w:after="200" w:line="276" w:lineRule="auto"/>
                  <w:ind w:hanging="360"/>
                  <w:cnfStyle w:val="000000000000"/>
                </w:pPr>
              </w:pPrChange>
            </w:pPr>
            <w:del w:id="3219" w:author="Claus" w:date="2018-12-18T12:08:00Z">
              <w:r w:rsidDel="00231B65">
                <w:delText>ERP system er måske over målet/for indviklet til at medarbejderne gider bruge det.</w:delText>
              </w:r>
            </w:del>
          </w:p>
          <w:p w:rsidR="000A0755" w:rsidRDefault="00F143EA" w:rsidP="000A0755">
            <w:pPr>
              <w:pStyle w:val="Overskrift2"/>
              <w:cnfStyle w:val="000000000000"/>
              <w:rPr>
                <w:del w:id="3220" w:author="Claus" w:date="2018-12-18T12:08:00Z"/>
              </w:rPr>
              <w:pPrChange w:id="3221" w:author="Claus" w:date="2018-12-18T18:43:00Z">
                <w:pPr>
                  <w:pStyle w:val="Listeafsnit"/>
                  <w:numPr>
                    <w:numId w:val="1"/>
                  </w:numPr>
                  <w:spacing w:after="200" w:line="276" w:lineRule="auto"/>
                  <w:ind w:hanging="360"/>
                  <w:cnfStyle w:val="000000000000"/>
                </w:pPr>
              </w:pPrChange>
            </w:pPr>
            <w:del w:id="3222" w:author="Claus" w:date="2018-12-18T12:08:00Z">
              <w:r w:rsidDel="00231B65">
                <w:delText>Modvillighed blandt medarbejdere kan skabe splid og skade virksomheden.</w:delText>
              </w:r>
            </w:del>
          </w:p>
          <w:p w:rsidR="000A0755" w:rsidRDefault="005858CF" w:rsidP="000A0755">
            <w:pPr>
              <w:pStyle w:val="Overskrift2"/>
              <w:cnfStyle w:val="000000000000"/>
              <w:rPr>
                <w:del w:id="3223" w:author="Claus" w:date="2018-12-18T12:08:00Z"/>
              </w:rPr>
              <w:pPrChange w:id="3224" w:author="Claus" w:date="2018-12-18T18:43:00Z">
                <w:pPr>
                  <w:pStyle w:val="Listeafsnit"/>
                  <w:numPr>
                    <w:numId w:val="1"/>
                  </w:numPr>
                  <w:spacing w:after="200" w:line="276" w:lineRule="auto"/>
                  <w:ind w:hanging="360"/>
                  <w:cnfStyle w:val="000000000000"/>
                </w:pPr>
              </w:pPrChange>
            </w:pPr>
            <w:del w:id="3225" w:author="Claus" w:date="2018-12-18T12:08:00Z">
              <w:r w:rsidDel="00231B65">
                <w:delText>M</w:delText>
              </w:r>
              <w:r w:rsidR="00811E1E" w:rsidDel="00231B65">
                <w:delText>arkedet</w:delText>
              </w:r>
              <w:r w:rsidR="00F143EA" w:rsidDel="00231B65">
                <w:delText xml:space="preserve"> ændres i en sådan grad, at systemet ikke kan </w:delText>
              </w:r>
              <w:r w:rsidR="00811E1E" w:rsidDel="00231B65">
                <w:delText>bruges.</w:delText>
              </w:r>
            </w:del>
          </w:p>
          <w:p w:rsidR="000A0755" w:rsidRDefault="005858CF" w:rsidP="000A0755">
            <w:pPr>
              <w:pStyle w:val="Overskrift2"/>
              <w:cnfStyle w:val="000000000000"/>
              <w:rPr>
                <w:del w:id="3226" w:author="Claus" w:date="2018-12-18T12:08:00Z"/>
              </w:rPr>
              <w:pPrChange w:id="3227" w:author="Claus" w:date="2018-12-18T18:43:00Z">
                <w:pPr>
                  <w:pStyle w:val="Listeafsnit"/>
                  <w:numPr>
                    <w:numId w:val="1"/>
                  </w:numPr>
                  <w:spacing w:after="200" w:line="276" w:lineRule="auto"/>
                  <w:ind w:hanging="360"/>
                  <w:cnfStyle w:val="000000000000"/>
                </w:pPr>
              </w:pPrChange>
            </w:pPr>
            <w:del w:id="3228" w:author="Claus" w:date="2018-12-18T12:08:00Z">
              <w:r w:rsidDel="00231B65">
                <w:delText>Klimaforandringer medfører ændringer i byggeregulativer som fordrer konstruktionsændringer i carporte.</w:delText>
              </w:r>
            </w:del>
          </w:p>
          <w:p w:rsidR="000A0755" w:rsidRDefault="002477D7" w:rsidP="000A0755">
            <w:pPr>
              <w:pStyle w:val="Overskrift2"/>
              <w:cnfStyle w:val="000000000000"/>
              <w:rPr>
                <w:del w:id="3229" w:author="Claus" w:date="2018-12-18T12:08:00Z"/>
              </w:rPr>
              <w:pPrChange w:id="3230" w:author="Claus" w:date="2018-12-18T18:43:00Z">
                <w:pPr>
                  <w:pStyle w:val="Listeafsnit"/>
                  <w:numPr>
                    <w:numId w:val="1"/>
                  </w:numPr>
                  <w:spacing w:after="200" w:line="276" w:lineRule="auto"/>
                  <w:ind w:hanging="360"/>
                  <w:cnfStyle w:val="000000000000"/>
                </w:pPr>
              </w:pPrChange>
            </w:pPr>
            <w:del w:id="3231" w:author="Claus" w:date="2018-12-18T12:08:00Z">
              <w:r w:rsidDel="00231B65">
                <w:delText>Har vi egne biler i fremtiden?</w:delText>
              </w:r>
            </w:del>
          </w:p>
          <w:p w:rsidR="000A0755" w:rsidRDefault="000A0755" w:rsidP="000A0755">
            <w:pPr>
              <w:pStyle w:val="Overskrift2"/>
              <w:cnfStyle w:val="000000000000"/>
              <w:rPr>
                <w:del w:id="3232" w:author="Claus" w:date="2018-12-18T12:08:00Z"/>
              </w:rPr>
              <w:pPrChange w:id="3233" w:author="Claus" w:date="2018-12-18T18:43:00Z">
                <w:pPr>
                  <w:spacing w:after="200" w:line="276" w:lineRule="auto"/>
                  <w:cnfStyle w:val="000000000000"/>
                </w:pPr>
              </w:pPrChange>
            </w:pPr>
          </w:p>
        </w:tc>
      </w:tr>
    </w:tbl>
    <w:p w:rsidR="000A0755" w:rsidRDefault="000A0755" w:rsidP="000A0755">
      <w:pPr>
        <w:pStyle w:val="Overskrift2"/>
        <w:rPr>
          <w:del w:id="3234" w:author="Claus" w:date="2018-12-18T12:08:00Z"/>
        </w:rPr>
        <w:pPrChange w:id="3235" w:author="Claus" w:date="2018-12-18T18:43:00Z">
          <w:pPr/>
        </w:pPrChange>
      </w:pPr>
    </w:p>
    <w:tbl>
      <w:tblPr>
        <w:tblStyle w:val="Mediumgitter3-fremhvningsfarve3"/>
        <w:tblW w:w="0" w:type="auto"/>
        <w:tblLook w:val="04A0"/>
      </w:tblPr>
      <w:tblGrid>
        <w:gridCol w:w="1864"/>
        <w:gridCol w:w="3769"/>
        <w:gridCol w:w="4329"/>
      </w:tblGrid>
      <w:tr w:rsidR="0013533A" w:rsidDel="00231B65" w:rsidTr="00AC2921">
        <w:trPr>
          <w:cnfStyle w:val="100000000000"/>
          <w:del w:id="3236" w:author="Claus" w:date="2018-12-18T12:08:00Z"/>
        </w:trPr>
        <w:tc>
          <w:tcPr>
            <w:cnfStyle w:val="001000000000"/>
            <w:tcW w:w="1273" w:type="dxa"/>
          </w:tcPr>
          <w:p w:rsidR="000A0755" w:rsidRDefault="00684E28" w:rsidP="000A0755">
            <w:pPr>
              <w:pStyle w:val="Overskrift2"/>
              <w:rPr>
                <w:del w:id="3237" w:author="Claus" w:date="2018-12-18T12:08:00Z"/>
                <w:rFonts w:ascii="Courier New" w:hAnsi="Courier New" w:cs="Courier New"/>
                <w:b w:val="0"/>
                <w:bCs w:val="0"/>
                <w:color w:val="auto"/>
              </w:rPr>
              <w:pPrChange w:id="3238" w:author="Claus" w:date="2018-12-18T18:43:00Z">
                <w:pPr>
                  <w:spacing w:after="200" w:line="276" w:lineRule="auto"/>
                  <w:jc w:val="center"/>
                </w:pPr>
              </w:pPrChange>
            </w:pPr>
            <w:del w:id="3239" w:author="Claus" w:date="2018-12-18T12:08:00Z">
              <w:r w:rsidDel="00231B65">
                <w:rPr>
                  <w:rFonts w:ascii="Courier New" w:hAnsi="Courier New" w:cs="Courier New"/>
                </w:rPr>
                <w:delText>The binaries</w:delText>
              </w:r>
            </w:del>
          </w:p>
        </w:tc>
        <w:tc>
          <w:tcPr>
            <w:tcW w:w="3938" w:type="dxa"/>
          </w:tcPr>
          <w:p w:rsidR="000A0755" w:rsidRDefault="008E2FB2" w:rsidP="000A0755">
            <w:pPr>
              <w:pStyle w:val="Overskrift2"/>
              <w:cnfStyle w:val="100000000000"/>
              <w:rPr>
                <w:del w:id="3240" w:author="Claus" w:date="2018-12-18T12:08:00Z"/>
                <w:b w:val="0"/>
                <w:bCs w:val="0"/>
                <w:color w:val="auto"/>
              </w:rPr>
              <w:pPrChange w:id="3241" w:author="Claus" w:date="2018-12-18T18:43:00Z">
                <w:pPr>
                  <w:spacing w:after="200" w:line="276" w:lineRule="auto"/>
                  <w:cnfStyle w:val="100000000000"/>
                </w:pPr>
              </w:pPrChange>
            </w:pPr>
            <w:del w:id="3242" w:author="Claus" w:date="2018-12-18T12:08:00Z">
              <w:r w:rsidDel="00231B65">
                <w:delText>Positive</w:delText>
              </w:r>
            </w:del>
          </w:p>
        </w:tc>
        <w:tc>
          <w:tcPr>
            <w:tcW w:w="4567" w:type="dxa"/>
          </w:tcPr>
          <w:p w:rsidR="000A0755" w:rsidRDefault="008E2FB2" w:rsidP="000A0755">
            <w:pPr>
              <w:pStyle w:val="Overskrift2"/>
              <w:cnfStyle w:val="100000000000"/>
              <w:rPr>
                <w:del w:id="3243" w:author="Claus" w:date="2018-12-18T12:08:00Z"/>
                <w:b w:val="0"/>
                <w:bCs w:val="0"/>
                <w:color w:val="auto"/>
              </w:rPr>
              <w:pPrChange w:id="3244" w:author="Claus" w:date="2018-12-18T18:43:00Z">
                <w:pPr>
                  <w:spacing w:after="200" w:line="276" w:lineRule="auto"/>
                  <w:cnfStyle w:val="100000000000"/>
                </w:pPr>
              </w:pPrChange>
            </w:pPr>
            <w:del w:id="3245" w:author="Claus" w:date="2018-12-18T12:08:00Z">
              <w:r w:rsidDel="00231B65">
                <w:delText>Negative</w:delText>
              </w:r>
            </w:del>
          </w:p>
        </w:tc>
      </w:tr>
      <w:tr w:rsidR="0013533A" w:rsidDel="00231B65" w:rsidTr="00AC2921">
        <w:trPr>
          <w:cnfStyle w:val="000000100000"/>
          <w:del w:id="3246" w:author="Claus" w:date="2018-12-18T12:08:00Z"/>
        </w:trPr>
        <w:tc>
          <w:tcPr>
            <w:cnfStyle w:val="001000000000"/>
            <w:tcW w:w="1273" w:type="dxa"/>
          </w:tcPr>
          <w:p w:rsidR="000A0755" w:rsidRDefault="008E2FB2" w:rsidP="000A0755">
            <w:pPr>
              <w:pStyle w:val="Overskrift2"/>
              <w:rPr>
                <w:del w:id="3247" w:author="Claus" w:date="2018-12-18T12:08:00Z"/>
                <w:b w:val="0"/>
                <w:bCs w:val="0"/>
                <w:color w:val="auto"/>
              </w:rPr>
              <w:pPrChange w:id="3248" w:author="Claus" w:date="2018-12-18T18:43:00Z">
                <w:pPr>
                  <w:spacing w:after="200" w:line="276" w:lineRule="auto"/>
                </w:pPr>
              </w:pPrChange>
            </w:pPr>
            <w:del w:id="3249" w:author="Claus" w:date="2018-12-18T12:08:00Z">
              <w:r w:rsidDel="00231B65">
                <w:delText>Interne</w:delText>
              </w:r>
            </w:del>
          </w:p>
        </w:tc>
        <w:tc>
          <w:tcPr>
            <w:tcW w:w="3938" w:type="dxa"/>
          </w:tcPr>
          <w:p w:rsidR="000A0755" w:rsidRDefault="008E2FB2" w:rsidP="000A0755">
            <w:pPr>
              <w:pStyle w:val="Overskrift2"/>
              <w:cnfStyle w:val="000000100000"/>
              <w:rPr>
                <w:del w:id="3250" w:author="Claus" w:date="2018-12-18T12:08:00Z"/>
              </w:rPr>
              <w:pPrChange w:id="3251" w:author="Claus" w:date="2018-12-18T18:43:00Z">
                <w:pPr>
                  <w:spacing w:after="200" w:line="276" w:lineRule="auto"/>
                  <w:cnfStyle w:val="000000100000"/>
                </w:pPr>
              </w:pPrChange>
            </w:pPr>
            <w:del w:id="3252" w:author="Claus" w:date="2018-12-18T12:08:00Z">
              <w:r w:rsidDel="00231B65">
                <w:delText>Strengths:</w:delText>
              </w:r>
            </w:del>
          </w:p>
          <w:p w:rsidR="000A0755" w:rsidRDefault="002E3D80" w:rsidP="000A0755">
            <w:pPr>
              <w:pStyle w:val="Overskrift2"/>
              <w:cnfStyle w:val="000000100000"/>
              <w:rPr>
                <w:del w:id="3253" w:author="Claus" w:date="2018-12-18T12:08:00Z"/>
              </w:rPr>
              <w:pPrChange w:id="3254" w:author="Claus" w:date="2018-12-18T18:43:00Z">
                <w:pPr>
                  <w:pStyle w:val="Listeafsnit"/>
                  <w:numPr>
                    <w:numId w:val="1"/>
                  </w:numPr>
                  <w:spacing w:after="200" w:line="276" w:lineRule="auto"/>
                  <w:ind w:hanging="360"/>
                  <w:cnfStyle w:val="000000100000"/>
                </w:pPr>
              </w:pPrChange>
            </w:pPr>
            <w:del w:id="3255" w:author="Claus" w:date="2018-12-18T12:08:00Z">
              <w:r w:rsidDel="00231B65">
                <w:delText>Lille team med korte beslutningsveje.</w:delText>
              </w:r>
            </w:del>
          </w:p>
          <w:p w:rsidR="000A0755" w:rsidRDefault="002E3D80" w:rsidP="000A0755">
            <w:pPr>
              <w:pStyle w:val="Overskrift2"/>
              <w:cnfStyle w:val="000000100000"/>
              <w:rPr>
                <w:del w:id="3256" w:author="Claus" w:date="2018-12-18T12:08:00Z"/>
              </w:rPr>
              <w:pPrChange w:id="3257" w:author="Claus" w:date="2018-12-18T18:43:00Z">
                <w:pPr>
                  <w:pStyle w:val="Listeafsnit"/>
                  <w:numPr>
                    <w:numId w:val="1"/>
                  </w:numPr>
                  <w:spacing w:after="200" w:line="276" w:lineRule="auto"/>
                  <w:ind w:hanging="360"/>
                  <w:cnfStyle w:val="000000100000"/>
                </w:pPr>
              </w:pPrChange>
            </w:pPr>
            <w:del w:id="3258" w:author="Claus" w:date="2018-12-18T12:08:00Z">
              <w:r w:rsidDel="00231B65">
                <w:delText>Dedikerede og debatlystne teammedlemmer med en del erfaring.</w:delText>
              </w:r>
            </w:del>
          </w:p>
          <w:p w:rsidR="000A0755" w:rsidRDefault="002E3D80" w:rsidP="000A0755">
            <w:pPr>
              <w:pStyle w:val="Overskrift2"/>
              <w:cnfStyle w:val="000000100000"/>
              <w:rPr>
                <w:del w:id="3259" w:author="Claus" w:date="2018-12-18T12:08:00Z"/>
              </w:rPr>
              <w:pPrChange w:id="3260" w:author="Claus" w:date="2018-12-18T18:43:00Z">
                <w:pPr>
                  <w:pStyle w:val="Listeafsnit"/>
                  <w:numPr>
                    <w:numId w:val="1"/>
                  </w:numPr>
                  <w:spacing w:after="200" w:line="276" w:lineRule="auto"/>
                  <w:ind w:hanging="360"/>
                  <w:cnfStyle w:val="000000100000"/>
                </w:pPr>
              </w:pPrChange>
            </w:pPr>
            <w:del w:id="3261" w:author="Claus" w:date="2018-12-18T12:08:00Z">
              <w:r w:rsidDel="00231B65">
                <w:delText>Kan både levere backend, frontend og designe GUI.</w:delText>
              </w:r>
            </w:del>
          </w:p>
          <w:p w:rsidR="000A0755" w:rsidRDefault="007B1C18" w:rsidP="000A0755">
            <w:pPr>
              <w:pStyle w:val="Overskrift2"/>
              <w:cnfStyle w:val="000000100000"/>
              <w:rPr>
                <w:del w:id="3262" w:author="Claus" w:date="2018-12-18T12:08:00Z"/>
              </w:rPr>
              <w:pPrChange w:id="3263" w:author="Claus" w:date="2018-12-18T18:43:00Z">
                <w:pPr>
                  <w:pStyle w:val="Listeafsnit"/>
                  <w:numPr>
                    <w:numId w:val="1"/>
                  </w:numPr>
                  <w:spacing w:after="200" w:line="276" w:lineRule="auto"/>
                  <w:ind w:hanging="360"/>
                  <w:cnfStyle w:val="000000100000"/>
                </w:pPr>
              </w:pPrChange>
            </w:pPr>
            <w:del w:id="3264" w:author="Claus" w:date="2018-12-18T12:08:00Z">
              <w:r w:rsidDel="00231B65">
                <w:delText>Er klar over udfordringer</w:delText>
              </w:r>
              <w:r w:rsidR="002E3D80" w:rsidDel="00231B65">
                <w:delText>ne med at være få</w:delText>
              </w:r>
              <w:r w:rsidDel="00231B65">
                <w:delText xml:space="preserve"> og er lykkedes fint med tidlig</w:delText>
              </w:r>
              <w:r w:rsidR="002E3D80" w:rsidDel="00231B65">
                <w:delText>ere projekter.</w:delText>
              </w:r>
            </w:del>
          </w:p>
          <w:p w:rsidR="000A0755" w:rsidRDefault="000A0755" w:rsidP="000A0755">
            <w:pPr>
              <w:pStyle w:val="Overskrift2"/>
              <w:cnfStyle w:val="000000100000"/>
              <w:rPr>
                <w:del w:id="3265" w:author="Claus" w:date="2018-12-18T12:08:00Z"/>
              </w:rPr>
              <w:pPrChange w:id="3266" w:author="Claus" w:date="2018-12-18T18:43:00Z">
                <w:pPr>
                  <w:spacing w:after="200" w:line="276" w:lineRule="auto"/>
                  <w:cnfStyle w:val="000000100000"/>
                </w:pPr>
              </w:pPrChange>
            </w:pPr>
          </w:p>
        </w:tc>
        <w:tc>
          <w:tcPr>
            <w:tcW w:w="4567" w:type="dxa"/>
          </w:tcPr>
          <w:p w:rsidR="000A0755" w:rsidRDefault="008E2FB2" w:rsidP="000A0755">
            <w:pPr>
              <w:pStyle w:val="Overskrift2"/>
              <w:cnfStyle w:val="000000100000"/>
              <w:rPr>
                <w:del w:id="3267" w:author="Claus" w:date="2018-12-18T12:08:00Z"/>
              </w:rPr>
              <w:pPrChange w:id="3268" w:author="Claus" w:date="2018-12-18T18:43:00Z">
                <w:pPr>
                  <w:spacing w:after="200" w:line="276" w:lineRule="auto"/>
                  <w:cnfStyle w:val="000000100000"/>
                </w:pPr>
              </w:pPrChange>
            </w:pPr>
            <w:del w:id="3269" w:author="Claus" w:date="2018-12-18T12:08:00Z">
              <w:r w:rsidDel="00231B65">
                <w:delText>Weaknesses:</w:delText>
              </w:r>
            </w:del>
          </w:p>
          <w:p w:rsidR="000A0755" w:rsidRDefault="002E3D80" w:rsidP="000A0755">
            <w:pPr>
              <w:pStyle w:val="Overskrift2"/>
              <w:cnfStyle w:val="000000100000"/>
              <w:rPr>
                <w:del w:id="3270" w:author="Claus" w:date="2018-12-18T12:08:00Z"/>
              </w:rPr>
              <w:pPrChange w:id="3271" w:author="Claus" w:date="2018-12-18T18:43:00Z">
                <w:pPr>
                  <w:pStyle w:val="Listeafsnit"/>
                  <w:numPr>
                    <w:numId w:val="1"/>
                  </w:numPr>
                  <w:spacing w:after="200" w:line="276" w:lineRule="auto"/>
                  <w:ind w:hanging="360"/>
                  <w:cnfStyle w:val="000000100000"/>
                </w:pPr>
              </w:pPrChange>
            </w:pPr>
            <w:del w:id="3272" w:author="Claus" w:date="2018-12-18T12:08:00Z">
              <w:r w:rsidDel="00231B65">
                <w:delText>Få teammedlemmer kan give unuanceret billede af problemområdet og dermed løsning.</w:delText>
              </w:r>
            </w:del>
          </w:p>
          <w:p w:rsidR="000A0755" w:rsidRDefault="002E3D80" w:rsidP="000A0755">
            <w:pPr>
              <w:pStyle w:val="Overskrift2"/>
              <w:cnfStyle w:val="000000100000"/>
              <w:rPr>
                <w:del w:id="3273" w:author="Claus" w:date="2018-12-18T12:08:00Z"/>
              </w:rPr>
              <w:pPrChange w:id="3274" w:author="Claus" w:date="2018-12-18T18:43:00Z">
                <w:pPr>
                  <w:pStyle w:val="Listeafsnit"/>
                  <w:numPr>
                    <w:numId w:val="1"/>
                  </w:numPr>
                  <w:spacing w:after="200" w:line="276" w:lineRule="auto"/>
                  <w:ind w:hanging="360"/>
                  <w:cnfStyle w:val="000000100000"/>
                </w:pPr>
              </w:pPrChange>
            </w:pPr>
            <w:del w:id="3275" w:author="Claus" w:date="2018-12-18T12:08:00Z">
              <w:r w:rsidDel="00231B65">
                <w:delText>Svært at gennemføre flertalsbeslutninger ved uenighed.</w:delText>
              </w:r>
            </w:del>
          </w:p>
        </w:tc>
      </w:tr>
      <w:tr w:rsidR="0013533A" w:rsidDel="00231B65" w:rsidTr="00AC2921">
        <w:trPr>
          <w:del w:id="3276" w:author="Claus" w:date="2018-12-18T12:08:00Z"/>
        </w:trPr>
        <w:tc>
          <w:tcPr>
            <w:cnfStyle w:val="001000000000"/>
            <w:tcW w:w="1273" w:type="dxa"/>
          </w:tcPr>
          <w:p w:rsidR="000A0755" w:rsidRDefault="008E2FB2" w:rsidP="000A0755">
            <w:pPr>
              <w:pStyle w:val="Overskrift2"/>
              <w:rPr>
                <w:del w:id="3277" w:author="Claus" w:date="2018-12-18T12:08:00Z"/>
                <w:b w:val="0"/>
                <w:bCs w:val="0"/>
                <w:color w:val="auto"/>
              </w:rPr>
              <w:pPrChange w:id="3278" w:author="Claus" w:date="2018-12-18T18:43:00Z">
                <w:pPr>
                  <w:spacing w:after="200" w:line="276" w:lineRule="auto"/>
                </w:pPr>
              </w:pPrChange>
            </w:pPr>
            <w:del w:id="3279" w:author="Claus" w:date="2018-12-18T12:08:00Z">
              <w:r w:rsidDel="00231B65">
                <w:delText>Eksterne</w:delText>
              </w:r>
            </w:del>
          </w:p>
        </w:tc>
        <w:tc>
          <w:tcPr>
            <w:tcW w:w="3938" w:type="dxa"/>
          </w:tcPr>
          <w:p w:rsidR="000A0755" w:rsidRDefault="008E2FB2" w:rsidP="000A0755">
            <w:pPr>
              <w:pStyle w:val="Overskrift2"/>
              <w:cnfStyle w:val="000000000000"/>
              <w:rPr>
                <w:del w:id="3280" w:author="Claus" w:date="2018-12-18T12:08:00Z"/>
              </w:rPr>
              <w:pPrChange w:id="3281" w:author="Claus" w:date="2018-12-18T18:43:00Z">
                <w:pPr>
                  <w:spacing w:after="200" w:line="276" w:lineRule="auto"/>
                  <w:cnfStyle w:val="000000000000"/>
                </w:pPr>
              </w:pPrChange>
            </w:pPr>
            <w:del w:id="3282" w:author="Claus" w:date="2018-12-18T12:08:00Z">
              <w:r w:rsidDel="00231B65">
                <w:delText>Opportunities:</w:delText>
              </w:r>
            </w:del>
          </w:p>
          <w:p w:rsidR="000A0755" w:rsidRDefault="002E3D80" w:rsidP="000A0755">
            <w:pPr>
              <w:pStyle w:val="Overskrift2"/>
              <w:cnfStyle w:val="000000000000"/>
              <w:rPr>
                <w:del w:id="3283" w:author="Claus" w:date="2018-12-18T12:08:00Z"/>
              </w:rPr>
              <w:pPrChange w:id="3284" w:author="Claus" w:date="2018-12-18T18:43:00Z">
                <w:pPr>
                  <w:pStyle w:val="Listeafsnit"/>
                  <w:numPr>
                    <w:numId w:val="1"/>
                  </w:numPr>
                  <w:spacing w:after="200" w:line="276" w:lineRule="auto"/>
                  <w:ind w:hanging="360"/>
                  <w:cnfStyle w:val="000000000000"/>
                </w:pPr>
              </w:pPrChange>
            </w:pPr>
            <w:del w:id="3285" w:author="Claus" w:date="2018-12-18T12:08:00Z">
              <w:r w:rsidDel="00231B65">
                <w:delText xml:space="preserve">Flere teammedlemmer ville </w:delText>
              </w:r>
              <w:r w:rsidR="00684E28" w:rsidDel="00231B65">
                <w:delText>bidrage til mere nuancerede diskussioner og større sikkerhed i gennemførsel af opgaver.</w:delText>
              </w:r>
            </w:del>
          </w:p>
          <w:p w:rsidR="000A0755" w:rsidRDefault="000A0755" w:rsidP="000A0755">
            <w:pPr>
              <w:pStyle w:val="Overskrift2"/>
              <w:cnfStyle w:val="000000000000"/>
              <w:rPr>
                <w:del w:id="3286" w:author="Claus" w:date="2018-12-18T12:08:00Z"/>
              </w:rPr>
              <w:pPrChange w:id="3287" w:author="Claus" w:date="2018-12-18T18:43:00Z">
                <w:pPr>
                  <w:spacing w:after="200" w:line="276" w:lineRule="auto"/>
                  <w:ind w:left="360"/>
                  <w:cnfStyle w:val="000000000000"/>
                </w:pPr>
              </w:pPrChange>
            </w:pPr>
          </w:p>
        </w:tc>
        <w:tc>
          <w:tcPr>
            <w:tcW w:w="4567" w:type="dxa"/>
          </w:tcPr>
          <w:p w:rsidR="000A0755" w:rsidRDefault="008E2FB2" w:rsidP="000A0755">
            <w:pPr>
              <w:pStyle w:val="Overskrift2"/>
              <w:cnfStyle w:val="000000000000"/>
              <w:rPr>
                <w:del w:id="3288" w:author="Claus" w:date="2018-12-18T12:08:00Z"/>
              </w:rPr>
              <w:pPrChange w:id="3289" w:author="Claus" w:date="2018-12-18T18:43:00Z">
                <w:pPr>
                  <w:spacing w:after="200" w:line="276" w:lineRule="auto"/>
                  <w:cnfStyle w:val="000000000000"/>
                </w:pPr>
              </w:pPrChange>
            </w:pPr>
            <w:del w:id="3290" w:author="Claus" w:date="2018-12-18T12:08:00Z">
              <w:r w:rsidDel="00231B65">
                <w:delText>Threats:</w:delText>
              </w:r>
            </w:del>
          </w:p>
          <w:p w:rsidR="000A0755" w:rsidRDefault="00684E28" w:rsidP="000A0755">
            <w:pPr>
              <w:pStyle w:val="Overskrift2"/>
              <w:cnfStyle w:val="000000000000"/>
              <w:rPr>
                <w:del w:id="3291" w:author="Claus" w:date="2018-12-18T12:08:00Z"/>
              </w:rPr>
              <w:pPrChange w:id="3292" w:author="Claus" w:date="2018-12-18T18:43:00Z">
                <w:pPr>
                  <w:pStyle w:val="Listeafsnit"/>
                  <w:numPr>
                    <w:numId w:val="1"/>
                  </w:numPr>
                  <w:spacing w:after="200" w:line="276" w:lineRule="auto"/>
                  <w:ind w:hanging="360"/>
                  <w:cnfStyle w:val="000000000000"/>
                </w:pPr>
              </w:pPrChange>
            </w:pPr>
            <w:del w:id="3293" w:author="Claus" w:date="2018-12-18T12:08:00Z">
              <w:r w:rsidDel="00231B65">
                <w:delText>Uenighed bliver så alvorlig at teamet splittes op.</w:delText>
              </w:r>
            </w:del>
          </w:p>
          <w:p w:rsidR="000A0755" w:rsidRDefault="00684E28" w:rsidP="000A0755">
            <w:pPr>
              <w:pStyle w:val="Overskrift2"/>
              <w:cnfStyle w:val="000000000000"/>
              <w:rPr>
                <w:del w:id="3294" w:author="Claus" w:date="2018-12-18T12:08:00Z"/>
              </w:rPr>
              <w:pPrChange w:id="3295" w:author="Claus" w:date="2018-12-18T18:43:00Z">
                <w:pPr>
                  <w:pStyle w:val="Listeafsnit"/>
                  <w:numPr>
                    <w:numId w:val="1"/>
                  </w:numPr>
                  <w:spacing w:after="200" w:line="276" w:lineRule="auto"/>
                  <w:ind w:hanging="360"/>
                  <w:cnfStyle w:val="000000000000"/>
                </w:pPr>
              </w:pPrChange>
            </w:pPr>
            <w:del w:id="3296" w:author="Claus" w:date="2018-12-18T12:08:00Z">
              <w:r w:rsidDel="00231B65">
                <w:delText>Sygdom</w:delText>
              </w:r>
              <w:r w:rsidR="006B2B60" w:rsidDel="00231B65">
                <w:delText xml:space="preserve"> kan hurtigt forsinke projektet</w:delText>
              </w:r>
              <w:r w:rsidDel="00231B65">
                <w:delText>.</w:delText>
              </w:r>
            </w:del>
          </w:p>
        </w:tc>
      </w:tr>
    </w:tbl>
    <w:p w:rsidR="00477DB7" w:rsidRDefault="00DD0AC5" w:rsidP="00DD0AC5">
      <w:pPr>
        <w:pStyle w:val="Overskrift1"/>
        <w:rPr>
          <w:ins w:id="3297" w:author="Claus" w:date="2018-12-18T20:17:00Z"/>
        </w:rPr>
      </w:pPr>
      <w:ins w:id="3298" w:author="Claus" w:date="2018-12-18T20:17:00Z">
        <w:r>
          <w:t>Scrum</w:t>
        </w:r>
      </w:ins>
    </w:p>
    <w:p w:rsidR="000A0755" w:rsidRDefault="00DD0AC5" w:rsidP="000A0755">
      <w:pPr>
        <w:pStyle w:val="Overskrift2"/>
        <w:rPr>
          <w:ins w:id="3299" w:author="Claus" w:date="2018-12-18T20:18:00Z"/>
        </w:rPr>
        <w:pPrChange w:id="3300" w:author="Claus" w:date="2018-12-18T20:17:00Z">
          <w:pPr>
            <w:pStyle w:val="Overskrift1"/>
          </w:pPr>
        </w:pPrChange>
      </w:pPr>
      <w:ins w:id="3301" w:author="Claus" w:date="2018-12-18T20:18:00Z">
        <w:r>
          <w:t>Arbejdsprocessen faktuelt</w:t>
        </w:r>
      </w:ins>
    </w:p>
    <w:p w:rsidR="000A0755" w:rsidRDefault="00DD0AC5" w:rsidP="000A0755">
      <w:pPr>
        <w:rPr>
          <w:ins w:id="3302" w:author="Claus" w:date="2018-12-19T12:25:00Z"/>
        </w:rPr>
        <w:pPrChange w:id="3303" w:author="Claus" w:date="2018-12-18T20:20:00Z">
          <w:pPr>
            <w:pStyle w:val="Overskrift1"/>
          </w:pPr>
        </w:pPrChange>
      </w:pPr>
      <w:ins w:id="3304" w:author="Claus" w:date="2018-12-18T20:18:00Z">
        <w:r>
          <w:t xml:space="preserve">Vores arbejdsproces blev inddelt i sprints jf. scrum metoden. </w:t>
        </w:r>
      </w:ins>
      <w:ins w:id="3305" w:author="Claus" w:date="2018-12-18T20:19:00Z">
        <w:r>
          <w:t>Vi har haft 4 sprints af en ca. 1 uges varighed.</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306" w:author="Claus" w:date="2018-12-19T12:25:00Z">
          <w:tblPr>
            <w:tblStyle w:val="Tabel-Gitter"/>
            <w:tblW w:w="0" w:type="auto"/>
            <w:tblLook w:val="04A0"/>
          </w:tblPr>
        </w:tblPrChange>
      </w:tblPr>
      <w:tblGrid>
        <w:gridCol w:w="3936"/>
        <w:gridCol w:w="5950"/>
        <w:tblGridChange w:id="3307">
          <w:tblGrid>
            <w:gridCol w:w="4943"/>
            <w:gridCol w:w="4943"/>
          </w:tblGrid>
        </w:tblGridChange>
      </w:tblGrid>
      <w:tr w:rsidR="00C2307C" w:rsidTr="00C2307C">
        <w:trPr>
          <w:ins w:id="3308" w:author="Claus" w:date="2018-12-19T12:22:00Z"/>
        </w:trPr>
        <w:tc>
          <w:tcPr>
            <w:tcW w:w="3936" w:type="dxa"/>
            <w:tcPrChange w:id="3309" w:author="Claus" w:date="2018-12-19T12:25:00Z">
              <w:tcPr>
                <w:tcW w:w="4943" w:type="dxa"/>
              </w:tcPr>
            </w:tcPrChange>
          </w:tcPr>
          <w:p w:rsidR="00C2307C" w:rsidRDefault="008D1CB6">
            <w:pPr>
              <w:rPr>
                <w:ins w:id="3310" w:author="Claus" w:date="2018-12-19T12:22:00Z"/>
              </w:rPr>
            </w:pPr>
            <w:ins w:id="3311" w:author="Claus" w:date="2018-12-19T12:22:00Z">
              <w:r>
                <w:rPr>
                  <w:noProof/>
                  <w:lang w:eastAsia="da-DK"/>
                  <w:rPrChange w:id="3312"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08514" cy="1840675"/>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8225" cy="1840230"/>
                            </a:xfrm>
                            <a:prstGeom prst="rect">
                              <a:avLst/>
                            </a:prstGeom>
                          </pic:spPr>
                        </pic:pic>
                      </a:graphicData>
                    </a:graphic>
                  </wp:inline>
                </w:drawing>
              </w:r>
            </w:ins>
          </w:p>
        </w:tc>
        <w:tc>
          <w:tcPr>
            <w:tcW w:w="5950" w:type="dxa"/>
            <w:tcPrChange w:id="3313" w:author="Claus" w:date="2018-12-19T12:25:00Z">
              <w:tcPr>
                <w:tcW w:w="4943" w:type="dxa"/>
              </w:tcPr>
            </w:tcPrChange>
          </w:tcPr>
          <w:p w:rsidR="00C2307C" w:rsidRDefault="00C2307C" w:rsidP="00C2307C">
            <w:pPr>
              <w:rPr>
                <w:ins w:id="3314" w:author="Claus" w:date="2018-12-19T12:23:00Z"/>
              </w:rPr>
            </w:pPr>
            <w:ins w:id="3315" w:author="Claus" w:date="2018-12-19T12:23:00Z">
              <w:r>
                <w:t xml:space="preserve">Til første PO møde havde vi identificeret og estimeret user stories efter INVEST princippet, dog var det nødvendigt med justeringer for at få enkelte stories helt uafhængige. Vi havde især svært ved at gøre how-to-demo for en story helt uafhængig af en anden. </w:t>
              </w:r>
            </w:ins>
          </w:p>
          <w:p w:rsidR="00C2307C" w:rsidRDefault="00C2307C" w:rsidP="00C2307C">
            <w:pPr>
              <w:rPr>
                <w:ins w:id="3316" w:author="Claus" w:date="2018-12-19T12:23:00Z"/>
              </w:rPr>
            </w:pPr>
            <w:ins w:id="3317" w:author="Claus" w:date="2018-12-19T12:23:00Z">
              <w:r>
                <w:t>På PO-mødet inden første sprint blev der lagt vægt på at få leveret user stories med ”business value”. PO var enig i vores vurdering ift. vigtigheden af #6 og #7 og disse fandt derfor vej til dette sprint. I sprintet var oprindeligt også lagt #17-administrer varer og #10-beregn stykliste. Dog nåede vi ikke disse og de blev flyttet til 2. sprint.</w:t>
              </w:r>
            </w:ins>
          </w:p>
          <w:p w:rsidR="00C2307C" w:rsidRDefault="00C2307C">
            <w:pPr>
              <w:rPr>
                <w:ins w:id="3318" w:author="Claus" w:date="2018-12-19T12:22:00Z"/>
              </w:rPr>
            </w:pPr>
          </w:p>
        </w:tc>
      </w:tr>
      <w:tr w:rsidR="00C2307C" w:rsidTr="00C2307C">
        <w:trPr>
          <w:ins w:id="3319" w:author="Claus" w:date="2018-12-19T12:23:00Z"/>
        </w:trPr>
        <w:tc>
          <w:tcPr>
            <w:tcW w:w="3936" w:type="dxa"/>
            <w:tcPrChange w:id="3320" w:author="Claus" w:date="2018-12-19T12:25:00Z">
              <w:tcPr>
                <w:tcW w:w="4943" w:type="dxa"/>
              </w:tcPr>
            </w:tcPrChange>
          </w:tcPr>
          <w:p w:rsidR="00C2307C" w:rsidRPr="00C2307C" w:rsidRDefault="008D1CB6">
            <w:pPr>
              <w:rPr>
                <w:ins w:id="3321" w:author="Claus" w:date="2018-12-19T12:23:00Z"/>
              </w:rPr>
            </w:pPr>
            <w:ins w:id="3322" w:author="Claus" w:date="2018-12-19T12:23:00Z">
              <w:r>
                <w:rPr>
                  <w:noProof/>
                  <w:lang w:eastAsia="da-DK"/>
                  <w:rPrChange w:id="3323" w:author="Unknown">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17849" cy="2576945"/>
                    <wp:effectExtent l="19050" t="0" r="6251" b="0"/>
                    <wp:docPr id="1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1560" cy="2576195"/>
                            </a:xfrm>
                            <a:prstGeom prst="rect">
                              <a:avLst/>
                            </a:prstGeom>
                          </pic:spPr>
                        </pic:pic>
                      </a:graphicData>
                    </a:graphic>
                  </wp:inline>
                </w:drawing>
              </w:r>
            </w:ins>
          </w:p>
        </w:tc>
        <w:tc>
          <w:tcPr>
            <w:tcW w:w="5950" w:type="dxa"/>
            <w:tcPrChange w:id="3324" w:author="Claus" w:date="2018-12-19T12:25:00Z">
              <w:tcPr>
                <w:tcW w:w="4943" w:type="dxa"/>
              </w:tcPr>
            </w:tcPrChange>
          </w:tcPr>
          <w:p w:rsidR="00C2307C" w:rsidRDefault="00C2307C" w:rsidP="00C2307C">
            <w:pPr>
              <w:rPr>
                <w:ins w:id="3325" w:author="Claus" w:date="2018-12-19T12:23:00Z"/>
              </w:rPr>
            </w:pPr>
            <w:ins w:id="3326" w:author="Claus" w:date="2018-12-19T12:23:00Z">
              <w:r>
                <w:t>På PO møde forud for sprint 2, gjorde man det klart, at man ville have mulighed for at kunne designe/konfigurere en carport, da det ville muliggøre salg. En tegning og stykliste dertil ville være en stor hjælp, så disse user stories kom med.</w:t>
              </w:r>
            </w:ins>
          </w:p>
          <w:p w:rsidR="00C2307C" w:rsidRDefault="00C2307C" w:rsidP="00C2307C">
            <w:pPr>
              <w:rPr>
                <w:ins w:id="3327" w:author="Claus" w:date="2018-12-19T12:23:00Z"/>
              </w:rPr>
            </w:pPr>
          </w:p>
        </w:tc>
      </w:tr>
      <w:tr w:rsidR="00C2307C" w:rsidTr="00C2307C">
        <w:trPr>
          <w:ins w:id="3328" w:author="Claus" w:date="2018-12-19T12:23:00Z"/>
        </w:trPr>
        <w:tc>
          <w:tcPr>
            <w:tcW w:w="3936" w:type="dxa"/>
            <w:tcPrChange w:id="3329" w:author="Claus" w:date="2018-12-19T12:25:00Z">
              <w:tcPr>
                <w:tcW w:w="4943" w:type="dxa"/>
              </w:tcPr>
            </w:tcPrChange>
          </w:tcPr>
          <w:p w:rsidR="00C2307C" w:rsidRPr="00C2307C" w:rsidRDefault="008D1CB6">
            <w:pPr>
              <w:spacing w:after="200" w:line="276" w:lineRule="auto"/>
              <w:rPr>
                <w:ins w:id="3330" w:author="Claus" w:date="2018-12-19T12:23:00Z"/>
              </w:rPr>
            </w:pPr>
            <w:ins w:id="3331" w:author="Claus" w:date="2018-12-19T12:23:00Z">
              <w:r>
                <w:rPr>
                  <w:noProof/>
                  <w:lang w:eastAsia="da-DK"/>
                  <w:rPrChange w:id="3332"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20388" cy="2090058"/>
                    <wp:effectExtent l="19050" t="0" r="3712" b="0"/>
                    <wp:docPr id="2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6460" cy="2088108"/>
                            </a:xfrm>
                            <a:prstGeom prst="rect">
                              <a:avLst/>
                            </a:prstGeom>
                          </pic:spPr>
                        </pic:pic>
                      </a:graphicData>
                    </a:graphic>
                  </wp:inline>
                </w:drawing>
              </w:r>
            </w:ins>
          </w:p>
        </w:tc>
        <w:tc>
          <w:tcPr>
            <w:tcW w:w="5950" w:type="dxa"/>
            <w:tcPrChange w:id="3333" w:author="Claus" w:date="2018-12-19T12:25:00Z">
              <w:tcPr>
                <w:tcW w:w="4943" w:type="dxa"/>
              </w:tcPr>
            </w:tcPrChange>
          </w:tcPr>
          <w:p w:rsidR="00C2307C" w:rsidRDefault="00C2307C" w:rsidP="00C2307C">
            <w:pPr>
              <w:rPr>
                <w:ins w:id="3334" w:author="Claus" w:date="2018-12-19T12:24:00Z"/>
              </w:rPr>
            </w:pPr>
            <w:ins w:id="3335" w:author="Claus" w:date="2018-12-19T12:24:00Z">
              <w:r>
                <w:t>På PO mødet forud for dette sprint, var vi efterhånden så langt bagud, at vi blev enige om at lave blot en demo-tegning, en beregner til en del af carporten og at påbegynde carport designeren.</w:t>
              </w:r>
            </w:ins>
          </w:p>
          <w:p w:rsidR="00C2307C" w:rsidRDefault="00C2307C" w:rsidP="00C2307C">
            <w:pPr>
              <w:rPr>
                <w:ins w:id="3336" w:author="Claus" w:date="2018-12-19T12:23:00Z"/>
              </w:rPr>
            </w:pPr>
          </w:p>
        </w:tc>
      </w:tr>
      <w:tr w:rsidR="00C2307C" w:rsidTr="00C2307C">
        <w:trPr>
          <w:ins w:id="3337" w:author="Claus" w:date="2018-12-19T12:24:00Z"/>
        </w:trPr>
        <w:tc>
          <w:tcPr>
            <w:tcW w:w="3936" w:type="dxa"/>
            <w:tcPrChange w:id="3338" w:author="Claus" w:date="2018-12-19T12:25:00Z">
              <w:tcPr>
                <w:tcW w:w="4943" w:type="dxa"/>
              </w:tcPr>
            </w:tcPrChange>
          </w:tcPr>
          <w:p w:rsidR="00C2307C" w:rsidRPr="00C2307C" w:rsidRDefault="008D1CB6">
            <w:pPr>
              <w:spacing w:after="200" w:line="276" w:lineRule="auto"/>
              <w:rPr>
                <w:ins w:id="3339" w:author="Claus" w:date="2018-12-19T12:24:00Z"/>
              </w:rPr>
            </w:pPr>
            <w:ins w:id="3340" w:author="Claus" w:date="2018-12-19T12:24:00Z">
              <w:r>
                <w:rPr>
                  <w:noProof/>
                  <w:lang w:eastAsia="da-DK"/>
                  <w:rPrChange w:id="3341" w:author="Unknown">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20388" cy="4572000"/>
                    <wp:effectExtent l="19050" t="0" r="3712" b="0"/>
                    <wp:docPr id="2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6460" cy="4572000"/>
                            </a:xfrm>
                            <a:prstGeom prst="rect">
                              <a:avLst/>
                            </a:prstGeom>
                          </pic:spPr>
                        </pic:pic>
                      </a:graphicData>
                    </a:graphic>
                  </wp:inline>
                </w:drawing>
              </w:r>
            </w:ins>
          </w:p>
        </w:tc>
        <w:tc>
          <w:tcPr>
            <w:tcW w:w="5950" w:type="dxa"/>
            <w:tcPrChange w:id="3342" w:author="Claus" w:date="2018-12-19T12:25:00Z">
              <w:tcPr>
                <w:tcW w:w="4943" w:type="dxa"/>
              </w:tcPr>
            </w:tcPrChange>
          </w:tcPr>
          <w:p w:rsidR="00C2307C" w:rsidRDefault="00C2307C" w:rsidP="00C2307C">
            <w:pPr>
              <w:rPr>
                <w:ins w:id="3343" w:author="Claus" w:date="2018-12-19T12:24:00Z"/>
              </w:rPr>
            </w:pPr>
            <w:ins w:id="3344" w:author="Claus" w:date="2018-12-19T12:24:00Z">
              <w:r>
                <w:t>Sidste PO-møde handlede mest om at få lukket de huller vi havde fået lavet gennem de seneste sprints. Så udviklerteamet besluttede at give dette sprint 3 dage ekstra til de mange opgaver.</w:t>
              </w:r>
            </w:ins>
          </w:p>
          <w:p w:rsidR="00C2307C" w:rsidRDefault="00C2307C" w:rsidP="00C2307C">
            <w:pPr>
              <w:rPr>
                <w:ins w:id="3345" w:author="Claus" w:date="2018-12-19T12:24:00Z"/>
              </w:rPr>
            </w:pPr>
          </w:p>
        </w:tc>
      </w:tr>
    </w:tbl>
    <w:p w:rsidR="000A0755" w:rsidRDefault="000C3AED" w:rsidP="000A0755">
      <w:pPr>
        <w:pStyle w:val="Overskrift2"/>
        <w:rPr>
          <w:ins w:id="3346" w:author="Claus" w:date="2018-12-18T20:45:00Z"/>
        </w:rPr>
        <w:pPrChange w:id="3347" w:author="Claus" w:date="2018-12-18T18:43:00Z">
          <w:pPr>
            <w:pStyle w:val="Overskrift1"/>
          </w:pPr>
        </w:pPrChange>
      </w:pPr>
      <w:ins w:id="3348" w:author="Claus" w:date="2018-12-18T20:45:00Z">
        <w:r>
          <w:t>Arbejdsprocessen reflekteret</w:t>
        </w:r>
      </w:ins>
    </w:p>
    <w:p w:rsidR="000A0755" w:rsidRDefault="000C3AED" w:rsidP="000A0755">
      <w:pPr>
        <w:rPr>
          <w:ins w:id="3349" w:author="Claus" w:date="2018-12-18T20:49:00Z"/>
        </w:rPr>
        <w:pPrChange w:id="3350" w:author="Claus" w:date="2018-12-18T20:46:00Z">
          <w:pPr>
            <w:pStyle w:val="Overskrift1"/>
          </w:pPr>
        </w:pPrChange>
      </w:pPr>
      <w:ins w:id="3351" w:author="Claus" w:date="2018-12-18T20:47:00Z">
        <w:r>
          <w:t>Scrum har i nogen grad fungeret for os</w:t>
        </w:r>
      </w:ins>
      <w:ins w:id="3352" w:author="Claus" w:date="2018-12-18T20:48:00Z">
        <w:r w:rsidR="003F10A6">
          <w:t>, men det har bestemt ikke været uden udfordringer. Inden projektstart blev vi blev advaret om</w:t>
        </w:r>
      </w:ins>
      <w:ins w:id="3353" w:author="Claus" w:date="2018-12-18T21:08:00Z">
        <w:r w:rsidR="00B06677">
          <w:t>,</w:t>
        </w:r>
      </w:ins>
      <w:ins w:id="3354" w:author="Claus" w:date="2018-12-18T20:48:00Z">
        <w:r w:rsidR="003F10A6">
          <w:t xml:space="preserve"> at scrum måske ikke gav meget mening for en 2-mands gruppe, om det er præcis derfor, vi har haft udfordringer, skal vi lade være usagt. </w:t>
        </w:r>
      </w:ins>
      <w:ins w:id="3355" w:author="Claus" w:date="2018-12-18T20:49:00Z">
        <w:r w:rsidR="003F10A6">
          <w:t>Men ringe erfaring med scrum i det hele taget, har også bidraget væsentligt, formoder vi.</w:t>
        </w:r>
      </w:ins>
    </w:p>
    <w:p w:rsidR="000A0755" w:rsidRDefault="003F10A6" w:rsidP="000A0755">
      <w:pPr>
        <w:rPr>
          <w:ins w:id="3356" w:author="Claus" w:date="2018-12-18T20:52:00Z"/>
        </w:rPr>
        <w:pPrChange w:id="3357" w:author="Claus" w:date="2018-12-18T20:46:00Z">
          <w:pPr>
            <w:pStyle w:val="Overskrift1"/>
          </w:pPr>
        </w:pPrChange>
      </w:pPr>
      <w:ins w:id="3358" w:author="Claus" w:date="2018-12-18T20:49:00Z">
        <w:r>
          <w:t xml:space="preserve">Til trods for dette, har vi dagligt afholdt stand-up møder, som ofte endte med at gå ud over de foreskrevne </w:t>
        </w:r>
        <w:commentRangeStart w:id="3359"/>
        <w:r>
          <w:t>15 minutters varighed</w:t>
        </w:r>
      </w:ins>
      <w:commentRangeEnd w:id="3359"/>
      <w:ins w:id="3360" w:author="Claus" w:date="2018-12-18T20:50:00Z">
        <w:r>
          <w:rPr>
            <w:rStyle w:val="Kommentarhenvisning"/>
          </w:rPr>
          <w:commentReference w:id="3359"/>
        </w:r>
      </w:ins>
      <w:ins w:id="3361" w:author="Claus" w:date="2018-12-18T20:49:00Z">
        <w:r>
          <w:t>.</w:t>
        </w:r>
      </w:ins>
      <w:ins w:id="3362" w:author="Claus" w:date="2018-12-18T20:50:00Z">
        <w:r w:rsidR="0081303C">
          <w:t xml:space="preserve"> </w:t>
        </w:r>
      </w:ins>
      <w:ins w:id="3363" w:author="Claus" w:date="2018-12-18T20:51:00Z">
        <w:r w:rsidR="0081303C">
          <w:t>På disse møder har vi talt om</w:t>
        </w:r>
      </w:ins>
      <w:ins w:id="3364" w:author="Claus" w:date="2018-12-18T21:09:00Z">
        <w:r w:rsidR="00B06677">
          <w:t>,</w:t>
        </w:r>
      </w:ins>
      <w:ins w:id="3365" w:author="Claus" w:date="2018-12-18T20:51:00Z">
        <w:r w:rsidR="0081303C">
          <w:t xml:space="preserve"> hvor langt vi nåede dagen i forvejen, hvad vi ville lave den pågældende dag og om </w:t>
        </w:r>
      </w:ins>
      <w:ins w:id="3366" w:author="Claus" w:date="2018-12-18T20:52:00Z">
        <w:r w:rsidR="0081303C">
          <w:t xml:space="preserve">der var problemer. </w:t>
        </w:r>
      </w:ins>
    </w:p>
    <w:p w:rsidR="000A0755" w:rsidRDefault="0081303C" w:rsidP="000A0755">
      <w:pPr>
        <w:rPr>
          <w:ins w:id="3367" w:author="Claus" w:date="2018-12-18T20:53:00Z"/>
        </w:rPr>
        <w:pPrChange w:id="3368" w:author="Claus" w:date="2018-12-18T20:46:00Z">
          <w:pPr>
            <w:pStyle w:val="Overskrift1"/>
          </w:pPr>
        </w:pPrChange>
      </w:pPr>
      <w:ins w:id="3369" w:author="Claus" w:date="2018-12-18T20:52:00Z">
        <w:r>
          <w:t xml:space="preserve">Havde vi problemer, syntes vi det gav bedst mening at adressere disse med det samme, så begge team medlemmer kunne komme videre derefter. Således undgik vi også ofte, at </w:t>
        </w:r>
      </w:ins>
      <w:ins w:id="3370" w:author="Claus" w:date="2018-12-18T20:53:00Z">
        <w:r>
          <w:t xml:space="preserve">nogle opgavers færdiggørelse afventede den anden udvikler. </w:t>
        </w:r>
      </w:ins>
    </w:p>
    <w:p w:rsidR="000A0755" w:rsidRDefault="0081303C" w:rsidP="000A0755">
      <w:pPr>
        <w:rPr>
          <w:ins w:id="3371" w:author="Claus" w:date="2018-12-18T20:57:00Z"/>
        </w:rPr>
        <w:pPrChange w:id="3372" w:author="Claus" w:date="2018-12-18T20:46:00Z">
          <w:pPr>
            <w:pStyle w:val="Overskrift1"/>
          </w:pPr>
        </w:pPrChange>
      </w:pPr>
      <w:ins w:id="3373" w:author="Claus" w:date="2018-12-18T20:53:00Z">
        <w:r>
          <w:t>Vi har begge forsøgt os som scrum master</w:t>
        </w:r>
      </w:ins>
      <w:ins w:id="3374" w:author="Claus" w:date="2018-12-18T20:54:00Z">
        <w:r>
          <w:t xml:space="preserve"> og det er gået fint i forhold til daily standup. Til gengæld har det haltet alvorligt mht. at få backlog og sprints opdateret</w:t>
        </w:r>
      </w:ins>
      <w:ins w:id="3375" w:author="Claus" w:date="2018-12-18T20:55:00Z">
        <w:r>
          <w:t xml:space="preserve">, fordi vi ret hurtigt kom bagud i sprints og, i stedet for at styre, havde fokus på at færdiggøre. Det tog </w:t>
        </w:r>
      </w:ins>
      <w:ins w:id="3376" w:author="Claus" w:date="2018-12-18T20:56:00Z">
        <w:r>
          <w:t>indtil sprint 4</w:t>
        </w:r>
      </w:ins>
      <w:ins w:id="3377" w:author="Claus" w:date="2018-12-18T21:10:00Z">
        <w:r w:rsidR="00B06677">
          <w:t>,</w:t>
        </w:r>
      </w:ins>
      <w:ins w:id="3378" w:author="Claus" w:date="2018-12-18T20:56:00Z">
        <w:r>
          <w:t xml:space="preserve"> før vi fik defineret opgaver</w:t>
        </w:r>
      </w:ins>
      <w:ins w:id="3379" w:author="Claus" w:date="2018-12-18T21:10:00Z">
        <w:r w:rsidR="00B06677">
          <w:t>,</w:t>
        </w:r>
      </w:ins>
      <w:ins w:id="3380" w:author="Claus" w:date="2018-12-18T20:56:00Z">
        <w:r>
          <w:t xml:space="preserve"> som gjorde det muligt at få ryddet op. Her kom den manglende erfaring til udtr</w:t>
        </w:r>
      </w:ins>
      <w:ins w:id="3381" w:author="Claus" w:date="2018-12-18T20:57:00Z">
        <w:r>
          <w:t>yk.</w:t>
        </w:r>
      </w:ins>
    </w:p>
    <w:p w:rsidR="000A0755" w:rsidRDefault="0081303C" w:rsidP="000A0755">
      <w:pPr>
        <w:rPr>
          <w:ins w:id="3382" w:author="Claus" w:date="2018-12-18T20:58:00Z"/>
        </w:rPr>
        <w:pPrChange w:id="3383" w:author="Claus" w:date="2018-12-18T20:46:00Z">
          <w:pPr>
            <w:pStyle w:val="Overskrift1"/>
          </w:pPr>
        </w:pPrChange>
      </w:pPr>
      <w:ins w:id="3384" w:author="Claus" w:date="2018-12-18T20:57:00Z">
        <w:r>
          <w:t xml:space="preserve">Når et sprint gik godt, var det fordi vi tog os tid til at få delt user stories op i mindre tasks. Når det lykkedes, og man var omhyggelig med at få opdateret task-status, </w:t>
        </w:r>
      </w:ins>
      <w:ins w:id="3385" w:author="Claus" w:date="2018-12-18T20:58:00Z">
        <w:r>
          <w:t>var taiga boardet en stor hjælp.</w:t>
        </w:r>
      </w:ins>
    </w:p>
    <w:p w:rsidR="000A0755" w:rsidRDefault="006B38C4" w:rsidP="000A0755">
      <w:pPr>
        <w:rPr>
          <w:ins w:id="3386" w:author="Claus" w:date="2018-12-18T20:59:00Z"/>
        </w:rPr>
        <w:pPrChange w:id="3387" w:author="Claus" w:date="2018-12-18T20:46:00Z">
          <w:pPr>
            <w:pStyle w:val="Overskrift1"/>
          </w:pPr>
        </w:pPrChange>
      </w:pPr>
      <w:ins w:id="3388" w:author="Claus" w:date="2018-12-18T20:58:00Z">
        <w:r>
          <w:lastRenderedPageBreak/>
          <w:t>Fredag afholdt vi retrospectives, da vi mente mandagen ellers ville gå med for m</w:t>
        </w:r>
      </w:ins>
      <w:ins w:id="3389" w:author="Claus" w:date="2018-12-18T20:59:00Z">
        <w:r>
          <w:t>eget mødeaktivitet, her havde vi også PO møder. Samtidig var ugen i frisk erindring inden weekenden.</w:t>
        </w:r>
      </w:ins>
    </w:p>
    <w:p w:rsidR="000A0755" w:rsidRDefault="006B38C4" w:rsidP="000A0755">
      <w:pPr>
        <w:rPr>
          <w:ins w:id="3390" w:author="Claus" w:date="2018-12-18T21:01:00Z"/>
        </w:rPr>
        <w:pPrChange w:id="3391" w:author="Claus" w:date="2018-12-18T20:46:00Z">
          <w:pPr>
            <w:pStyle w:val="Overskrift1"/>
          </w:pPr>
        </w:pPrChange>
      </w:pPr>
      <w:ins w:id="3392" w:author="Claus" w:date="2018-12-18T20:59:00Z">
        <w:r>
          <w:t xml:space="preserve">PO-møder bar ofte præg af vores forsinkelser ift. </w:t>
        </w:r>
      </w:ins>
      <w:ins w:id="3393" w:author="Claus" w:date="2018-12-18T21:00:00Z">
        <w:r>
          <w:t>sprint arbejdsvolumen. Selvom det er givet, at man bliver bedre til at estimere ved at estimere forkert nogle gange, var der alligevel så få uger</w:t>
        </w:r>
      </w:ins>
      <w:ins w:id="3394" w:author="Claus" w:date="2018-12-18T21:01:00Z">
        <w:r>
          <w:t xml:space="preserve"> og dermed sprints</w:t>
        </w:r>
      </w:ins>
      <w:ins w:id="3395" w:author="Claus" w:date="2018-12-18T21:00:00Z">
        <w:r>
          <w:t>, at de</w:t>
        </w:r>
      </w:ins>
      <w:ins w:id="3396" w:author="Claus" w:date="2018-12-18T21:16:00Z">
        <w:r w:rsidR="00B06677">
          <w:t xml:space="preserve"> tidlige guesstimates</w:t>
        </w:r>
      </w:ins>
      <w:ins w:id="3397" w:author="Claus" w:date="2018-12-18T21:00:00Z">
        <w:r w:rsidR="00B06677">
          <w:t xml:space="preserve"> var svær</w:t>
        </w:r>
      </w:ins>
      <w:ins w:id="3398" w:author="Claus" w:date="2018-12-18T21:16:00Z">
        <w:r w:rsidR="00B06677">
          <w:t>e</w:t>
        </w:r>
      </w:ins>
      <w:ins w:id="3399" w:author="Claus" w:date="2018-12-18T21:00:00Z">
        <w:r w:rsidR="00886BDA">
          <w:t xml:space="preserve"> at få rettet ind</w:t>
        </w:r>
      </w:ins>
      <w:ins w:id="3400" w:author="Claus" w:date="2018-12-18T21:16:00Z">
        <w:r w:rsidR="00886BDA">
          <w:t>, nok fordi vi s</w:t>
        </w:r>
      </w:ins>
      <w:ins w:id="3401" w:author="Claus" w:date="2018-12-18T21:00:00Z">
        <w:r>
          <w:t xml:space="preserve">amtidig var </w:t>
        </w:r>
      </w:ins>
      <w:ins w:id="3402" w:author="Claus" w:date="2018-12-18T21:01:00Z">
        <w:r>
          <w:t>for dårlige til at afgrænse os.</w:t>
        </w:r>
      </w:ins>
    </w:p>
    <w:p w:rsidR="000A0755" w:rsidRDefault="006B38C4" w:rsidP="000A0755">
      <w:pPr>
        <w:rPr>
          <w:ins w:id="3403" w:author="Claus" w:date="2018-12-18T21:04:00Z"/>
        </w:rPr>
        <w:pPrChange w:id="3404" w:author="Claus" w:date="2018-12-18T20:46:00Z">
          <w:pPr>
            <w:pStyle w:val="Overskrift1"/>
          </w:pPr>
        </w:pPrChange>
      </w:pPr>
      <w:ins w:id="3405" w:author="Claus" w:date="2018-12-18T21:01:00Z">
        <w:r>
          <w:t>D</w:t>
        </w:r>
      </w:ins>
      <w:ins w:id="3406" w:author="Claus" w:date="2018-12-18T21:02:00Z">
        <w:r>
          <w:t>et giver ganske givet nogle bedre møder, hvis man mødes ansigt til ansigt. Vi har afholdt daily standup og retrospectives over telefonen</w:t>
        </w:r>
      </w:ins>
      <w:ins w:id="3407" w:author="Claus" w:date="2018-12-18T21:12:00Z">
        <w:r w:rsidR="00B06677">
          <w:t>,</w:t>
        </w:r>
      </w:ins>
      <w:ins w:id="3408" w:author="Claus" w:date="2018-12-18T21:03:00Z">
        <w:r>
          <w:t xml:space="preserve"> da vi ikke bor i nærheden af hinanden. Vi har på den måde sparet tid og har </w:t>
        </w:r>
      </w:ins>
      <w:ins w:id="3409" w:author="Claus" w:date="2018-12-18T21:02:00Z">
        <w:r>
          <w:t xml:space="preserve"> løst mange problemer via teamviewer</w:t>
        </w:r>
      </w:ins>
      <w:ins w:id="3410" w:author="Claus" w:date="2018-12-18T21:03:00Z">
        <w:r>
          <w:t xml:space="preserve">, </w:t>
        </w:r>
      </w:ins>
      <w:ins w:id="3411" w:author="Claus" w:date="2018-12-18T21:04:00Z">
        <w:r>
          <w:t>men måske er der et andet commitment når man mødes fysisk.</w:t>
        </w:r>
      </w:ins>
    </w:p>
    <w:p w:rsidR="000A0755" w:rsidRDefault="003F7B20" w:rsidP="000A0755">
      <w:pPr>
        <w:rPr>
          <w:ins w:id="3412" w:author="Claus" w:date="2018-12-18T20:45:00Z"/>
        </w:rPr>
        <w:pPrChange w:id="3413" w:author="Claus" w:date="2018-12-18T20:46:00Z">
          <w:pPr>
            <w:pStyle w:val="Overskrift1"/>
          </w:pPr>
        </w:pPrChange>
      </w:pPr>
      <w:ins w:id="3414" w:author="Claus" w:date="2018-12-18T21:04:00Z">
        <w:r>
          <w:t>Men selvom det har været en udfordret proces</w:t>
        </w:r>
      </w:ins>
      <w:ins w:id="3415" w:author="Claus" w:date="2018-12-18T21:13:00Z">
        <w:r w:rsidR="00B06677">
          <w:t>,</w:t>
        </w:r>
      </w:ins>
      <w:ins w:id="3416" w:author="Claus" w:date="2018-12-18T21:04:00Z">
        <w:r>
          <w:t xml:space="preserve"> har viljen ikke fejlet noget, hvilket også kan ses af sprint 4, hvor der blev arbejdet igennem for at lu</w:t>
        </w:r>
      </w:ins>
      <w:ins w:id="3417" w:author="Claus" w:date="2018-12-18T21:05:00Z">
        <w:r>
          <w:t xml:space="preserve">kke åbne tasks. </w:t>
        </w:r>
      </w:ins>
    </w:p>
    <w:p w:rsidR="000A0755" w:rsidRDefault="00113D11" w:rsidP="000A0755">
      <w:pPr>
        <w:pStyle w:val="Overskrift2"/>
        <w:rPr>
          <w:del w:id="3418" w:author="Claus" w:date="2018-12-18T12:08:00Z"/>
        </w:rPr>
        <w:pPrChange w:id="3419" w:author="Claus" w:date="2018-12-18T18:43:00Z">
          <w:pPr>
            <w:pStyle w:val="Overskrift1"/>
          </w:pPr>
        </w:pPrChange>
      </w:pPr>
      <w:del w:id="3420" w:author="Claus" w:date="2018-12-18T12:08:00Z">
        <w:r w:rsidDel="00231B65">
          <w:delText>Formål</w:delText>
        </w:r>
      </w:del>
    </w:p>
    <w:p w:rsidR="000A0755" w:rsidRDefault="00113D11" w:rsidP="000A0755">
      <w:pPr>
        <w:pStyle w:val="Overskrift2"/>
        <w:rPr>
          <w:del w:id="3421" w:author="Claus" w:date="2018-12-18T12:08:00Z"/>
        </w:rPr>
        <w:pPrChange w:id="3422" w:author="Claus" w:date="2018-12-18T18:43:00Z">
          <w:pPr/>
        </w:pPrChange>
      </w:pPr>
      <w:del w:id="3423" w:author="Claus" w:date="2018-12-18T12:08:00Z">
        <w:r w:rsidDel="00231B65">
          <w:delText xml:space="preserve">At give kunden bedre mulighed for at kunne visualisere sin carport. </w:delText>
        </w:r>
      </w:del>
    </w:p>
    <w:p w:rsidR="000A0755" w:rsidRDefault="00113D11" w:rsidP="000A0755">
      <w:pPr>
        <w:pStyle w:val="Overskrift2"/>
        <w:rPr>
          <w:del w:id="3424" w:author="Claus" w:date="2018-12-18T12:08:00Z"/>
        </w:rPr>
        <w:pPrChange w:id="3425" w:author="Claus" w:date="2018-12-18T18:43:00Z">
          <w:pPr/>
        </w:pPrChange>
      </w:pPr>
      <w:del w:id="3426" w:author="Claus" w:date="2018-12-18T12:08:00Z">
        <w:r w:rsidDel="00231B65">
          <w:delText>Bedre integration af forespørgselsdata i tilbudsberegneren.</w:delText>
        </w:r>
      </w:del>
    </w:p>
    <w:p w:rsidR="000A0755" w:rsidRDefault="005858CF" w:rsidP="000A0755">
      <w:pPr>
        <w:pStyle w:val="Overskrift2"/>
        <w:rPr>
          <w:del w:id="3427" w:author="Claus" w:date="2018-12-18T12:08:00Z"/>
        </w:rPr>
        <w:pPrChange w:id="3428" w:author="Claus" w:date="2018-12-18T18:43:00Z">
          <w:pPr/>
        </w:pPrChange>
      </w:pPr>
      <w:del w:id="3429" w:author="Claus" w:date="2018-12-18T12:08:00Z">
        <w:r w:rsidDel="00231B65">
          <w:delText>At sikre systemets drift på tværs af medarbejdere.</w:delText>
        </w:r>
      </w:del>
    </w:p>
    <w:p w:rsidR="000A0755" w:rsidRDefault="009C7F34" w:rsidP="000A0755">
      <w:pPr>
        <w:pStyle w:val="Overskrift2"/>
        <w:rPr>
          <w:del w:id="3430" w:author="Claus" w:date="2018-12-18T12:08:00Z"/>
        </w:rPr>
        <w:pPrChange w:id="3431" w:author="Claus" w:date="2018-12-18T18:43:00Z">
          <w:pPr/>
        </w:pPrChange>
      </w:pPr>
      <w:del w:id="3432" w:author="Claus" w:date="2018-12-18T12:08:00Z">
        <w:r w:rsidDel="00231B65">
          <w:delText>At defragmentere systemet så det er et samlet hele.</w:delText>
        </w:r>
      </w:del>
    </w:p>
    <w:p w:rsidR="000A0755" w:rsidRDefault="00113D11" w:rsidP="000A0755">
      <w:pPr>
        <w:pStyle w:val="Overskrift2"/>
        <w:rPr>
          <w:del w:id="3433" w:author="Claus" w:date="2018-12-18T12:08:00Z"/>
        </w:rPr>
        <w:pPrChange w:id="3434" w:author="Claus" w:date="2018-12-18T18:43:00Z">
          <w:pPr>
            <w:pStyle w:val="Overskrift1"/>
          </w:pPr>
        </w:pPrChange>
      </w:pPr>
      <w:del w:id="3435" w:author="Claus" w:date="2018-12-18T12:08:00Z">
        <w:r w:rsidDel="00231B65">
          <w:delText>Mål</w:delText>
        </w:r>
      </w:del>
    </w:p>
    <w:p w:rsidR="000A0755" w:rsidRDefault="008427AB" w:rsidP="000A0755">
      <w:pPr>
        <w:pStyle w:val="Overskrift2"/>
        <w:rPr>
          <w:del w:id="3436" w:author="Claus" w:date="2018-12-18T12:08:00Z"/>
        </w:rPr>
        <w:pPrChange w:id="3437" w:author="Claus" w:date="2018-12-18T18:43:00Z">
          <w:pPr/>
        </w:pPrChange>
      </w:pPr>
      <w:del w:id="3438" w:author="Claus" w:date="2018-12-18T12:08:00Z">
        <w:r w:rsidDel="00231B65">
          <w:delText>På alle forespørgsler er det muligt at vælge beklædning og tagbelægning.</w:delText>
        </w:r>
      </w:del>
    </w:p>
    <w:p w:rsidR="000A0755" w:rsidRDefault="008427AB" w:rsidP="000A0755">
      <w:pPr>
        <w:pStyle w:val="Overskrift2"/>
        <w:rPr>
          <w:del w:id="3439" w:author="Claus" w:date="2018-12-18T12:08:00Z"/>
        </w:rPr>
        <w:pPrChange w:id="3440" w:author="Claus" w:date="2018-12-18T18:43:00Z">
          <w:pPr/>
        </w:pPrChange>
      </w:pPr>
      <w:del w:id="3441" w:author="Claus" w:date="2018-12-18T12:08:00Z">
        <w:r w:rsidDel="00231B65">
          <w:delText xml:space="preserve">På alle </w:delText>
        </w:r>
        <w:r w:rsidR="00BE453F" w:rsidDel="00231B65">
          <w:delText xml:space="preserve">’vis </w:delText>
        </w:r>
        <w:r w:rsidDel="00231B65">
          <w:delText>carport</w:delText>
        </w:r>
        <w:r w:rsidR="00BE453F" w:rsidDel="00231B65">
          <w:delText>’</w:delText>
        </w:r>
        <w:r w:rsidDel="00231B65">
          <w:delText xml:space="preserve"> sider vises 3D tegning med korrekte farver</w:delText>
        </w:r>
        <w:r w:rsidR="00BE453F" w:rsidDel="00231B65">
          <w:delText>, belægninger og beklædninger</w:delText>
        </w:r>
        <w:r w:rsidDel="00231B65">
          <w:delText>.</w:delText>
        </w:r>
      </w:del>
    </w:p>
    <w:p w:rsidR="000A0755" w:rsidRDefault="008427AB" w:rsidP="000A0755">
      <w:pPr>
        <w:pStyle w:val="Overskrift2"/>
        <w:rPr>
          <w:del w:id="3442" w:author="Claus" w:date="2018-12-18T12:08:00Z"/>
        </w:rPr>
        <w:pPrChange w:id="3443" w:author="Claus" w:date="2018-12-18T18:43:00Z">
          <w:pPr/>
        </w:pPrChange>
      </w:pPr>
      <w:del w:id="3444" w:author="Claus" w:date="2018-12-18T12:08:00Z">
        <w:r w:rsidDel="00231B65">
          <w:delText>Alle forespørgsler gemmes på en måde, så behovet for gentagne indtastninger fjernes.</w:delText>
        </w:r>
      </w:del>
    </w:p>
    <w:p w:rsidR="000A0755" w:rsidRDefault="008427AB" w:rsidP="000A0755">
      <w:pPr>
        <w:pStyle w:val="Overskrift2"/>
        <w:rPr>
          <w:del w:id="3445" w:author="Claus" w:date="2018-12-18T12:08:00Z"/>
        </w:rPr>
        <w:pPrChange w:id="3446" w:author="Claus" w:date="2018-12-18T18:43:00Z">
          <w:pPr/>
        </w:pPrChange>
      </w:pPr>
      <w:del w:id="3447" w:author="Claus" w:date="2018-12-18T12:08:00Z">
        <w:r w:rsidDel="00231B65">
          <w:delText>Alle systemets brugerkonti sikres således at de kan nulstilles.</w:delText>
        </w:r>
      </w:del>
    </w:p>
    <w:p w:rsidR="000A0755" w:rsidRDefault="008427AB" w:rsidP="000A0755">
      <w:pPr>
        <w:pStyle w:val="Overskrift2"/>
        <w:rPr>
          <w:del w:id="3448" w:author="Claus" w:date="2018-12-18T12:08:00Z"/>
        </w:rPr>
        <w:pPrChange w:id="3449" w:author="Claus" w:date="2018-12-18T18:43:00Z">
          <w:pPr/>
        </w:pPrChange>
      </w:pPr>
      <w:del w:id="3450" w:author="Claus" w:date="2018-12-18T12:08:00Z">
        <w:r w:rsidDel="00231B65">
          <w:delText>Alle data vedr. carporte skal komme samme sted fra, så anomalier, f.eks. ift. varenumre, undgås.</w:delText>
        </w:r>
      </w:del>
    </w:p>
    <w:p w:rsidR="000A0755" w:rsidRDefault="00E92A0D" w:rsidP="000A0755">
      <w:pPr>
        <w:pStyle w:val="Overskrift2"/>
        <w:pPrChange w:id="3451" w:author="Claus" w:date="2018-12-18T18:43:00Z">
          <w:pPr>
            <w:pStyle w:val="Overskrift1"/>
          </w:pPr>
        </w:pPrChange>
      </w:pPr>
      <w:r>
        <w:t>SCRUM user stories</w:t>
      </w:r>
      <w:r w:rsidR="00B34EC4">
        <w:t>:</w:t>
      </w:r>
    </w:p>
    <w:p w:rsidR="0079628D" w:rsidRPr="0079628D" w:rsidRDefault="0079628D" w:rsidP="0079628D"/>
    <w:p w:rsidR="009737CA" w:rsidRDefault="003D4F0E" w:rsidP="009737CA">
      <w:pPr>
        <w:pStyle w:val="Listeafsnit"/>
        <w:numPr>
          <w:ilvl w:val="0"/>
          <w:numId w:val="8"/>
        </w:numPr>
        <w:rPr>
          <w:i/>
        </w:rPr>
      </w:pPr>
      <w:r>
        <w:rPr>
          <w:i/>
        </w:rPr>
        <w:t>Filtrer</w:t>
      </w:r>
      <w:r w:rsidR="0079628D">
        <w:rPr>
          <w:i/>
        </w:rPr>
        <w:t xml:space="preserve"> carport</w:t>
      </w:r>
      <w:r w:rsidR="009737CA">
        <w:rPr>
          <w:i/>
        </w:rPr>
        <w:t>:</w:t>
      </w:r>
    </w:p>
    <w:p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rsidR="009737CA" w:rsidRDefault="009737CA" w:rsidP="009737CA">
      <w:pPr>
        <w:pStyle w:val="Listeafsnit"/>
        <w:numPr>
          <w:ilvl w:val="0"/>
          <w:numId w:val="8"/>
        </w:numPr>
        <w:rPr>
          <w:i/>
        </w:rPr>
      </w:pPr>
      <w:r>
        <w:rPr>
          <w:i/>
        </w:rPr>
        <w:t>Hent/vis tegning:</w:t>
      </w:r>
    </w:p>
    <w:p w:rsidR="009737CA" w:rsidRPr="009737CA" w:rsidRDefault="009737CA" w:rsidP="009737CA">
      <w:pPr>
        <w:pStyle w:val="Listeafsnit"/>
        <w:numPr>
          <w:ilvl w:val="0"/>
          <w:numId w:val="1"/>
        </w:numPr>
        <w:rPr>
          <w:i/>
        </w:rPr>
      </w:pPr>
      <w:r>
        <w:t>Som kunde vil jeg gerne kunne hente tegninger af en valgt carport for at kunne visualisere den.</w:t>
      </w:r>
    </w:p>
    <w:p w:rsidR="009737CA" w:rsidRDefault="009737CA" w:rsidP="009737CA">
      <w:pPr>
        <w:pStyle w:val="Listeafsnit"/>
        <w:numPr>
          <w:ilvl w:val="0"/>
          <w:numId w:val="8"/>
        </w:numPr>
        <w:rPr>
          <w:i/>
        </w:rPr>
      </w:pPr>
      <w:r>
        <w:rPr>
          <w:i/>
        </w:rPr>
        <w:t>Vis carport:</w:t>
      </w:r>
    </w:p>
    <w:p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rsidR="009737CA" w:rsidRDefault="003D4F0E" w:rsidP="009737CA">
      <w:pPr>
        <w:pStyle w:val="Listeafsnit"/>
        <w:numPr>
          <w:ilvl w:val="0"/>
          <w:numId w:val="8"/>
        </w:numPr>
        <w:rPr>
          <w:i/>
        </w:rPr>
      </w:pPr>
      <w:r>
        <w:rPr>
          <w:i/>
        </w:rPr>
        <w:t>Vis</w:t>
      </w:r>
      <w:r w:rsidR="009737CA">
        <w:rPr>
          <w:i/>
        </w:rPr>
        <w:t xml:space="preserve"> leveringspris:</w:t>
      </w:r>
    </w:p>
    <w:p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rsidR="009737CA" w:rsidRDefault="009737CA" w:rsidP="009737CA">
      <w:pPr>
        <w:pStyle w:val="Listeafsnit"/>
        <w:numPr>
          <w:ilvl w:val="0"/>
          <w:numId w:val="8"/>
        </w:numPr>
        <w:rPr>
          <w:i/>
        </w:rPr>
      </w:pPr>
      <w:r>
        <w:rPr>
          <w:i/>
        </w:rPr>
        <w:t>Design egen carport:</w:t>
      </w:r>
    </w:p>
    <w:p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rsidR="00B34EC4" w:rsidRDefault="00B34EC4" w:rsidP="00B34EC4">
      <w:pPr>
        <w:pStyle w:val="Listeafsnit"/>
        <w:numPr>
          <w:ilvl w:val="0"/>
          <w:numId w:val="1"/>
        </w:numPr>
      </w:pPr>
      <w:r>
        <w:t xml:space="preserve">Som kunde vil jeg gerne kunne </w:t>
      </w:r>
      <w:r w:rsidR="009737CA">
        <w:t>forespørge på en carport jeg selv har designet.</w:t>
      </w:r>
    </w:p>
    <w:p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rsidR="009737CA" w:rsidRPr="009737CA" w:rsidRDefault="00E438F7" w:rsidP="009737CA">
      <w:pPr>
        <w:pStyle w:val="Listeafsnit"/>
        <w:numPr>
          <w:ilvl w:val="0"/>
          <w:numId w:val="1"/>
        </w:numPr>
        <w:rPr>
          <w:i/>
        </w:rPr>
      </w:pPr>
      <w:r>
        <w:t>Som indlogget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rsidR="009737CA" w:rsidRDefault="009737CA" w:rsidP="009737CA">
      <w:pPr>
        <w:pStyle w:val="Listeafsnit"/>
        <w:numPr>
          <w:ilvl w:val="0"/>
          <w:numId w:val="8"/>
        </w:numPr>
        <w:rPr>
          <w:i/>
        </w:rPr>
      </w:pPr>
      <w:r>
        <w:rPr>
          <w:i/>
        </w:rPr>
        <w:t>Konfigurer carport:</w:t>
      </w:r>
    </w:p>
    <w:p w:rsidR="009737CA" w:rsidRPr="00273A97" w:rsidRDefault="00E438F7" w:rsidP="009737CA">
      <w:pPr>
        <w:pStyle w:val="Listeafsnit"/>
        <w:numPr>
          <w:ilvl w:val="0"/>
          <w:numId w:val="1"/>
        </w:numPr>
        <w:rPr>
          <w:i/>
        </w:rPr>
      </w:pPr>
      <w:r>
        <w:t>Som indlogget medarbejder</w:t>
      </w:r>
      <w:r w:rsidR="009737CA">
        <w:t xml:space="preserve"> i trælasten vil jeg kunne konfigurere en carport således at fejl evt. undgås.</w:t>
      </w:r>
    </w:p>
    <w:p w:rsidR="00273A97" w:rsidRDefault="00273A97" w:rsidP="00273A97">
      <w:pPr>
        <w:pStyle w:val="Listeafsnit"/>
        <w:numPr>
          <w:ilvl w:val="0"/>
          <w:numId w:val="8"/>
        </w:numPr>
        <w:jc w:val="both"/>
        <w:rPr>
          <w:i/>
        </w:rPr>
      </w:pPr>
      <w:r>
        <w:rPr>
          <w:i/>
        </w:rPr>
        <w:t>Administrer kunde: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administrere kunder således at stamdata er korrekte til sikring af f.eks. korrekt leveringsadresse.</w:t>
      </w:r>
    </w:p>
    <w:p w:rsidR="00273A97" w:rsidRDefault="00273A97" w:rsidP="00273A97">
      <w:pPr>
        <w:pStyle w:val="Listeafsnit"/>
        <w:numPr>
          <w:ilvl w:val="0"/>
          <w:numId w:val="8"/>
        </w:numPr>
        <w:jc w:val="both"/>
        <w:rPr>
          <w:i/>
        </w:rPr>
      </w:pPr>
      <w:r>
        <w:rPr>
          <w:i/>
        </w:rPr>
        <w:t>Beregn stykliste: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beregne styklisten automatisk, således at fejl undgås, priser bliver korrekte og lagerbeholdning vedligeholdes korrekt.</w:t>
      </w:r>
    </w:p>
    <w:p w:rsidR="00273A97" w:rsidRDefault="00273A97" w:rsidP="00273A97">
      <w:pPr>
        <w:pStyle w:val="Listeafsnit"/>
        <w:numPr>
          <w:ilvl w:val="0"/>
          <w:numId w:val="8"/>
        </w:numPr>
        <w:jc w:val="both"/>
        <w:rPr>
          <w:i/>
        </w:rPr>
      </w:pPr>
      <w:r>
        <w:rPr>
          <w:i/>
        </w:rPr>
        <w:t>Rediger dækningsgrad:</w:t>
      </w:r>
    </w:p>
    <w:p w:rsidR="00273A97" w:rsidRPr="00273A97" w:rsidRDefault="00E438F7" w:rsidP="00273A97">
      <w:pPr>
        <w:pStyle w:val="Listeafsnit"/>
        <w:numPr>
          <w:ilvl w:val="0"/>
          <w:numId w:val="1"/>
        </w:numPr>
        <w:rPr>
          <w:i/>
        </w:rPr>
      </w:pPr>
      <w:r>
        <w:t>Som indlogget medarbejder</w:t>
      </w:r>
      <w:r w:rsidR="00273A97">
        <w:t xml:space="preserve"> i trælasten vil jeg kunne redigere dækningsgraden så jeg kan lave et godt tilbud hvis der er behov.</w:t>
      </w:r>
    </w:p>
    <w:p w:rsidR="00273A97" w:rsidRDefault="00273A97" w:rsidP="00273A97">
      <w:pPr>
        <w:pStyle w:val="Listeafsnit"/>
        <w:numPr>
          <w:ilvl w:val="0"/>
          <w:numId w:val="8"/>
        </w:numPr>
        <w:rPr>
          <w:i/>
        </w:rPr>
      </w:pPr>
      <w:r>
        <w:rPr>
          <w:i/>
        </w:rPr>
        <w:lastRenderedPageBreak/>
        <w:t>Rediger hjælpetekst:</w:t>
      </w:r>
    </w:p>
    <w:p w:rsidR="00273A97" w:rsidRPr="00273A97" w:rsidRDefault="00E438F7" w:rsidP="00273A97">
      <w:pPr>
        <w:pStyle w:val="Listeafsnit"/>
        <w:numPr>
          <w:ilvl w:val="0"/>
          <w:numId w:val="1"/>
        </w:numPr>
        <w:rPr>
          <w:i/>
        </w:rPr>
      </w:pPr>
      <w:r>
        <w:t>Som indlogget medarbejder</w:t>
      </w:r>
      <w:r w:rsidR="00273A97">
        <w:t xml:space="preserve"> i trælasten vil jeg kunne redigere hjælpeteksten så kunden har bedre mulighed for at samle carporten korrekt.</w:t>
      </w:r>
    </w:p>
    <w:p w:rsidR="00273A97" w:rsidRDefault="00273A97" w:rsidP="00273A97">
      <w:pPr>
        <w:pStyle w:val="Listeafsnit"/>
        <w:numPr>
          <w:ilvl w:val="0"/>
          <w:numId w:val="8"/>
        </w:numPr>
        <w:rPr>
          <w:i/>
        </w:rPr>
      </w:pPr>
      <w:r>
        <w:rPr>
          <w:i/>
        </w:rPr>
        <w:t>Tilføj vare fra databasen:</w:t>
      </w:r>
    </w:p>
    <w:p w:rsidR="00273A97" w:rsidRDefault="00E438F7" w:rsidP="00273A97">
      <w:pPr>
        <w:pStyle w:val="Listeafsnit"/>
        <w:numPr>
          <w:ilvl w:val="0"/>
          <w:numId w:val="1"/>
        </w:numPr>
      </w:pPr>
      <w:r>
        <w:t>Som indlogget medarbejder</w:t>
      </w:r>
      <w:r w:rsidR="00273A97">
        <w:t xml:space="preserve"> i trælasten vil jeg kunne tilføje flere varer til ordren fra databasen, for at sikre at kunden får alle beslag og øvrige varer nødvendige for en korrekt samling af carporten. Evt. mersalg?</w:t>
      </w:r>
    </w:p>
    <w:p w:rsidR="008D72A1" w:rsidRDefault="008D72A1" w:rsidP="008D72A1">
      <w:pPr>
        <w:pStyle w:val="Listeafsnit"/>
        <w:numPr>
          <w:ilvl w:val="0"/>
          <w:numId w:val="8"/>
        </w:numPr>
        <w:rPr>
          <w:i/>
        </w:rPr>
      </w:pPr>
      <w:r>
        <w:rPr>
          <w:i/>
        </w:rPr>
        <w:t>Se/udskriv tegning:</w:t>
      </w:r>
    </w:p>
    <w:p w:rsidR="008D72A1" w:rsidRPr="008D72A1" w:rsidRDefault="00E438F7" w:rsidP="008D72A1">
      <w:pPr>
        <w:pStyle w:val="Listeafsnit"/>
        <w:numPr>
          <w:ilvl w:val="0"/>
          <w:numId w:val="1"/>
        </w:numPr>
        <w:jc w:val="both"/>
        <w:rPr>
          <w:i/>
        </w:rPr>
      </w:pPr>
      <w:r>
        <w:t>Som indlogget medarbejder</w:t>
      </w:r>
      <w:r w:rsidR="008D72A1">
        <w:t xml:space="preserve"> i trælasten vil jeg kunne se/udskrive tegningen af den konstruerede carport så jeg kan bedre kan visualisere den og evt. besvare kundespørgsmål.</w:t>
      </w:r>
    </w:p>
    <w:p w:rsidR="008D72A1" w:rsidRDefault="008D72A1" w:rsidP="008D72A1">
      <w:pPr>
        <w:pStyle w:val="Listeafsnit"/>
        <w:numPr>
          <w:ilvl w:val="0"/>
          <w:numId w:val="8"/>
        </w:numPr>
        <w:jc w:val="both"/>
        <w:rPr>
          <w:i/>
        </w:rPr>
      </w:pPr>
      <w:r>
        <w:rPr>
          <w:i/>
        </w:rPr>
        <w:t>Se beskrivelse:</w:t>
      </w:r>
    </w:p>
    <w:p w:rsidR="008D72A1" w:rsidRPr="007166A9" w:rsidRDefault="00E438F7" w:rsidP="008D72A1">
      <w:pPr>
        <w:pStyle w:val="Listeafsnit"/>
        <w:numPr>
          <w:ilvl w:val="0"/>
          <w:numId w:val="1"/>
        </w:numPr>
        <w:jc w:val="both"/>
        <w:rPr>
          <w:i/>
        </w:rPr>
      </w:pPr>
      <w:r>
        <w:t>Som indlogget medarbejder</w:t>
      </w:r>
      <w:r w:rsidR="008D72A1">
        <w:t xml:space="preserve"> i trælasten vil jeg kunne </w:t>
      </w:r>
      <w:r w:rsidR="007166A9">
        <w:t>se carportens beskrivelse, så jeg kan svare på spørgsmål fra kunden mv.</w:t>
      </w:r>
    </w:p>
    <w:p w:rsidR="007166A9" w:rsidRDefault="007166A9" w:rsidP="007166A9">
      <w:pPr>
        <w:pStyle w:val="Listeafsnit"/>
        <w:numPr>
          <w:ilvl w:val="0"/>
          <w:numId w:val="8"/>
        </w:numPr>
        <w:jc w:val="both"/>
        <w:rPr>
          <w:i/>
        </w:rPr>
      </w:pPr>
      <w:r>
        <w:rPr>
          <w:i/>
        </w:rPr>
        <w:t>Besvare carportforespørgsel:</w:t>
      </w:r>
    </w:p>
    <w:p w:rsidR="007166A9" w:rsidRPr="007166A9" w:rsidRDefault="00E438F7" w:rsidP="007166A9">
      <w:pPr>
        <w:pStyle w:val="Listeafsnit"/>
        <w:numPr>
          <w:ilvl w:val="0"/>
          <w:numId w:val="1"/>
        </w:numPr>
        <w:jc w:val="both"/>
        <w:rPr>
          <w:i/>
        </w:rPr>
      </w:pPr>
      <w:r>
        <w:t>Som indlogget medarbejder</w:t>
      </w:r>
      <w:r w:rsidR="007166A9">
        <w:t xml:space="preserve"> i trælasten vil jeg kunne besvare forspørgsler vedr. carporte elektronisk, så kunden hurtigt får en tegning og oplever oprigtig interesse i kundens projekt.</w:t>
      </w:r>
    </w:p>
    <w:p w:rsidR="00B34EC4" w:rsidRPr="00CC3F67" w:rsidRDefault="00B34EC4" w:rsidP="00B34EC4">
      <w:pPr>
        <w:pStyle w:val="Listeafsnit"/>
        <w:numPr>
          <w:ilvl w:val="0"/>
          <w:numId w:val="8"/>
        </w:numPr>
        <w:rPr>
          <w:i/>
        </w:rPr>
      </w:pPr>
      <w:r>
        <w:rPr>
          <w:i/>
        </w:rPr>
        <w:t>Administrer</w:t>
      </w:r>
      <w:r w:rsidRPr="00CC3F67">
        <w:rPr>
          <w:i/>
        </w:rPr>
        <w:t xml:space="preserve"> varer:</w:t>
      </w:r>
    </w:p>
    <w:p w:rsidR="00B34EC4" w:rsidRDefault="00E438F7" w:rsidP="00B34EC4">
      <w:pPr>
        <w:pStyle w:val="Listeafsnit"/>
        <w:numPr>
          <w:ilvl w:val="0"/>
          <w:numId w:val="1"/>
        </w:numPr>
      </w:pPr>
      <w:r>
        <w:t>Som indlogget medarbejder</w:t>
      </w:r>
      <w:r w:rsidR="00B34EC4">
        <w:t xml:space="preserve"> i trælasten vil jeg kunne oprette og redigere varer, så jeg undgår at skulle håndtere forskellige varenumre, tekster mv. for den samme vare.</w:t>
      </w:r>
    </w:p>
    <w:p w:rsidR="00B34EC4" w:rsidRPr="00CC3F67" w:rsidRDefault="00B34EC4" w:rsidP="00B34EC4">
      <w:pPr>
        <w:pStyle w:val="Listeafsnit"/>
        <w:numPr>
          <w:ilvl w:val="0"/>
          <w:numId w:val="8"/>
        </w:numPr>
        <w:rPr>
          <w:i/>
        </w:rPr>
      </w:pPr>
      <w:r w:rsidRPr="00CC3F67">
        <w:rPr>
          <w:i/>
        </w:rPr>
        <w:t>Nulstil brugerkonto:</w:t>
      </w:r>
    </w:p>
    <w:p w:rsidR="00B34EC4" w:rsidRDefault="00E438F7" w:rsidP="00B34EC4">
      <w:pPr>
        <w:pStyle w:val="Listeafsnit"/>
        <w:numPr>
          <w:ilvl w:val="0"/>
          <w:numId w:val="1"/>
        </w:numPr>
      </w:pPr>
      <w:r>
        <w:t>Som indlogget medarbejder</w:t>
      </w:r>
      <w:r w:rsidR="00B34EC4">
        <w:t xml:space="preserve"> i trælasten vil jeg kunne nulstille min brugerkonto, så jeg kan igen kan komme ind i systemet, selvom jeg har glemt mit kodeord.</w:t>
      </w:r>
    </w:p>
    <w:p w:rsidR="00B34EC4" w:rsidRPr="00076F77" w:rsidRDefault="00B34EC4" w:rsidP="00B34EC4">
      <w:pPr>
        <w:pStyle w:val="Listeafsnit"/>
        <w:numPr>
          <w:ilvl w:val="0"/>
          <w:numId w:val="8"/>
        </w:numPr>
      </w:pPr>
      <w:r>
        <w:t xml:space="preserve"> </w:t>
      </w:r>
      <w:r>
        <w:rPr>
          <w:i/>
        </w:rPr>
        <w:t>Administrer brugerkonti:</w:t>
      </w:r>
    </w:p>
    <w:p w:rsidR="00B34EC4" w:rsidRDefault="00E438F7" w:rsidP="00B34EC4">
      <w:pPr>
        <w:pStyle w:val="Listeafsnit"/>
        <w:numPr>
          <w:ilvl w:val="0"/>
          <w:numId w:val="1"/>
        </w:numPr>
      </w:pPr>
      <w:r>
        <w:t>Som indlogget medarbejder</w:t>
      </w:r>
      <w:r w:rsidR="00B34EC4">
        <w:t xml:space="preserve"> i trælasten vil jeg kunne nedlægge eller oprette konti for andre medarbejdere, så de kan tilgå systemet og arbejde med carport forespørgsler.</w:t>
      </w:r>
    </w:p>
    <w:p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rsidR="00B34EC4" w:rsidRPr="00B34EC4" w:rsidRDefault="00E438F7" w:rsidP="00B34EC4">
      <w:pPr>
        <w:pStyle w:val="Listeafsnit"/>
        <w:numPr>
          <w:ilvl w:val="0"/>
          <w:numId w:val="1"/>
        </w:numPr>
        <w:rPr>
          <w:i/>
        </w:rPr>
      </w:pPr>
      <w:r>
        <w:t>Som indlogget medarbejder</w:t>
      </w:r>
      <w:r w:rsidR="00B34EC4">
        <w:t xml:space="preserve"> i trælasten vil jeg kunne redigere i eller tilføje samlevejledninger, så de altid er aktuelle.</w:t>
      </w:r>
    </w:p>
    <w:p w:rsidR="00B34EC4" w:rsidRDefault="00B34EC4" w:rsidP="00B34EC4">
      <w:pPr>
        <w:pStyle w:val="Listeafsnit"/>
        <w:numPr>
          <w:ilvl w:val="0"/>
          <w:numId w:val="8"/>
        </w:numPr>
        <w:rPr>
          <w:i/>
        </w:rPr>
      </w:pPr>
      <w:r>
        <w:rPr>
          <w:i/>
        </w:rPr>
        <w:t>Udskriv ordredokumenter:</w:t>
      </w:r>
    </w:p>
    <w:p w:rsidR="00B34EC4" w:rsidRPr="00B34EC4" w:rsidRDefault="00E438F7" w:rsidP="00B34EC4">
      <w:pPr>
        <w:pStyle w:val="Listeafsnit"/>
        <w:numPr>
          <w:ilvl w:val="0"/>
          <w:numId w:val="1"/>
        </w:numPr>
        <w:jc w:val="both"/>
        <w:rPr>
          <w:i/>
        </w:rPr>
      </w:pPr>
      <w:r>
        <w:t>Som indlogget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rsidR="005A3D16" w:rsidRDefault="005A3D16" w:rsidP="005A3D16">
      <w:pPr>
        <w:pStyle w:val="Listeafsnit"/>
        <w:numPr>
          <w:ilvl w:val="0"/>
          <w:numId w:val="8"/>
        </w:numPr>
        <w:jc w:val="both"/>
        <w:rPr>
          <w:i/>
        </w:rPr>
      </w:pPr>
      <w:r>
        <w:rPr>
          <w:i/>
        </w:rPr>
        <w:t>Vis fejl i carportforespørgsel:</w:t>
      </w:r>
    </w:p>
    <w:p w:rsidR="005A3D16" w:rsidRPr="005A3D16" w:rsidRDefault="00E438F7" w:rsidP="005A3D16">
      <w:pPr>
        <w:pStyle w:val="Listeafsnit"/>
        <w:numPr>
          <w:ilvl w:val="0"/>
          <w:numId w:val="1"/>
        </w:numPr>
        <w:jc w:val="both"/>
        <w:rPr>
          <w:i/>
        </w:rPr>
      </w:pPr>
      <w:r>
        <w:t>Som indlogget medarbejder</w:t>
      </w:r>
      <w:r w:rsidR="005A3D16">
        <w:t xml:space="preserve"> i trælasten vil jeg kunne se fejl i </w:t>
      </w:r>
      <w:r w:rsidR="0057427B">
        <w:t>carport</w:t>
      </w:r>
      <w:r w:rsidR="005A3D16">
        <w:t>forespørgslen automatisk, så risikoen for at overse en fejl mindskes.</w:t>
      </w:r>
    </w:p>
    <w:p w:rsidR="005A3D16" w:rsidRDefault="0057427B" w:rsidP="005A3D16">
      <w:pPr>
        <w:pStyle w:val="Listeafsnit"/>
        <w:numPr>
          <w:ilvl w:val="0"/>
          <w:numId w:val="8"/>
        </w:numPr>
        <w:jc w:val="both"/>
        <w:rPr>
          <w:i/>
        </w:rPr>
      </w:pPr>
      <w:r>
        <w:rPr>
          <w:i/>
        </w:rPr>
        <w:t>Se ordrestatus:</w:t>
      </w:r>
    </w:p>
    <w:p w:rsidR="00B34EC4" w:rsidRDefault="00E438F7" w:rsidP="00113D11">
      <w:pPr>
        <w:pStyle w:val="Listeafsnit"/>
        <w:numPr>
          <w:ilvl w:val="0"/>
          <w:numId w:val="1"/>
        </w:numPr>
        <w:jc w:val="both"/>
      </w:pPr>
      <w:r>
        <w:t>Som indlogget medarbejder</w:t>
      </w:r>
      <w:r w:rsidR="0057427B">
        <w:t xml:space="preserve"> i trælasten vil jeg til enhver tid kunne se hvor langt i processen, en ordre er nået, så jeg kan svare kunden ved en henvendelse.</w:t>
      </w:r>
    </w:p>
    <w:p w:rsidR="00ED5E7B" w:rsidRDefault="00ED5E7B" w:rsidP="00ED5E7B">
      <w:pPr>
        <w:pStyle w:val="Listeafsnit"/>
        <w:numPr>
          <w:ilvl w:val="0"/>
          <w:numId w:val="8"/>
        </w:numPr>
        <w:jc w:val="both"/>
        <w:rPr>
          <w:i/>
        </w:rPr>
      </w:pPr>
      <w:r>
        <w:rPr>
          <w:i/>
        </w:rPr>
        <w:t>Log ind:</w:t>
      </w:r>
    </w:p>
    <w:p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rsidR="00ED5E7B" w:rsidRDefault="00ED5E7B" w:rsidP="00ED5E7B">
      <w:pPr>
        <w:pStyle w:val="Listeafsnit"/>
        <w:numPr>
          <w:ilvl w:val="0"/>
          <w:numId w:val="8"/>
        </w:numPr>
        <w:jc w:val="both"/>
        <w:rPr>
          <w:i/>
        </w:rPr>
      </w:pPr>
      <w:r>
        <w:rPr>
          <w:i/>
        </w:rPr>
        <w:t>Log ud:</w:t>
      </w:r>
    </w:p>
    <w:p w:rsidR="00ED5E7B" w:rsidRPr="00ED5E7B" w:rsidRDefault="00E438F7" w:rsidP="00ED5E7B">
      <w:pPr>
        <w:pStyle w:val="Listeafsnit"/>
        <w:numPr>
          <w:ilvl w:val="0"/>
          <w:numId w:val="1"/>
        </w:numPr>
        <w:jc w:val="both"/>
        <w:rPr>
          <w:i/>
        </w:rPr>
      </w:pPr>
      <w:r>
        <w:t>Som indlogget medarbejder</w:t>
      </w:r>
      <w:r w:rsidR="00ED5E7B">
        <w:t xml:space="preserve"> i trælasten vil jeg kunne logge ud af systemet, så min konto ikke misbruges.</w:t>
      </w:r>
    </w:p>
    <w:p w:rsidR="006551D5" w:rsidRDefault="006551D5" w:rsidP="006551D5">
      <w:pPr>
        <w:jc w:val="both"/>
      </w:pPr>
    </w:p>
    <w:p w:rsidR="00101BD5" w:rsidRDefault="00101BD5" w:rsidP="00101BD5">
      <w:pPr>
        <w:pStyle w:val="Overskrift1"/>
      </w:pPr>
      <w:r>
        <w:lastRenderedPageBreak/>
        <w:t>Product Backlog</w:t>
      </w:r>
    </w:p>
    <w:p w:rsidR="005C1A1E" w:rsidRDefault="005C1A1E" w:rsidP="005C1A1E"/>
    <w:p w:rsidR="005C1A1E" w:rsidRPr="005C1A1E" w:rsidRDefault="005C1A1E" w:rsidP="005C1A1E">
      <w:pPr>
        <w:spacing w:after="0" w:line="240" w:lineRule="auto"/>
        <w:rPr>
          <w:rFonts w:ascii="Times New Roman" w:eastAsia="Times New Roman" w:hAnsi="Times New Roman" w:cs="Times New Roman"/>
          <w:sz w:val="24"/>
          <w:szCs w:val="24"/>
          <w:lang w:eastAsia="da-DK"/>
        </w:rPr>
      </w:pPr>
    </w:p>
    <w:tbl>
      <w:tblPr>
        <w:tblStyle w:val="Mediumskygge2-fremhvningsfarve5"/>
        <w:tblW w:w="0" w:type="auto"/>
        <w:tblLook w:val="04A0"/>
      </w:tblPr>
      <w:tblGrid>
        <w:gridCol w:w="440"/>
        <w:gridCol w:w="1739"/>
        <w:gridCol w:w="572"/>
        <w:gridCol w:w="488"/>
        <w:gridCol w:w="3307"/>
        <w:gridCol w:w="1068"/>
        <w:gridCol w:w="2348"/>
      </w:tblGrid>
      <w:tr w:rsidR="00F263EC" w:rsidRPr="001B0E62" w:rsidTr="001B0E62">
        <w:trPr>
          <w:cnfStyle w:val="100000000000"/>
          <w:trHeight w:val="20"/>
        </w:trPr>
        <w:tc>
          <w:tcPr>
            <w:cnfStyle w:val="0010000001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Navn</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Imp</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Est</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How to demo</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Notes</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Derfor!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Create</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7</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Login.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Read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varer</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Default="00F263EC" w:rsidP="005C1A1E">
            <w:pPr>
              <w:cnfStyle w:val="000000100000"/>
              <w:rPr>
                <w:rFonts w:eastAsia="Times New Roman" w:cstheme="minorHAnsi"/>
                <w:color w:val="000000"/>
                <w:lang w:eastAsia="da-DK"/>
              </w:rPr>
            </w:pPr>
            <w:r>
              <w:rPr>
                <w:rFonts w:eastAsia="Times New Roman" w:cstheme="minorHAnsi"/>
                <w:color w:val="000000"/>
                <w:lang w:eastAsia="da-DK"/>
              </w:rPr>
              <w:t>Log ind, åbn personlig webside. Link til webside med liste over varer vælges.</w:t>
            </w:r>
          </w:p>
          <w:p w:rsidR="00F263EC" w:rsidRPr="001B0E62" w:rsidRDefault="00F263EC" w:rsidP="005C1A1E">
            <w:pPr>
              <w:cnfStyle w:val="00000010000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Elementært, for at undgå fejl i priser/beskrivelser mv. og for at kunne samkøre med lagersystem.</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beregnes styklisten som udskrives i konsollen.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Umiddelbar kompleks, fordrer mere analyse.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en korrekt stykliste og mersalg.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w:t>
            </w:r>
          </w:p>
        </w:tc>
      </w:tr>
      <w:tr w:rsidR="00F263EC" w:rsidRPr="001B0E62" w:rsidTr="001B0E62">
        <w:trPr>
          <w:trHeight w:val="20"/>
        </w:trPr>
        <w:tc>
          <w:tcPr>
            <w:cnfStyle w:val="001000000000"/>
            <w:tcW w:w="0" w:type="auto"/>
            <w:hideMark/>
          </w:tcPr>
          <w:p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Knappen ’Send forespørgsel’ klikkes.</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 xml:space="preserve">forespørgsel klikkes og </w:t>
            </w:r>
            <w:r w:rsidRPr="001B0E62">
              <w:rPr>
                <w:rFonts w:eastAsia="Times New Roman" w:cstheme="minorHAnsi"/>
                <w:color w:val="000000"/>
                <w:lang w:eastAsia="da-DK"/>
              </w:rPr>
              <w:lastRenderedPageBreak/>
              <w:t>webside med formular med forespørgslens indhold vises</w:t>
            </w:r>
            <w:r>
              <w:rPr>
                <w:rFonts w:eastAsia="Times New Roman" w:cstheme="minorHAnsi"/>
                <w:color w:val="000000"/>
                <w:lang w:eastAsia="da-DK"/>
              </w:rPr>
              <w:t>.</w:t>
            </w:r>
          </w:p>
          <w:p w:rsidR="00F263EC" w:rsidRDefault="00F263EC" w:rsidP="00BC463E">
            <w:pPr>
              <w:cnfStyle w:val="0000000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F263EC" w:rsidRPr="001B0E62" w:rsidRDefault="00F263EC" w:rsidP="00BC463E">
            <w:pPr>
              <w:cnfStyle w:val="0000000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obligatorisk del af salgsprocessen.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lastRenderedPageBreak/>
              <w:t>19</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Flere brugere sikrer hurtigere forretningsgang og tidl. Medarbejdere kan nedlægges.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Simpelt db udtræk</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linket ’carport i tilpassede mål’ klikkes, side for valg af tagtype vises, tagtype vælges, side med formular for carportens længde, højde og bredde vises og mål indtastes.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Det der adskiller Fog fra andre trælaster.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100000"/>
              <w:rPr>
                <w:rFonts w:eastAsia="Times New Roman" w:cstheme="minorHAnsi"/>
                <w:lang w:eastAsia="da-DK"/>
              </w:rPr>
            </w:pPr>
            <w:r>
              <w:rPr>
                <w:rFonts w:eastAsia="Times New Roman" w:cstheme="minorHAnsi"/>
                <w:color w:val="000000"/>
                <w:lang w:eastAsia="da-DK"/>
              </w:rPr>
              <w:t>Unit test oprettes som henter en forespørgsel fra databasen. Data ændres og gemmes i databasen. Forespørgslen hentes fra databasen igen og der testes om nye data stemmer med den foretagede ændring.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0E7FEC">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Ved fejlet login vises fejlbesked på login websiden.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 ud</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Øverst i websiden klikkes på ‘log ud’-knappen og login siden vises.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at sikre at konti ikke misbruges..</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Side med loginformular åbnes, email indtastes, knappen ’nulstil brugerkonto’ klikkes. Tjek at mail med ny login fremsendes.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man kan komme på systemet og betjene kunder mv.</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 og mail.</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3</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se forespørgslernes forskellige statusser.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nemt at kunne følge fremdrift.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Se/udskriv tegning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0E7FEC">
            <w:pPr>
              <w:cnfStyle w:val="0000001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 visuali-sering er vigtig for kunden og dermed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34</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fanen ’Dokumenter’ vælges, ønskede dokumenter vælges, knappen ’udskriv’ klikkes, tjek at dokumenterne udskrives.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del af pakke-processen.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nemmere at kunne finde den ønskede carport.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forespørgsel vælges, carportens konfigurationsside vises, tjek at der fremgår en fejltekst i tekstfeltet.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Ikke vigtig nu, men rart senere.</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Godt at have med når man tager beslutningen.</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 xml:space="preserve">Log ind, åbn personlig webside. Link til webside med liste over kunder vælges. En kunde klikkes og webside med formular med kundens data vises. Kundens data </w:t>
            </w:r>
            <w:r>
              <w:rPr>
                <w:rFonts w:eastAsia="Times New Roman" w:cstheme="minorHAnsi"/>
                <w:color w:val="000000"/>
                <w:lang w:eastAsia="da-DK"/>
              </w:rPr>
              <w:lastRenderedPageBreak/>
              <w:t>ændres og knappen ’gem’ klikkes. Kundens nye data fremgår af formularen.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Kræver DB, unit test.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levering og vedligehold af stamdata.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11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Har kun lille betydning for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indhenter data for en vare fra databasen. Varens hjælpetekst ændres og data gemmes i databasen igen. Varens data hentes igen og data for varens hjælpetekst sammenlignes med ændringen.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r>
              <w:rPr>
                <w:rFonts w:eastAsia="Times New Roman" w:cstheme="minorHAnsi"/>
                <w:color w:val="000000"/>
                <w:lang w:eastAsia="da-DK"/>
              </w:rPr>
              <w:t>Samme som 19?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Har ingen betydning for salget.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samlevejledning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En sekundær nice-to-have funktion. Ikke vigtig i salgsproces.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rsidR="00822302" w:rsidRDefault="00822302" w:rsidP="006551D5"/>
    <w:p w:rsidR="006551D5" w:rsidRDefault="00822302" w:rsidP="006551D5">
      <w:r w:rsidRPr="00D25017">
        <w:rPr>
          <w:sz w:val="18"/>
        </w:rPr>
        <w:t>OBS: Vi havde en snak med Ronni 09/11-2018 inden PO møde, hvor han fortalte, at afhængigheder ikke altid kan undgås. F.eks. user stories som kræver login. Måden man kan gøre disse uafhængige er at hardcode en indlogget bruger og så udføre testen. Alternativt kan man undlade at skrive ’log in’ i user storien, og så senere ændre de user stories, som flyttes ”bag” en loginfunktion, f.eks. administrative user stories.</w:t>
      </w:r>
      <w:r w:rsidR="006551D5">
        <w:tab/>
      </w:r>
      <w:r w:rsidR="006551D5">
        <w:tab/>
      </w:r>
      <w:r w:rsidR="006551D5">
        <w:tab/>
      </w:r>
      <w:r w:rsidR="006551D5">
        <w:tab/>
      </w:r>
      <w:r w:rsidR="006551D5">
        <w:tab/>
      </w:r>
    </w:p>
    <w:p w:rsidR="006551D5" w:rsidRDefault="006551D5" w:rsidP="006551D5">
      <w:pPr>
        <w:jc w:val="both"/>
      </w:pPr>
    </w:p>
    <w:p w:rsidR="009C7F34" w:rsidRDefault="00AC3552" w:rsidP="00AC3552">
      <w:pPr>
        <w:pStyle w:val="Overskrift1"/>
      </w:pPr>
      <w:r>
        <w:t>Featureliste</w:t>
      </w:r>
    </w:p>
    <w:p w:rsidR="00AC3552" w:rsidRDefault="00AC3552" w:rsidP="00AC3552">
      <w:pPr>
        <w:pStyle w:val="Listeafsnit"/>
        <w:numPr>
          <w:ilvl w:val="0"/>
          <w:numId w:val="7"/>
        </w:numPr>
      </w:pPr>
      <w:r>
        <w:t>Brugeradministration med mulighed for oprettelse og redigering af brugere samt nulstilling af kodeord.</w:t>
      </w:r>
    </w:p>
    <w:p w:rsidR="00AC3552" w:rsidRDefault="00AC3552" w:rsidP="00AC3552">
      <w:pPr>
        <w:pStyle w:val="Listeafsnit"/>
        <w:numPr>
          <w:ilvl w:val="0"/>
          <w:numId w:val="7"/>
        </w:numPr>
      </w:pPr>
      <w:r>
        <w:t>Ordreforespørgsler lagres i databasen så dobbeltindtastning elimineres.</w:t>
      </w:r>
    </w:p>
    <w:p w:rsidR="00AC3552" w:rsidRDefault="00AC3552" w:rsidP="00AC3552">
      <w:pPr>
        <w:pStyle w:val="Listeafsnit"/>
        <w:numPr>
          <w:ilvl w:val="0"/>
          <w:numId w:val="7"/>
        </w:numPr>
      </w:pPr>
      <w:r>
        <w:t>Mulighed for redigering af ordreforspørgsler så evt. fejl kan rettes.</w:t>
      </w:r>
    </w:p>
    <w:p w:rsidR="00AC3552" w:rsidRDefault="00AC3552" w:rsidP="00AC3552">
      <w:pPr>
        <w:pStyle w:val="Listeafsnit"/>
        <w:numPr>
          <w:ilvl w:val="0"/>
          <w:numId w:val="7"/>
        </w:numPr>
      </w:pPr>
      <w:r>
        <w:t>Mulighed for at redigere i regler bag materialeudregning aht. ændrede byggekrav.</w:t>
      </w:r>
    </w:p>
    <w:p w:rsidR="00AC3552" w:rsidRDefault="00AC3552" w:rsidP="00AC3552">
      <w:pPr>
        <w:pStyle w:val="Listeafsnit"/>
        <w:numPr>
          <w:ilvl w:val="0"/>
          <w:numId w:val="7"/>
        </w:numPr>
      </w:pPr>
      <w:r>
        <w:t>3D rendering af carport i frontend.</w:t>
      </w:r>
    </w:p>
    <w:p w:rsidR="00AC3552" w:rsidRDefault="00AC3552" w:rsidP="00AC3552">
      <w:pPr>
        <w:pStyle w:val="Listeafsnit"/>
        <w:numPr>
          <w:ilvl w:val="0"/>
          <w:numId w:val="7"/>
        </w:numPr>
      </w:pPr>
      <w:r>
        <w:t>Mulighed for redigering af varer.</w:t>
      </w:r>
    </w:p>
    <w:p w:rsidR="002F26FD" w:rsidRDefault="002F26FD" w:rsidP="002F26FD">
      <w:pPr>
        <w:pStyle w:val="Listeafsnit"/>
        <w:numPr>
          <w:ilvl w:val="0"/>
          <w:numId w:val="7"/>
        </w:numPr>
      </w:pPr>
      <w:r>
        <w:t>Mulighed for fuldstændig konfiguration af carport på frontend, dvs. mål, beklædning, belægning, evt. fliser, taghældning.</w:t>
      </w:r>
    </w:p>
    <w:p w:rsidR="002F26FD" w:rsidRDefault="002F26FD" w:rsidP="00AC3552">
      <w:pPr>
        <w:pStyle w:val="Listeafsnit"/>
        <w:numPr>
          <w:ilvl w:val="0"/>
          <w:numId w:val="7"/>
        </w:numPr>
      </w:pPr>
    </w:p>
    <w:p w:rsidR="00664C00" w:rsidRPr="00664C00" w:rsidRDefault="00664C00" w:rsidP="00664C00">
      <w:pPr>
        <w:jc w:val="center"/>
      </w:pPr>
    </w:p>
    <w:p w:rsidR="00684E28" w:rsidDel="00625AD4" w:rsidRDefault="002000D9" w:rsidP="002000D9">
      <w:pPr>
        <w:pStyle w:val="Overskrift1"/>
        <w:rPr>
          <w:del w:id="3452" w:author="Claus" w:date="2018-12-18T12:09:00Z"/>
        </w:rPr>
      </w:pPr>
      <w:del w:id="3453" w:author="Claus" w:date="2018-12-18T12:09:00Z">
        <w:r w:rsidDel="00625AD4">
          <w:lastRenderedPageBreak/>
          <w:delText>Domænemodel</w:delText>
        </w:r>
      </w:del>
    </w:p>
    <w:p w:rsidR="002000D9" w:rsidRDefault="008D1CB6" w:rsidP="00DB0034">
      <w:pPr>
        <w:jc w:val="center"/>
      </w:pPr>
      <w:del w:id="3454" w:author="Claus" w:date="2018-12-18T12:09:00Z">
        <w:r>
          <w:rPr>
            <w:noProof/>
            <w:lang w:eastAsia="da-DK"/>
            <w:rPrChange w:id="3455" w:author="Unknown">
              <w:rPr>
                <w:rFonts w:asciiTheme="majorHAnsi" w:eastAsiaTheme="majorEastAsia" w:hAnsiTheme="majorHAnsi" w:cstheme="majorBidi"/>
                <w:b/>
                <w:bCs/>
                <w:noProof/>
                <w:color w:val="365F91" w:themeColor="accent1" w:themeShade="BF"/>
                <w:sz w:val="28"/>
                <w:szCs w:val="28"/>
                <w:u w:val="single"/>
                <w:lang w:eastAsia="da-DK"/>
              </w:rPr>
            </w:rPrChange>
          </w:rPr>
          <w:drawing>
            <wp:inline distT="0" distB="0" distL="0" distR="0">
              <wp:extent cx="6120130" cy="510020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120130" cy="5100201"/>
                      </a:xfrm>
                      <a:prstGeom prst="rect">
                        <a:avLst/>
                      </a:prstGeom>
                      <a:noFill/>
                      <a:ln w="9525">
                        <a:noFill/>
                        <a:miter lim="800000"/>
                        <a:headEnd/>
                        <a:tailEnd/>
                      </a:ln>
                    </pic:spPr>
                  </pic:pic>
                </a:graphicData>
              </a:graphic>
            </wp:inline>
          </w:drawing>
        </w:r>
      </w:del>
    </w:p>
    <w:p w:rsidR="001768C7" w:rsidRDefault="001768C7" w:rsidP="001768C7">
      <w:pPr>
        <w:pStyle w:val="Overskrift1"/>
      </w:pPr>
      <w:r>
        <w:t>Spørgsmål</w:t>
      </w:r>
    </w:p>
    <w:p w:rsidR="001768C7" w:rsidRDefault="001768C7" w:rsidP="001768C7">
      <w:r>
        <w:t>Findes der andre der kan administrere systemet end Martin/ngl. medarbejdere?</w:t>
      </w:r>
    </w:p>
    <w:p w:rsidR="001768C7" w:rsidRDefault="001768C7" w:rsidP="001768C7">
      <w:r>
        <w:t>Hvor meget ved de alm. medarbejdere om systemet ift. Martin?</w:t>
      </w:r>
    </w:p>
    <w:p w:rsidR="001768C7" w:rsidRDefault="001768C7" w:rsidP="001768C7">
      <w:r>
        <w:t>Hvad sker der når Martin er fraværende og en kunde henvender sig / har lavet en forespørgsel?</w:t>
      </w:r>
    </w:p>
    <w:p w:rsidR="001768C7" w:rsidRDefault="001768C7" w:rsidP="001768C7">
      <w:r>
        <w:t>Er der tiltag ift. hvis systemet en dag ikke kan køre pga. opdateringer i OS?</w:t>
      </w:r>
    </w:p>
    <w:p w:rsidR="00DE3CD4" w:rsidRDefault="00CB534C" w:rsidP="001768C7">
      <w:r>
        <w:t>Er der taget endelig beslutning om hvorvidt man vil åbne op for valgmulighed for kunderne på bekostning af den nuværende ”enkelthed”?</w:t>
      </w:r>
    </w:p>
    <w:p w:rsidR="007E736A" w:rsidRPr="00DE3CD4" w:rsidRDefault="007E736A" w:rsidP="001768C7">
      <w:r>
        <w:t>Hvad er forskellen på stykliste og pakkeliste?</w:t>
      </w:r>
    </w:p>
    <w:p w:rsidR="00BE1BED" w:rsidRDefault="00BE1BED" w:rsidP="001768C7">
      <w:r>
        <w:t>Ville en videreudvikling af det nu 7 år gamle system, der ligger ubrugt hen, kunne løse noget?</w:t>
      </w:r>
    </w:p>
    <w:p w:rsidR="00BE1BED" w:rsidRDefault="00BE1BED" w:rsidP="001768C7">
      <w:r>
        <w:t>Ad ovenstående: Er Fog klar reelt klar over hvorfor det ikke virker? Er der adgang til kildekode mv.?</w:t>
      </w:r>
    </w:p>
    <w:p w:rsidR="00713779" w:rsidRDefault="00713779" w:rsidP="001768C7">
      <w:r>
        <w:t>Hvor dynamisk er markedet ift. reguleringer, udvikling af nye produkter, udfasning af andre, f.eks. plastictage aht. miljø, stærkere beslag aht. flere og kraftigere storme mv.?</w:t>
      </w:r>
    </w:p>
    <w:p w:rsidR="001138BD" w:rsidRDefault="001138BD" w:rsidP="001768C7"/>
    <w:p w:rsidR="001138BD" w:rsidRDefault="001138BD" w:rsidP="001138BD">
      <w:pPr>
        <w:pStyle w:val="Overskrift2"/>
      </w:pPr>
      <w:r>
        <w:t>Spørgsmål undervejs – kan måske inspirere til rapportindhold:</w:t>
      </w:r>
    </w:p>
    <w:p w:rsidR="001138BD" w:rsidRDefault="001138BD" w:rsidP="001768C7">
      <w:r w:rsidRPr="001138BD">
        <w:t>Må en dto indeholde en anden dto hvor det giver mening eller er det i strid med mønsteret?</w:t>
      </w:r>
      <w:r>
        <w:t xml:space="preserve"> Ja naturligvis, hvis det giver konceptuel mening, derfor har vi ladet VareDTO indeholde samlinger af andre DTO’s.. (Er vi sikre på at det er VareDTO?)</w:t>
      </w:r>
    </w:p>
    <w:p w:rsidR="001138BD" w:rsidRDefault="001138BD" w:rsidP="001768C7">
      <w:r>
        <w:t>En branch til hver udvikler eller til hver feature? Hvis vi arbejder på samme feature er det måske bedre med en branch til hver feature jf. Ronni (17-11-18)</w:t>
      </w:r>
    </w:p>
    <w:p w:rsidR="001138BD" w:rsidRDefault="001138BD" w:rsidP="001768C7">
      <w:r w:rsidRPr="001138BD">
        <w:t>Må commands gerne have funktionalitet til dannelse af html tabel?</w:t>
      </w:r>
      <w:r>
        <w:t xml:space="preserve"> Ja, så længe commands er i presentation laget. Husk – og skriv – at presentation må gerne indeholde HTML, ingen logik og ingen sql. Logic laget har logik (business logic), ingen html og ingen sql. Data-laget har sql og ingen html.</w:t>
      </w:r>
    </w:p>
    <w:p w:rsidR="00972086" w:rsidRDefault="00972086" w:rsidP="001768C7">
      <w:r>
        <w:t>Vi bør analysere lidt mere så vi har indhold ift. diagrammer mv. F.eks. tilstandsdiagram for forespørgsel, måden vi opretter kunden på (altså anonym forespørgsel med kundedata bliver til en forespørgsel og en kunde i databasen) osv.</w:t>
      </w:r>
    </w:p>
    <w:p w:rsidR="00972086" w:rsidRDefault="00972086" w:rsidP="001768C7">
      <w:r>
        <w:t>Arkitekturen skal have et diagram og beskrives naturligvis.</w:t>
      </w:r>
    </w:p>
    <w:p w:rsidR="00522A3C" w:rsidRDefault="00522A3C" w:rsidP="001768C7">
      <w:r>
        <w:t>Ifm. tests sender vi en CarportRequestDTO til styklisteberegneren. Måske skulle styklisteberegneren forvente simple datatyper som argumenter i stedet for et objekt. Så slipper vi for at erklære objekter heraf i unit tests. Men hvad er teorien for DTO’s / testbare metoder?</w:t>
      </w:r>
    </w:p>
    <w:p w:rsidR="003E3A61" w:rsidRDefault="003E3A61" w:rsidP="003E3A61">
      <w:pPr>
        <w:pStyle w:val="Overskrift2"/>
      </w:pPr>
      <w:r>
        <w:lastRenderedPageBreak/>
        <w:t>Yderligere info til rapport:</w:t>
      </w:r>
    </w:p>
    <w:p w:rsidR="00BE1BED" w:rsidRDefault="003E3A61" w:rsidP="001768C7">
      <w:bookmarkStart w:id="3456" w:name="_GoBack"/>
      <w:bookmarkEnd w:id="3456"/>
      <w:r>
        <w:t>Idet udregningerne er opdelte, er det let at tilføje yderligere regler til indholdet i styklisten. F.eks. udregner stolpeudregneren de krævede stolper i hjørnet + skur. Hvis man senere ville have en business rule implementeret om at afstand mellem stolper ikke må overskride 2 mtr, kan disse ekstra stolper nemt udregnes i en separat udregner…</w:t>
      </w:r>
    </w:p>
    <w:p w:rsidR="00C555F6" w:rsidRDefault="00C555F6" w:rsidP="001768C7">
      <w:r w:rsidRPr="00C555F6">
        <w:t>Husk at skri</w:t>
      </w:r>
      <w:r>
        <w:t>ve at logikken må styre at der ikke kommer f.eks. flere materialer af typen tagfladebelægning på samme tag, fordi sammensat primærngl af roofTypeId og materialTypeId ikke duer, fordi plasttag findes i 2 længder og derfor begge tilhører roofType med fladt tag og er af samme materialetype.</w:t>
      </w:r>
    </w:p>
    <w:p w:rsidR="00AB4EC1" w:rsidRDefault="00AB4EC1" w:rsidP="001768C7">
      <w:r>
        <w:t>Statisk vs. Dynamisk: Husk et afsnit om udregnerne og deres design, idet: RuleCalculator har en statisk metode, initializeMaterials() som opretter et statisk HashMap som deles mellem alle RuleCalculator-implementationer. Oprindeligt stod Calculator-klassen for blot at oprette objekter af de forsk. RuleCalculator-implementationer og de stod så selv for at oprette det statiske HashMap på super klassen RuleCalculator. Men da hashmappet er statisk, oprettes der ikke et nyt, når en ny stribe RuleCalculator-implementationer blev oprettet af Calculator-klassen. Og det duer ikke hvis man gerne vil teste udregningerne med en ny stribe materialer. Derfor blev RuleCalculator.initializeMaterials() oprettet og den skal således kaldes inden udregninger kan ske. Dette muliggør også test af hver enkelt rulecalculator-implementation i et fejl-scenarie hvor materialelisten kan sættes til at være tom, hvilket medfører et tomt hashmap…</w:t>
      </w:r>
    </w:p>
    <w:p w:rsidR="009D1A28" w:rsidRDefault="009D1A28" w:rsidP="001768C7">
      <w:r>
        <w:t>Mht. implementering af transaktioner i databasen lærte vi at et ResultSet SKAL lukkes inden næste statement udføres mod databasen, idet dette sidste statement ellers vil vente på at ResultSet lukkes indtil Lock timeout sker.</w:t>
      </w:r>
    </w:p>
    <w:p w:rsidR="006341CF" w:rsidRDefault="006341CF" w:rsidP="001768C7">
      <w:r>
        <w:t>Vi kunne have ladet calculateMaterials på RuleCalculators være statiske, så kunne de have benyttet hinanden på tværs, f.eks. når rem/stolper skal tegnes på baggrund af hvor spær er brudt.</w:t>
      </w:r>
    </w:p>
    <w:p w:rsidR="00962D17" w:rsidRDefault="00962D17" w:rsidP="001768C7">
      <w:r>
        <w:t>V. udregning af beklædningsbrædder, bør man evaluere på brættets dimensioner i stedet for blot en string, for at sikre, at materialet er korrekt.</w:t>
      </w:r>
    </w:p>
    <w:p w:rsidR="0030440E" w:rsidRDefault="0030440E" w:rsidP="001768C7">
      <w:pPr>
        <w:rPr>
          <w:ins w:id="3457" w:author="Claus" w:date="2018-12-14T13:26:00Z"/>
        </w:rPr>
      </w:pPr>
      <w:r>
        <w:t>Når vi eks. Nulstiller konto, returnerer vi resultatet af et andet command fra ForgetPassword commandet. Vi har overvejet at forwarde requestet i stedet, hvad er for og imod her? Kan vi skrive lidt om det?</w:t>
      </w:r>
    </w:p>
    <w:p w:rsidR="00A26A30" w:rsidRDefault="00A26A30" w:rsidP="00A26A30">
      <w:pPr>
        <w:rPr>
          <w:ins w:id="3458" w:author="Claus" w:date="2018-12-14T10:26:00Z"/>
        </w:rPr>
      </w:pPr>
      <w:ins w:id="3459" w:author="Claus" w:date="2018-12-14T13:26:00Z">
        <w:r>
          <w:t>Skriv om commit atomar.. Skriv om afvejning ift. calculators i drawers, vi beregner 2 gange kontra styklisten til drawers...</w:t>
        </w:r>
      </w:ins>
    </w:p>
    <w:p w:rsidR="00BB709F" w:rsidRDefault="000A0755" w:rsidP="001768C7">
      <w:pPr>
        <w:rPr>
          <w:ins w:id="3460" w:author="Claus" w:date="2018-12-14T10:26:00Z"/>
        </w:rPr>
      </w:pPr>
      <w:ins w:id="3461" w:author="Claus" w:date="2018-12-14T10:26:00Z">
        <w:r w:rsidRPr="000A0755">
          <w:rPr>
            <w:rStyle w:val="Overskrift2Tegn"/>
            <w:rPrChange w:id="3462" w:author="Claus" w:date="2018-12-14T10:27:00Z">
              <w:rPr>
                <w:rFonts w:asciiTheme="majorHAnsi" w:eastAsiaTheme="majorEastAsia" w:hAnsiTheme="majorHAnsi" w:cstheme="majorBidi"/>
                <w:b/>
                <w:bCs/>
                <w:color w:val="365F91" w:themeColor="accent1" w:themeShade="BF"/>
                <w:sz w:val="28"/>
                <w:szCs w:val="28"/>
                <w:u w:val="single"/>
              </w:rPr>
            </w:rPrChange>
          </w:rPr>
          <w:t>Scrum-delen</w:t>
        </w:r>
        <w:r w:rsidR="00BB709F">
          <w:t>:</w:t>
        </w:r>
      </w:ins>
    </w:p>
    <w:p w:rsidR="00BB709F" w:rsidRDefault="00BB709F" w:rsidP="00BB709F">
      <w:pPr>
        <w:rPr>
          <w:ins w:id="3463" w:author="Claus" w:date="2018-12-14T10:26:00Z"/>
        </w:rPr>
      </w:pPr>
      <w:ins w:id="3464" w:author="Claus" w:date="2018-12-14T10:26:00Z">
        <w:r>
          <w:t>Har scrum master fungeret?</w:t>
        </w:r>
      </w:ins>
    </w:p>
    <w:p w:rsidR="00BB709F" w:rsidRDefault="00BB709F" w:rsidP="00BB709F">
      <w:pPr>
        <w:rPr>
          <w:ins w:id="3465" w:author="Claus" w:date="2018-12-14T10:26:00Z"/>
        </w:rPr>
      </w:pPr>
      <w:ins w:id="3466" w:author="Claus" w:date="2018-12-14T10:26:00Z">
        <w:r>
          <w:t xml:space="preserve">Det er svært at sige om Scrum Master har fungeret. Det kræver at vi har en erfaring for hvad det vil sige. Eller sagt med andre ord - det kan have virket, uden vi ved det. </w:t>
        </w:r>
      </w:ins>
    </w:p>
    <w:p w:rsidR="00BB709F" w:rsidRDefault="00BB709F" w:rsidP="00BB709F">
      <w:pPr>
        <w:rPr>
          <w:ins w:id="3467" w:author="Claus" w:date="2018-12-14T10:26:00Z"/>
        </w:rPr>
      </w:pPr>
      <w:ins w:id="3468" w:author="Claus" w:date="2018-12-14T10:26:00Z">
        <w:r>
          <w:t xml:space="preserve">Vores fornemmelse er, at det har været fint med en Scrum Master - eller rettere, det holdepunkt, at der var et daily standup møde, hvor man skulle fortælle gårsdagen bragte og hvad man laver i dag. Det gav fornemmelsen af at være på et hold, at andre afhang af ens arbejde og at man kunne få hjælp hvis der var brug for det. </w:t>
        </w:r>
      </w:ins>
    </w:p>
    <w:p w:rsidR="00BB709F" w:rsidRDefault="00BB709F" w:rsidP="00BB709F">
      <w:pPr>
        <w:rPr>
          <w:ins w:id="3469" w:author="Claus" w:date="2018-12-14T10:26:00Z"/>
        </w:rPr>
      </w:pPr>
      <w:ins w:id="3470" w:author="Claus" w:date="2018-12-14T10:26:00Z">
        <w:r>
          <w:lastRenderedPageBreak/>
          <w:t>Om det var for Scrum Masteren eller blot 'os' at det var mest naturligt at afhjælpe evt. problemer direkte efter daily standup er svært at præcisere, men også det var en stor hjælp. Så snart en udfordring blev afhjulpet, kunne teammedlemmet komme videre og dermed holdet som helhed.</w:t>
        </w:r>
      </w:ins>
    </w:p>
    <w:p w:rsidR="00BB709F" w:rsidRDefault="00BB709F" w:rsidP="00BB709F">
      <w:pPr>
        <w:rPr>
          <w:ins w:id="3471" w:author="Claus" w:date="2018-12-14T10:26:00Z"/>
        </w:rPr>
      </w:pPr>
    </w:p>
    <w:p w:rsidR="00BB709F" w:rsidRDefault="00BB709F" w:rsidP="00BB709F">
      <w:pPr>
        <w:rPr>
          <w:ins w:id="3472" w:author="Claus" w:date="2018-12-14T10:26:00Z"/>
        </w:rPr>
      </w:pPr>
      <w:ins w:id="3473" w:author="Claus" w:date="2018-12-14T10:26:00Z">
        <w:r>
          <w:t>Hvilke problemer så i der og hvad gjorde i for at rette op på det</w:t>
        </w:r>
      </w:ins>
    </w:p>
    <w:p w:rsidR="00BB709F" w:rsidRDefault="00BB709F" w:rsidP="00BB709F">
      <w:ins w:id="3474" w:author="Claus" w:date="2018-12-14T10:26:00Z">
        <w:r>
          <w:t>I takt med stigende erfaring i brug af Taiga og det faktum at nye opgaver/user stories skal lægges op så de kan følges, blev behovet for ordentlig tildeling af points til user stories større. Revidering af points på baggrund af erfaringer fra retrospectives var der også behov for. Dette blev der desværre ikke gjort ret meget væsen af, hvilket betyder at vores arbejdspres til tider var svært at fastsætte. Samtidig er der sprints, som ikke viser den rette arbejdsbyrde der er udført. Her skulle Scrum Master evt. have været mere omhyggelig, det fik vi dog aldrig rettet op på. Dette er formentlig et resultat af at vi ikke havde nogen eksplicit scrum master, som kunne have følt et ansvar for tildelingen. Måske fordi vi blot var 2, sammenholdt med at vi havde rigeligt med opgaver vi var i gang med.</w:t>
        </w:r>
      </w:ins>
    </w:p>
    <w:p w:rsidR="00C3591A" w:rsidRPr="00A43C50" w:rsidRDefault="000A0755" w:rsidP="00C3591A">
      <w:pPr>
        <w:pStyle w:val="Overskrift1"/>
        <w:rPr>
          <w:lang w:val="en-US"/>
          <w:rPrChange w:id="3475" w:author="Claus" w:date="2018-12-14T15:42:00Z">
            <w:rPr/>
          </w:rPrChange>
        </w:rPr>
      </w:pPr>
      <w:r w:rsidRPr="000A0755">
        <w:rPr>
          <w:lang w:val="en-US"/>
          <w:rPrChange w:id="3476" w:author="Claus" w:date="2018-12-14T15:42:00Z">
            <w:rPr>
              <w:rFonts w:asciiTheme="minorHAnsi" w:eastAsia="MS Mincho" w:hAnsiTheme="minorHAnsi" w:cstheme="minorBidi"/>
              <w:b w:val="0"/>
              <w:bCs w:val="0"/>
              <w:color w:val="0000FF" w:themeColor="hyperlink"/>
              <w:sz w:val="22"/>
              <w:szCs w:val="22"/>
              <w:u w:val="single"/>
            </w:rPr>
          </w:rPrChange>
        </w:rPr>
        <w:t>Daily Scrum meetings outcome and decisions:</w:t>
      </w:r>
    </w:p>
    <w:p w:rsidR="00C3591A" w:rsidRPr="00801C93" w:rsidRDefault="00C3591A" w:rsidP="00C3591A">
      <w:pPr>
        <w:pStyle w:val="Overskrift2"/>
      </w:pPr>
      <w:r w:rsidRPr="00801C93">
        <w:t xml:space="preserve">13-11-2018: </w:t>
      </w:r>
    </w:p>
    <w:p w:rsidR="00A47FD9" w:rsidRDefault="00C3591A" w:rsidP="00A47FD9">
      <w:pPr>
        <w:rPr>
          <w:rStyle w:val="detail-subject"/>
        </w:rPr>
      </w:pPr>
      <w:r>
        <w:t>Efter en famlende mandag, hvor vi fik taget hul på databasen sammen, blev vi enige om at tage hul på US#6 og vi formulerede sammen de identificerede tasks.</w:t>
      </w:r>
      <w:r w:rsidR="00A47FD9">
        <w:t xml:space="preserve"> Disse blev fordelt således: </w:t>
      </w:r>
    </w:p>
    <w:tbl>
      <w:tblPr>
        <w:tblStyle w:val="Lysliste-fremhvningsfarve3"/>
        <w:tblW w:w="0" w:type="auto"/>
        <w:tblLook w:val="04A0"/>
      </w:tblPr>
      <w:tblGrid>
        <w:gridCol w:w="3259"/>
        <w:gridCol w:w="3259"/>
        <w:gridCol w:w="3260"/>
      </w:tblGrid>
      <w:tr w:rsidR="00A47FD9" w:rsidTr="00AD5396">
        <w:trPr>
          <w:cnfStyle w:val="100000000000"/>
        </w:trPr>
        <w:tc>
          <w:tcPr>
            <w:cnfStyle w:val="001000000000"/>
            <w:tcW w:w="3259" w:type="dxa"/>
          </w:tcPr>
          <w:p w:rsidR="00A47FD9" w:rsidRDefault="00A47FD9" w:rsidP="00A47FD9">
            <w:pPr>
              <w:rPr>
                <w:rStyle w:val="detail-subject"/>
              </w:rPr>
            </w:pPr>
            <w:r>
              <w:rPr>
                <w:rStyle w:val="detail-subject"/>
              </w:rPr>
              <w:t>Task nr.</w:t>
            </w:r>
          </w:p>
        </w:tc>
        <w:tc>
          <w:tcPr>
            <w:tcW w:w="3259" w:type="dxa"/>
          </w:tcPr>
          <w:p w:rsidR="00A47FD9" w:rsidRDefault="00A47FD9" w:rsidP="00A47FD9">
            <w:pPr>
              <w:cnfStyle w:val="100000000000"/>
              <w:rPr>
                <w:rStyle w:val="detail-subject"/>
              </w:rPr>
            </w:pPr>
            <w:r>
              <w:rPr>
                <w:rStyle w:val="detail-subject"/>
              </w:rPr>
              <w:t>Beskrivelse</w:t>
            </w:r>
          </w:p>
        </w:tc>
        <w:tc>
          <w:tcPr>
            <w:tcW w:w="3260" w:type="dxa"/>
          </w:tcPr>
          <w:p w:rsidR="00A47FD9" w:rsidRDefault="00A47FD9" w:rsidP="00A47FD9">
            <w:pPr>
              <w:cnfStyle w:val="100000000000"/>
              <w:rPr>
                <w:rStyle w:val="detail-subject"/>
              </w:rPr>
            </w:pPr>
            <w:r>
              <w:rPr>
                <w:rStyle w:val="detail-subject"/>
              </w:rPr>
              <w:t>Udvikler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29</w:t>
            </w:r>
          </w:p>
        </w:tc>
        <w:tc>
          <w:tcPr>
            <w:tcW w:w="3259" w:type="dxa"/>
          </w:tcPr>
          <w:p w:rsidR="00A47FD9" w:rsidRDefault="00A47FD9" w:rsidP="00A47FD9">
            <w:pPr>
              <w:cnfStyle w:val="000000100000"/>
              <w:rPr>
                <w:rStyle w:val="detail-subject"/>
              </w:rPr>
            </w:pPr>
            <w:r>
              <w:rPr>
                <w:rStyle w:val="detail-subject"/>
              </w:rPr>
              <w:t>Opret JUnit som tester funktionaliteten</w:t>
            </w:r>
          </w:p>
        </w:tc>
        <w:tc>
          <w:tcPr>
            <w:tcW w:w="3260" w:type="dxa"/>
          </w:tcPr>
          <w:p w:rsidR="00A47FD9" w:rsidRDefault="00A47FD9" w:rsidP="00A47FD9">
            <w:pPr>
              <w:cnfStyle w:val="000000100000"/>
              <w:rPr>
                <w:rStyle w:val="detail-subject"/>
              </w:rPr>
            </w:pPr>
            <w:r>
              <w:rPr>
                <w:rStyle w:val="detail-subject"/>
              </w:rPr>
              <w:t>Claus</w:t>
            </w:r>
          </w:p>
        </w:tc>
      </w:tr>
      <w:tr w:rsidR="00A47FD9" w:rsidTr="00AD5396">
        <w:tc>
          <w:tcPr>
            <w:cnfStyle w:val="001000000000"/>
            <w:tcW w:w="3259" w:type="dxa"/>
          </w:tcPr>
          <w:p w:rsidR="00A47FD9" w:rsidRDefault="00A47FD9" w:rsidP="00A47FD9">
            <w:pPr>
              <w:rPr>
                <w:rStyle w:val="detail-subject"/>
              </w:rPr>
            </w:pPr>
            <w:r>
              <w:rPr>
                <w:rStyle w:val="detail-subject"/>
              </w:rPr>
              <w:t>30</w:t>
            </w:r>
          </w:p>
        </w:tc>
        <w:tc>
          <w:tcPr>
            <w:tcW w:w="3259" w:type="dxa"/>
          </w:tcPr>
          <w:p w:rsidR="00A47FD9" w:rsidRDefault="00A47FD9" w:rsidP="00A47FD9">
            <w:pPr>
              <w:cnfStyle w:val="000000000000"/>
              <w:rPr>
                <w:rStyle w:val="detail-subject"/>
              </w:rPr>
            </w:pPr>
            <w:r>
              <w:rPr>
                <w:rStyle w:val="detail-subject"/>
              </w:rPr>
              <w:t>Opret sql til indsættelse af forespørgsel i db</w:t>
            </w:r>
          </w:p>
        </w:tc>
        <w:tc>
          <w:tcPr>
            <w:tcW w:w="3260" w:type="dxa"/>
          </w:tcPr>
          <w:p w:rsidR="00A47FD9" w:rsidRDefault="00A47FD9" w:rsidP="00A47FD9">
            <w:pPr>
              <w:cnfStyle w:val="000000000000"/>
              <w:rPr>
                <w:rStyle w:val="detail-subject"/>
              </w:rPr>
            </w:pPr>
            <w:r>
              <w:rPr>
                <w:rStyle w:val="detail-subject"/>
              </w:rPr>
              <w:t>Jesper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31</w:t>
            </w:r>
          </w:p>
        </w:tc>
        <w:tc>
          <w:tcPr>
            <w:tcW w:w="3259" w:type="dxa"/>
          </w:tcPr>
          <w:p w:rsidR="00A47FD9" w:rsidRDefault="00A47FD9" w:rsidP="00A47FD9">
            <w:pPr>
              <w:cnfStyle w:val="000000100000"/>
              <w:rPr>
                <w:rStyle w:val="detail-subject"/>
              </w:rPr>
            </w:pPr>
            <w:r>
              <w:rPr>
                <w:rStyle w:val="detail-subject"/>
              </w:rPr>
              <w:t>Opret DAO som udfører indsættelsen</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32</w:t>
            </w:r>
          </w:p>
        </w:tc>
        <w:tc>
          <w:tcPr>
            <w:tcW w:w="3259" w:type="dxa"/>
          </w:tcPr>
          <w:p w:rsidR="00A47FD9" w:rsidRDefault="00A47FD9" w:rsidP="00A47FD9">
            <w:pPr>
              <w:cnfStyle w:val="000000000000"/>
              <w:rPr>
                <w:rStyle w:val="detail-subject"/>
              </w:rPr>
            </w:pPr>
            <w:r>
              <w:rPr>
                <w:rStyle w:val="detail-subject"/>
              </w:rPr>
              <w:t>Opret tabellerne kunde, postnr, tag, skur, forespørgsel i databasen</w:t>
            </w:r>
          </w:p>
        </w:tc>
        <w:tc>
          <w:tcPr>
            <w:tcW w:w="3260" w:type="dxa"/>
          </w:tcPr>
          <w:p w:rsidR="00A47FD9" w:rsidRDefault="00A47FD9" w:rsidP="00A47FD9">
            <w:pPr>
              <w:cnfStyle w:val="000000000000"/>
              <w:rPr>
                <w:rStyle w:val="detail-subject"/>
              </w:rPr>
            </w:pPr>
            <w:r>
              <w:rPr>
                <w:rStyle w:val="detail-subject"/>
              </w:rPr>
              <w:t>Claus</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33</w:t>
            </w:r>
          </w:p>
        </w:tc>
        <w:tc>
          <w:tcPr>
            <w:tcW w:w="3259" w:type="dxa"/>
          </w:tcPr>
          <w:p w:rsidR="00A47FD9" w:rsidRDefault="00A47FD9" w:rsidP="00A47FD9">
            <w:pPr>
              <w:cnfStyle w:val="000000100000"/>
              <w:rPr>
                <w:rStyle w:val="detail-subject"/>
              </w:rPr>
            </w:pPr>
            <w:r>
              <w:rPr>
                <w:rStyle w:val="detail-subject"/>
              </w:rPr>
              <w:t>Opret DTO til forespørgsel</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34</w:t>
            </w:r>
          </w:p>
        </w:tc>
        <w:tc>
          <w:tcPr>
            <w:tcW w:w="3259" w:type="dxa"/>
          </w:tcPr>
          <w:p w:rsidR="00A47FD9" w:rsidRDefault="00A47FD9" w:rsidP="00A47FD9">
            <w:pPr>
              <w:cnfStyle w:val="000000000000"/>
              <w:rPr>
                <w:rStyle w:val="detail-subject"/>
              </w:rPr>
            </w:pPr>
            <w:r>
              <w:t>Connector klasse til databasen</w:t>
            </w:r>
          </w:p>
        </w:tc>
        <w:tc>
          <w:tcPr>
            <w:tcW w:w="3260" w:type="dxa"/>
          </w:tcPr>
          <w:p w:rsidR="00A47FD9" w:rsidRDefault="00A47FD9" w:rsidP="00A47FD9">
            <w:pPr>
              <w:cnfStyle w:val="000000000000"/>
              <w:rPr>
                <w:rStyle w:val="detail-subject"/>
              </w:rPr>
            </w:pPr>
            <w:r>
              <w:t>Claus</w:t>
            </w:r>
          </w:p>
        </w:tc>
      </w:tr>
    </w:tbl>
    <w:p w:rsidR="00A47FD9" w:rsidRDefault="00A47FD9" w:rsidP="00C3591A"/>
    <w:p w:rsidR="00C3591A" w:rsidRDefault="00C3591A" w:rsidP="00C3591A">
      <w:r>
        <w:t xml:space="preserve">Efter fordeling blev vi enige om at snakke sammen telefonisk et par timer senere, idet vi arbejdede hjemmefra for at få ro. </w:t>
      </w:r>
      <w:r w:rsidR="00A47FD9">
        <w:t>Vi har besluttet at medtage en række spørgsmål til afklaring ved technical review 14-11, inden vi går i gang med de næste user stories i sprint 1.</w:t>
      </w:r>
    </w:p>
    <w:p w:rsidR="00A47FD9" w:rsidRDefault="00A47FD9" w:rsidP="00A47FD9">
      <w:pPr>
        <w:pStyle w:val="Overskrift2"/>
      </w:pPr>
      <w:r>
        <w:t>14-11-2018:</w:t>
      </w:r>
    </w:p>
    <w:p w:rsidR="00801C93" w:rsidRDefault="00801C93" w:rsidP="00A47FD9">
      <w:r>
        <w:t>Taiga har vist sig at være godt til at holde sporet, så ikke der laves for meget andet. Der henstår lidt smårettelser i koden som vi skal se på sammen. Vi kom ikke helt i mål med dagens opgaver fordi vi undervurderede de fornødne, indledende opgaver som f.eks. dummy data i databasen, færdiggørelse af samme, opsætning af DbConnector, github mv.</w:t>
      </w:r>
    </w:p>
    <w:p w:rsidR="00801C93" w:rsidRDefault="00801C93" w:rsidP="00A47FD9">
      <w:r>
        <w:lastRenderedPageBreak/>
        <w:t xml:space="preserve">Vi har besluttet at lave de ting færdige der mangler fra i går sammen, da der mangler lidt </w:t>
      </w:r>
      <w:r w:rsidR="00BD0E15">
        <w:t>dialog om problemstillingerne. Vi forfatter nogle spørgsmål til teknisk review i dag, så vi kan få yderligere klarhed om f.eks. database, brug af branching i github mv.</w:t>
      </w:r>
    </w:p>
    <w:p w:rsidR="00BD0E15" w:rsidRDefault="00BD0E15" w:rsidP="00A47FD9">
      <w:r>
        <w:t>Vi venter med at tildele hinanden flere tasks, da vi først må have færdiggjort opgaver fra i går.</w:t>
      </w:r>
    </w:p>
    <w:p w:rsidR="00EF5BBB" w:rsidRDefault="00EF5BBB" w:rsidP="00EF5BBB">
      <w:pPr>
        <w:pStyle w:val="Overskrift2"/>
      </w:pPr>
      <w:r>
        <w:t>15-11-2018:</w:t>
      </w:r>
    </w:p>
    <w:p w:rsidR="00EF5BBB" w:rsidRDefault="00EF5BBB" w:rsidP="00EF5BBB">
      <w:r>
        <w:t>Vi har fået lavet manglerne fra 13-11 færdige. Efter technical review 14-11 har vi besluttet at opdele US#10 i 3 mindre, realistiske delleverancer</w:t>
      </w:r>
      <w:r w:rsidR="008F7105">
        <w:t>, således at udregninger implementeres i flg. rækkefølge: stolper i sprint 1, tag i sprint 2, skur i sprint 3.</w:t>
      </w:r>
    </w:p>
    <w:p w:rsidR="008F7105" w:rsidRDefault="008F7105" w:rsidP="00EF5BBB">
      <w:r>
        <w:t>Herudover har vi besluttet at US#17 vedr. administration af varer, må rykkes til et senere sprint.</w:t>
      </w:r>
    </w:p>
    <w:p w:rsidR="008F7105" w:rsidRDefault="008F7105" w:rsidP="00EF5BBB">
      <w:r>
        <w:t>Dagens indsats koncentreres om US#7 hvor vi åbner forespørgsler. De fornødne tasks har vi defineret og skal fordeles således:</w:t>
      </w:r>
    </w:p>
    <w:tbl>
      <w:tblPr>
        <w:tblStyle w:val="Lysliste-fremhvningsfarve3"/>
        <w:tblW w:w="0" w:type="auto"/>
        <w:tblLook w:val="04A0"/>
      </w:tblPr>
      <w:tblGrid>
        <w:gridCol w:w="3259"/>
        <w:gridCol w:w="3259"/>
        <w:gridCol w:w="3260"/>
      </w:tblGrid>
      <w:tr w:rsidR="008F7105" w:rsidTr="005534E5">
        <w:trPr>
          <w:cnfStyle w:val="100000000000"/>
        </w:trPr>
        <w:tc>
          <w:tcPr>
            <w:cnfStyle w:val="001000000000"/>
            <w:tcW w:w="3259" w:type="dxa"/>
          </w:tcPr>
          <w:p w:rsidR="008F7105" w:rsidRDefault="008F7105" w:rsidP="005534E5">
            <w:pPr>
              <w:rPr>
                <w:rStyle w:val="detail-subject"/>
              </w:rPr>
            </w:pPr>
            <w:r>
              <w:rPr>
                <w:rStyle w:val="detail-subject"/>
              </w:rPr>
              <w:t>Task nr.</w:t>
            </w:r>
          </w:p>
        </w:tc>
        <w:tc>
          <w:tcPr>
            <w:tcW w:w="3259" w:type="dxa"/>
          </w:tcPr>
          <w:p w:rsidR="008F7105" w:rsidRDefault="008F7105" w:rsidP="005534E5">
            <w:pPr>
              <w:cnfStyle w:val="100000000000"/>
              <w:rPr>
                <w:rStyle w:val="detail-subject"/>
              </w:rPr>
            </w:pPr>
            <w:r>
              <w:rPr>
                <w:rStyle w:val="detail-subject"/>
              </w:rPr>
              <w:t>Beskrivelse</w:t>
            </w:r>
          </w:p>
        </w:tc>
        <w:tc>
          <w:tcPr>
            <w:tcW w:w="3260" w:type="dxa"/>
          </w:tcPr>
          <w:p w:rsidR="008F7105" w:rsidRDefault="008F7105" w:rsidP="005534E5">
            <w:pPr>
              <w:cnfStyle w:val="100000000000"/>
              <w:rPr>
                <w:rStyle w:val="detail-subject"/>
              </w:rPr>
            </w:pPr>
            <w:r>
              <w:rPr>
                <w:rStyle w:val="detail-subject"/>
              </w:rPr>
              <w:t>Udvikler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42</w:t>
            </w:r>
          </w:p>
        </w:tc>
        <w:tc>
          <w:tcPr>
            <w:tcW w:w="3259" w:type="dxa"/>
          </w:tcPr>
          <w:p w:rsidR="008F7105" w:rsidRDefault="008F7105" w:rsidP="005534E5">
            <w:pPr>
              <w:cnfStyle w:val="000000100000"/>
              <w:rPr>
                <w:rStyle w:val="detail-subject"/>
              </w:rPr>
            </w:pPr>
            <w:r>
              <w:rPr>
                <w:rStyle w:val="detail-subject"/>
              </w:rPr>
              <w:t>FrontController oprettes</w:t>
            </w:r>
          </w:p>
        </w:tc>
        <w:tc>
          <w:tcPr>
            <w:tcW w:w="3260" w:type="dxa"/>
          </w:tcPr>
          <w:p w:rsidR="008F7105" w:rsidRDefault="008F7105" w:rsidP="005534E5">
            <w:pPr>
              <w:cnfStyle w:val="000000100000"/>
              <w:rPr>
                <w:rStyle w:val="detail-subject"/>
              </w:rPr>
            </w:pPr>
            <w:r>
              <w:rPr>
                <w:rStyle w:val="detail-subject"/>
              </w:rPr>
              <w:t>Claus</w:t>
            </w:r>
          </w:p>
        </w:tc>
      </w:tr>
      <w:tr w:rsidR="008F7105" w:rsidTr="005534E5">
        <w:tc>
          <w:tcPr>
            <w:cnfStyle w:val="001000000000"/>
            <w:tcW w:w="3259" w:type="dxa"/>
          </w:tcPr>
          <w:p w:rsidR="008F7105" w:rsidRDefault="008F7105" w:rsidP="005534E5">
            <w:pPr>
              <w:rPr>
                <w:rStyle w:val="detail-subject"/>
              </w:rPr>
            </w:pPr>
            <w:r>
              <w:rPr>
                <w:rStyle w:val="detail-subject"/>
              </w:rPr>
              <w:t>43</w:t>
            </w:r>
          </w:p>
        </w:tc>
        <w:tc>
          <w:tcPr>
            <w:tcW w:w="3259" w:type="dxa"/>
          </w:tcPr>
          <w:p w:rsidR="008F7105" w:rsidRDefault="008F7105" w:rsidP="005534E5">
            <w:pPr>
              <w:cnfStyle w:val="000000000000"/>
              <w:rPr>
                <w:rStyle w:val="detail-subject"/>
              </w:rPr>
            </w:pPr>
            <w:r>
              <w:rPr>
                <w:rStyle w:val="detail-subject"/>
              </w:rPr>
              <w:t>Command pattern implementeres</w:t>
            </w:r>
          </w:p>
        </w:tc>
        <w:tc>
          <w:tcPr>
            <w:tcW w:w="3260" w:type="dxa"/>
          </w:tcPr>
          <w:p w:rsidR="008F7105" w:rsidRDefault="008F7105" w:rsidP="005534E5">
            <w:pPr>
              <w:cnfStyle w:val="000000000000"/>
              <w:rPr>
                <w:rStyle w:val="detail-subject"/>
              </w:rPr>
            </w:pPr>
            <w:r>
              <w:rPr>
                <w:rStyle w:val="detail-subject"/>
              </w:rPr>
              <w:t>Claus</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44</w:t>
            </w:r>
          </w:p>
        </w:tc>
        <w:tc>
          <w:tcPr>
            <w:tcW w:w="3259" w:type="dxa"/>
          </w:tcPr>
          <w:p w:rsidR="008F7105" w:rsidRDefault="008F7105" w:rsidP="00EF2558">
            <w:pPr>
              <w:cnfStyle w:val="00000010000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rsidR="008F7105" w:rsidRDefault="008F7105" w:rsidP="005534E5">
            <w:pPr>
              <w:cnfStyle w:val="000000100000"/>
              <w:rPr>
                <w:rStyle w:val="detail-subject"/>
              </w:rPr>
            </w:pPr>
            <w:r>
              <w:rPr>
                <w:rStyle w:val="detail-subject"/>
              </w:rPr>
              <w:t>Jesper</w:t>
            </w:r>
          </w:p>
        </w:tc>
      </w:tr>
      <w:tr w:rsidR="008F7105" w:rsidTr="005534E5">
        <w:tc>
          <w:tcPr>
            <w:cnfStyle w:val="001000000000"/>
            <w:tcW w:w="3259" w:type="dxa"/>
          </w:tcPr>
          <w:p w:rsidR="008F7105" w:rsidRDefault="008F7105" w:rsidP="005534E5">
            <w:pPr>
              <w:rPr>
                <w:rStyle w:val="detail-subject"/>
              </w:rPr>
            </w:pPr>
            <w:r>
              <w:rPr>
                <w:rStyle w:val="detail-subject"/>
              </w:rPr>
              <w:t>45</w:t>
            </w:r>
          </w:p>
        </w:tc>
        <w:tc>
          <w:tcPr>
            <w:tcW w:w="3259" w:type="dxa"/>
          </w:tcPr>
          <w:p w:rsidR="008F7105" w:rsidRDefault="008F7105" w:rsidP="005534E5">
            <w:pPr>
              <w:cnfStyle w:val="00000000000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rsidR="008F7105" w:rsidRDefault="008F7105" w:rsidP="005534E5">
            <w:pPr>
              <w:cnfStyle w:val="000000000000"/>
              <w:rPr>
                <w:rStyle w:val="detail-subject"/>
              </w:rPr>
            </w:pPr>
            <w:r>
              <w:rPr>
                <w:rStyle w:val="detail-subject"/>
              </w:rPr>
              <w:t>Jesper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46</w:t>
            </w:r>
          </w:p>
        </w:tc>
        <w:tc>
          <w:tcPr>
            <w:tcW w:w="3259" w:type="dxa"/>
          </w:tcPr>
          <w:p w:rsidR="008F7105" w:rsidRDefault="008F7105" w:rsidP="005534E5">
            <w:pPr>
              <w:cnfStyle w:val="000000100000"/>
              <w:rPr>
                <w:rStyle w:val="detail-subject"/>
              </w:rPr>
            </w:pPr>
            <w:r>
              <w:rPr>
                <w:rStyle w:val="detail-subject"/>
              </w:rPr>
              <w:t>Div. tilpasninger i ForesporgselDAO</w:t>
            </w:r>
          </w:p>
        </w:tc>
        <w:tc>
          <w:tcPr>
            <w:tcW w:w="3260" w:type="dxa"/>
          </w:tcPr>
          <w:p w:rsidR="008F7105" w:rsidRDefault="008F7105" w:rsidP="005534E5">
            <w:pPr>
              <w:cnfStyle w:val="000000100000"/>
              <w:rPr>
                <w:rStyle w:val="detail-subject"/>
              </w:rPr>
            </w:pPr>
            <w:r>
              <w:rPr>
                <w:rStyle w:val="detail-subject"/>
              </w:rPr>
              <w:t>Jesper</w:t>
            </w:r>
          </w:p>
        </w:tc>
      </w:tr>
    </w:tbl>
    <w:p w:rsidR="008F7105" w:rsidRDefault="008F7105" w:rsidP="00EF5BBB"/>
    <w:p w:rsidR="005534E5" w:rsidRDefault="005534E5" w:rsidP="005534E5">
      <w:pPr>
        <w:pStyle w:val="Overskrift2"/>
      </w:pPr>
      <w:r>
        <w:t>16-11-2018:</w:t>
      </w:r>
    </w:p>
    <w:p w:rsidR="005534E5" w:rsidRDefault="004D4777" w:rsidP="005534E5">
      <w:r>
        <w:t xml:space="preserve">Torsdagens tasks viste sig at blive til en del flere og derfor blev torsdagens opgaver fuldført sent. Der henstår fortsat lidt oprydning og optimering i disse tasks, idet vi har haft </w:t>
      </w:r>
      <w:r w:rsidR="00D74B1C">
        <w:t>brug for at få klarhed over og forståelse af arkitekturens ideelle opbygning. Vi besluttede torsdag at tage et hurtigt møde ang. arkitekturen, så fremtidige udfordringer med den mindskes.</w:t>
      </w:r>
    </w:p>
    <w:p w:rsidR="00D74B1C" w:rsidRDefault="00D74B1C" w:rsidP="005534E5">
      <w:r>
        <w:t>I dag, inden PO møde, færdiggøres de 2 views fra i går, dvs. visning af listen over forespørgsler og visningen af en enkelt forespørgsel, således at der linkes til / fra begge sider.</w:t>
      </w:r>
    </w:p>
    <w:p w:rsidR="00D74B1C" w:rsidRDefault="00D74B1C" w:rsidP="005534E5">
      <w:r>
        <w:t>Claus påbegynder udvikling af styklisteberegneren.</w:t>
      </w:r>
    </w:p>
    <w:p w:rsidR="00D74B1C" w:rsidRDefault="00D74B1C" w:rsidP="005534E5">
      <w:r>
        <w:t>Fordelingen af tasks ser derfor således ud:</w:t>
      </w:r>
    </w:p>
    <w:p w:rsidR="00DB5F4A" w:rsidRDefault="00DB5F4A" w:rsidP="005534E5"/>
    <w:tbl>
      <w:tblPr>
        <w:tblStyle w:val="Lysliste-fremhvningsfarve3"/>
        <w:tblW w:w="0" w:type="auto"/>
        <w:tblLook w:val="04A0"/>
      </w:tblPr>
      <w:tblGrid>
        <w:gridCol w:w="3259"/>
        <w:gridCol w:w="3259"/>
        <w:gridCol w:w="3260"/>
      </w:tblGrid>
      <w:tr w:rsidR="00D74B1C" w:rsidTr="00DB5F4A">
        <w:trPr>
          <w:cnfStyle w:val="100000000000"/>
        </w:trPr>
        <w:tc>
          <w:tcPr>
            <w:cnfStyle w:val="001000000000"/>
            <w:tcW w:w="3259" w:type="dxa"/>
          </w:tcPr>
          <w:p w:rsidR="00D74B1C" w:rsidRDefault="00D74B1C" w:rsidP="00DB5F4A">
            <w:pPr>
              <w:rPr>
                <w:rStyle w:val="detail-subject"/>
              </w:rPr>
            </w:pPr>
            <w:r>
              <w:rPr>
                <w:rStyle w:val="detail-subject"/>
              </w:rPr>
              <w:t>Task nr.</w:t>
            </w:r>
          </w:p>
        </w:tc>
        <w:tc>
          <w:tcPr>
            <w:tcW w:w="3259" w:type="dxa"/>
          </w:tcPr>
          <w:p w:rsidR="00D74B1C" w:rsidRDefault="00D74B1C" w:rsidP="00DB5F4A">
            <w:pPr>
              <w:cnfStyle w:val="100000000000"/>
              <w:rPr>
                <w:rStyle w:val="detail-subject"/>
              </w:rPr>
            </w:pPr>
            <w:r>
              <w:rPr>
                <w:rStyle w:val="detail-subject"/>
              </w:rPr>
              <w:t>Beskrivelse</w:t>
            </w:r>
          </w:p>
        </w:tc>
        <w:tc>
          <w:tcPr>
            <w:tcW w:w="3260" w:type="dxa"/>
          </w:tcPr>
          <w:p w:rsidR="00D74B1C" w:rsidRDefault="00D74B1C" w:rsidP="00DB5F4A">
            <w:pPr>
              <w:cnfStyle w:val="100000000000"/>
              <w:rPr>
                <w:rStyle w:val="detail-subject"/>
              </w:rPr>
            </w:pPr>
            <w:r>
              <w:rPr>
                <w:rStyle w:val="detail-subject"/>
              </w:rPr>
              <w:t>Udvikler</w:t>
            </w:r>
          </w:p>
        </w:tc>
      </w:tr>
      <w:tr w:rsidR="00D74B1C" w:rsidTr="00DB5F4A">
        <w:trPr>
          <w:cnfStyle w:val="000000100000"/>
        </w:trPr>
        <w:tc>
          <w:tcPr>
            <w:cnfStyle w:val="001000000000"/>
            <w:tcW w:w="3259" w:type="dxa"/>
          </w:tcPr>
          <w:p w:rsidR="00D74B1C" w:rsidRDefault="00D74B1C" w:rsidP="00DB5F4A">
            <w:pPr>
              <w:rPr>
                <w:rStyle w:val="detail-subject"/>
              </w:rPr>
            </w:pPr>
            <w:r>
              <w:rPr>
                <w:rStyle w:val="detail-subject"/>
              </w:rPr>
              <w:t>52</w:t>
            </w:r>
          </w:p>
        </w:tc>
        <w:tc>
          <w:tcPr>
            <w:tcW w:w="3259" w:type="dxa"/>
          </w:tcPr>
          <w:p w:rsidR="00D74B1C" w:rsidRDefault="00D74B1C" w:rsidP="00D74B1C">
            <w:pPr>
              <w:cnfStyle w:val="000000100000"/>
              <w:rPr>
                <w:rStyle w:val="detail-subject"/>
              </w:rPr>
            </w:pPr>
            <w:r>
              <w:rPr>
                <w:rStyle w:val="detail-subject"/>
              </w:rPr>
              <w:t>Links fra siden med listen til siden med enkelt forespørgsel</w:t>
            </w:r>
          </w:p>
        </w:tc>
        <w:tc>
          <w:tcPr>
            <w:tcW w:w="3260" w:type="dxa"/>
          </w:tcPr>
          <w:p w:rsidR="00D74B1C" w:rsidRDefault="00D74B1C" w:rsidP="00DB5F4A">
            <w:pPr>
              <w:cnfStyle w:val="000000100000"/>
              <w:rPr>
                <w:rStyle w:val="detail-subject"/>
              </w:rPr>
            </w:pPr>
            <w:r>
              <w:rPr>
                <w:rStyle w:val="detail-subject"/>
              </w:rPr>
              <w:t>Jesper</w:t>
            </w:r>
          </w:p>
          <w:p w:rsidR="00D74B1C" w:rsidRPr="00D74B1C" w:rsidRDefault="00D74B1C" w:rsidP="00D74B1C">
            <w:pPr>
              <w:cnfStyle w:val="000000100000"/>
            </w:pPr>
          </w:p>
        </w:tc>
      </w:tr>
      <w:tr w:rsidR="00D74B1C" w:rsidTr="00DB5F4A">
        <w:tc>
          <w:tcPr>
            <w:cnfStyle w:val="001000000000"/>
            <w:tcW w:w="3259" w:type="dxa"/>
          </w:tcPr>
          <w:p w:rsidR="00D74B1C" w:rsidRDefault="00D74B1C" w:rsidP="00DB5F4A">
            <w:pPr>
              <w:rPr>
                <w:rStyle w:val="detail-subject"/>
              </w:rPr>
            </w:pPr>
            <w:r>
              <w:rPr>
                <w:rStyle w:val="detail-subject"/>
              </w:rPr>
              <w:t>53</w:t>
            </w:r>
          </w:p>
        </w:tc>
        <w:tc>
          <w:tcPr>
            <w:tcW w:w="3259" w:type="dxa"/>
          </w:tcPr>
          <w:p w:rsidR="00D74B1C" w:rsidRDefault="00D74B1C" w:rsidP="00D74B1C">
            <w:pPr>
              <w:cnfStyle w:val="000000000000"/>
              <w:rPr>
                <w:rStyle w:val="detail-subject"/>
              </w:rPr>
            </w:pPr>
            <w:r>
              <w:rPr>
                <w:rStyle w:val="detail-subject"/>
              </w:rPr>
              <w:t>Link fra siden med enkelt forespørgsel tilbage til siden med listen</w:t>
            </w:r>
          </w:p>
        </w:tc>
        <w:tc>
          <w:tcPr>
            <w:tcW w:w="3260" w:type="dxa"/>
          </w:tcPr>
          <w:p w:rsidR="00D74B1C" w:rsidRDefault="00D74B1C" w:rsidP="00DB5F4A">
            <w:pPr>
              <w:cnfStyle w:val="000000000000"/>
              <w:rPr>
                <w:rStyle w:val="detail-subject"/>
              </w:rPr>
            </w:pPr>
            <w:r>
              <w:rPr>
                <w:rStyle w:val="detail-subject"/>
              </w:rPr>
              <w:t>Jesper</w:t>
            </w:r>
          </w:p>
        </w:tc>
      </w:tr>
      <w:tr w:rsidR="00D74B1C" w:rsidTr="00DB5F4A">
        <w:trPr>
          <w:cnfStyle w:val="000000100000"/>
        </w:trPr>
        <w:tc>
          <w:tcPr>
            <w:cnfStyle w:val="001000000000"/>
            <w:tcW w:w="3259" w:type="dxa"/>
          </w:tcPr>
          <w:p w:rsidR="00D74B1C" w:rsidRDefault="001C1E11" w:rsidP="00DB5F4A">
            <w:pPr>
              <w:rPr>
                <w:rStyle w:val="detail-subject"/>
              </w:rPr>
            </w:pPr>
            <w:r>
              <w:rPr>
                <w:rStyle w:val="detail-subject"/>
              </w:rPr>
              <w:t>36</w:t>
            </w:r>
          </w:p>
        </w:tc>
        <w:tc>
          <w:tcPr>
            <w:tcW w:w="3259" w:type="dxa"/>
          </w:tcPr>
          <w:p w:rsidR="00D74B1C" w:rsidRDefault="001C1E11" w:rsidP="001C1E11">
            <w:pPr>
              <w:cnfStyle w:val="000000100000"/>
              <w:rPr>
                <w:rStyle w:val="detail-subject"/>
              </w:rPr>
            </w:pPr>
            <w:r>
              <w:rPr>
                <w:rStyle w:val="detail-subject"/>
              </w:rPr>
              <w:t>Opret klasse i logic lag til udregning</w:t>
            </w:r>
          </w:p>
        </w:tc>
        <w:tc>
          <w:tcPr>
            <w:tcW w:w="3260" w:type="dxa"/>
          </w:tcPr>
          <w:p w:rsidR="00D74B1C" w:rsidRDefault="001C1E11" w:rsidP="00DB5F4A">
            <w:pPr>
              <w:cnfStyle w:val="000000100000"/>
              <w:rPr>
                <w:rStyle w:val="detail-subject"/>
              </w:rPr>
            </w:pPr>
            <w:r>
              <w:rPr>
                <w:rStyle w:val="detail-subject"/>
              </w:rPr>
              <w:t>Claus</w:t>
            </w:r>
          </w:p>
        </w:tc>
      </w:tr>
    </w:tbl>
    <w:p w:rsidR="00D74B1C" w:rsidRDefault="00D74B1C" w:rsidP="005534E5"/>
    <w:p w:rsidR="00DB5F4A" w:rsidRDefault="00DB5F4A" w:rsidP="00DB5F4A">
      <w:pPr>
        <w:pStyle w:val="Overskrift2"/>
      </w:pPr>
      <w:r>
        <w:t>16-11-2018 Retrospective af uge 1:</w:t>
      </w:r>
    </w:p>
    <w:p w:rsidR="00DB5F4A" w:rsidRDefault="00DB5F4A" w:rsidP="00DB5F4A">
      <w:r>
        <w:t>Den første uge var forvirrende og kompliceret, fordi teamet umiddelbart forsøgte at skabe den korrekte database fra starten. Men da teamet samtidig manglede overblik over resten af opgaven, afledte databaseudviklingen flere spørgsmål end svar, især ift. udregning af styklisten. I stedet for at fokusere på problemet, fokuserede vi på løsningen. Således blev uge 1 en utilfredsstillende oplevelse</w:t>
      </w:r>
      <w:r w:rsidR="003945CE">
        <w:t xml:space="preserve"> med manglende fremdrift.</w:t>
      </w:r>
    </w:p>
    <w:p w:rsidR="003945CE" w:rsidRDefault="003945CE" w:rsidP="003945CE">
      <w:pPr>
        <w:pStyle w:val="Overskrift2"/>
      </w:pPr>
      <w:r>
        <w:t>19-11-2018:</w:t>
      </w:r>
    </w:p>
    <w:p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tblPr>
      <w:tblGrid>
        <w:gridCol w:w="3259"/>
        <w:gridCol w:w="3259"/>
        <w:gridCol w:w="3260"/>
      </w:tblGrid>
      <w:tr w:rsidR="00A43CF4" w:rsidTr="00A43CF4">
        <w:trPr>
          <w:cnfStyle w:val="100000000000"/>
        </w:trPr>
        <w:tc>
          <w:tcPr>
            <w:cnfStyle w:val="001000000000"/>
            <w:tcW w:w="3259" w:type="dxa"/>
          </w:tcPr>
          <w:p w:rsidR="00A43CF4" w:rsidRDefault="00A43CF4" w:rsidP="00A43CF4">
            <w:pPr>
              <w:rPr>
                <w:rStyle w:val="detail-subject"/>
              </w:rPr>
            </w:pPr>
            <w:r>
              <w:rPr>
                <w:rStyle w:val="detail-subject"/>
              </w:rPr>
              <w:t>Task nr.</w:t>
            </w:r>
          </w:p>
        </w:tc>
        <w:tc>
          <w:tcPr>
            <w:tcW w:w="3259" w:type="dxa"/>
          </w:tcPr>
          <w:p w:rsidR="00A43CF4" w:rsidRDefault="00A43CF4" w:rsidP="00A43CF4">
            <w:pPr>
              <w:cnfStyle w:val="100000000000"/>
              <w:rPr>
                <w:rStyle w:val="detail-subject"/>
              </w:rPr>
            </w:pPr>
            <w:r>
              <w:rPr>
                <w:rStyle w:val="detail-subject"/>
              </w:rPr>
              <w:t>Beskrivelse</w:t>
            </w:r>
          </w:p>
        </w:tc>
        <w:tc>
          <w:tcPr>
            <w:tcW w:w="3260" w:type="dxa"/>
          </w:tcPr>
          <w:p w:rsidR="00A43CF4" w:rsidRDefault="00A43CF4" w:rsidP="00A43CF4">
            <w:pPr>
              <w:cnfStyle w:val="100000000000"/>
              <w:rPr>
                <w:rStyle w:val="detail-subject"/>
              </w:rPr>
            </w:pPr>
            <w:r>
              <w:rPr>
                <w:rStyle w:val="detail-subject"/>
              </w:rPr>
              <w:t>Udvikler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56</w:t>
            </w:r>
          </w:p>
        </w:tc>
        <w:tc>
          <w:tcPr>
            <w:tcW w:w="3259" w:type="dxa"/>
          </w:tcPr>
          <w:p w:rsidR="00A43CF4" w:rsidRDefault="00A43CF4" w:rsidP="00A43CF4">
            <w:pPr>
              <w:cnfStyle w:val="000000100000"/>
              <w:rPr>
                <w:rStyle w:val="detail-subject"/>
              </w:rPr>
            </w:pPr>
            <w:r>
              <w:rPr>
                <w:rStyle w:val="detail-subject"/>
              </w:rPr>
              <w:t>SQL til hentning af alle varer</w:t>
            </w:r>
          </w:p>
        </w:tc>
        <w:tc>
          <w:tcPr>
            <w:tcW w:w="3260" w:type="dxa"/>
          </w:tcPr>
          <w:p w:rsidR="00A43CF4" w:rsidRDefault="00A43CF4" w:rsidP="00A43CF4">
            <w:pPr>
              <w:cnfStyle w:val="000000100000"/>
              <w:rPr>
                <w:rStyle w:val="detail-subject"/>
              </w:rPr>
            </w:pPr>
            <w:r>
              <w:rPr>
                <w:rStyle w:val="detail-subject"/>
              </w:rPr>
              <w:t>Jesper</w:t>
            </w:r>
          </w:p>
          <w:p w:rsidR="00A43CF4" w:rsidRPr="00D74B1C" w:rsidRDefault="00A43CF4" w:rsidP="00A43CF4">
            <w:pPr>
              <w:cnfStyle w:val="000000100000"/>
            </w:pPr>
          </w:p>
        </w:tc>
      </w:tr>
      <w:tr w:rsidR="00A43CF4" w:rsidTr="00A43CF4">
        <w:tc>
          <w:tcPr>
            <w:cnfStyle w:val="001000000000"/>
            <w:tcW w:w="3259" w:type="dxa"/>
          </w:tcPr>
          <w:p w:rsidR="00A43CF4" w:rsidRDefault="00A43CF4" w:rsidP="00A43CF4">
            <w:pPr>
              <w:rPr>
                <w:rStyle w:val="detail-subject"/>
              </w:rPr>
            </w:pPr>
            <w:r>
              <w:rPr>
                <w:rStyle w:val="detail-subject"/>
              </w:rPr>
              <w:t>57</w:t>
            </w:r>
          </w:p>
        </w:tc>
        <w:tc>
          <w:tcPr>
            <w:tcW w:w="3259" w:type="dxa"/>
          </w:tcPr>
          <w:p w:rsidR="00A43CF4" w:rsidRDefault="00A43CF4" w:rsidP="00A43CF4">
            <w:pPr>
              <w:cnfStyle w:val="000000000000"/>
              <w:rPr>
                <w:rStyle w:val="detail-subject"/>
              </w:rPr>
            </w:pPr>
            <w:r>
              <w:rPr>
                <w:rStyle w:val="detail-subject"/>
              </w:rPr>
              <w:t>SQL til at gemme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58</w:t>
            </w:r>
          </w:p>
        </w:tc>
        <w:tc>
          <w:tcPr>
            <w:tcW w:w="3259" w:type="dxa"/>
          </w:tcPr>
          <w:p w:rsidR="00A43CF4" w:rsidRDefault="00A43CF4" w:rsidP="00A43CF4">
            <w:pPr>
              <w:cnfStyle w:val="000000100000"/>
              <w:rPr>
                <w:rStyle w:val="detail-subject"/>
              </w:rPr>
            </w:pPr>
            <w:r>
              <w:rPr>
                <w:rStyle w:val="detail-subject"/>
              </w:rPr>
              <w:t>SQL til hentning af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59</w:t>
            </w:r>
          </w:p>
        </w:tc>
        <w:tc>
          <w:tcPr>
            <w:tcW w:w="3259" w:type="dxa"/>
          </w:tcPr>
          <w:p w:rsidR="00A43CF4" w:rsidRDefault="00A43CF4" w:rsidP="00A43CF4">
            <w:pPr>
              <w:cnfStyle w:val="000000000000"/>
              <w:rPr>
                <w:rStyle w:val="detail-subject"/>
              </w:rPr>
            </w:pPr>
            <w:r>
              <w:rPr>
                <w:rStyle w:val="detail-subject"/>
              </w:rPr>
              <w:t>Metode som henter alle varer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60</w:t>
            </w:r>
          </w:p>
        </w:tc>
        <w:tc>
          <w:tcPr>
            <w:tcW w:w="3259" w:type="dxa"/>
          </w:tcPr>
          <w:p w:rsidR="00A43CF4" w:rsidRDefault="00A43CF4" w:rsidP="00A43CF4">
            <w:pPr>
              <w:cnfStyle w:val="000000100000"/>
              <w:rPr>
                <w:rStyle w:val="detail-subject"/>
              </w:rPr>
            </w:pPr>
            <w:r>
              <w:rPr>
                <w:rStyle w:val="detail-subject"/>
              </w:rPr>
              <w:t>Metode som henter en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61</w:t>
            </w:r>
          </w:p>
        </w:tc>
        <w:tc>
          <w:tcPr>
            <w:tcW w:w="3259" w:type="dxa"/>
          </w:tcPr>
          <w:p w:rsidR="00A43CF4" w:rsidRDefault="00A43CF4" w:rsidP="00A43CF4">
            <w:pPr>
              <w:cnfStyle w:val="000000000000"/>
              <w:rPr>
                <w:rStyle w:val="detail-subject"/>
              </w:rPr>
            </w:pPr>
            <w:r>
              <w:rPr>
                <w:rStyle w:val="detail-subject"/>
              </w:rPr>
              <w:t>Metode som gemmer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62</w:t>
            </w:r>
          </w:p>
        </w:tc>
        <w:tc>
          <w:tcPr>
            <w:tcW w:w="3259" w:type="dxa"/>
          </w:tcPr>
          <w:p w:rsidR="00A43CF4" w:rsidRDefault="00A43CF4" w:rsidP="00A43CF4">
            <w:pPr>
              <w:cnfStyle w:val="000000100000"/>
              <w:rPr>
                <w:rStyle w:val="detail-subject"/>
              </w:rPr>
            </w:pPr>
            <w:r>
              <w:rPr>
                <w:rStyle w:val="detail-subject"/>
              </w:rPr>
              <w:t>JUnit test af 59, 60, 61</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63</w:t>
            </w:r>
          </w:p>
        </w:tc>
        <w:tc>
          <w:tcPr>
            <w:tcW w:w="3259" w:type="dxa"/>
          </w:tcPr>
          <w:p w:rsidR="00A43CF4" w:rsidRDefault="00A43CF4" w:rsidP="00A43CF4">
            <w:pPr>
              <w:cnfStyle w:val="000000000000"/>
              <w:rPr>
                <w:rStyle w:val="detail-subject"/>
              </w:rPr>
            </w:pPr>
            <w:r>
              <w:rPr>
                <w:rStyle w:val="detail-subject"/>
              </w:rPr>
              <w:t>JSP til visning af alle varer på liste (som v. forespørgsler)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64</w:t>
            </w:r>
          </w:p>
        </w:tc>
        <w:tc>
          <w:tcPr>
            <w:tcW w:w="3259" w:type="dxa"/>
          </w:tcPr>
          <w:p w:rsidR="00A43CF4" w:rsidRDefault="00A43CF4" w:rsidP="00A43CF4">
            <w:pPr>
              <w:cnfStyle w:val="000000100000"/>
              <w:rPr>
                <w:rStyle w:val="detail-subject"/>
              </w:rPr>
            </w:pPr>
            <w:r>
              <w:rPr>
                <w:rStyle w:val="detail-subject"/>
              </w:rPr>
              <w:t>JSP til visning af formular til enkelt vare</w:t>
            </w:r>
          </w:p>
        </w:tc>
        <w:tc>
          <w:tcPr>
            <w:tcW w:w="3260" w:type="dxa"/>
          </w:tcPr>
          <w:p w:rsidR="00A43CF4" w:rsidRDefault="00A43CF4" w:rsidP="00A43CF4">
            <w:pPr>
              <w:cnfStyle w:val="000000100000"/>
              <w:rPr>
                <w:rStyle w:val="detail-subject"/>
              </w:rPr>
            </w:pPr>
            <w:r>
              <w:rPr>
                <w:rStyle w:val="detail-subject"/>
              </w:rPr>
              <w:t>Jesper</w:t>
            </w:r>
          </w:p>
        </w:tc>
      </w:tr>
      <w:tr w:rsidR="003372A1" w:rsidTr="002D4989">
        <w:tc>
          <w:tcPr>
            <w:cnfStyle w:val="001000000000"/>
            <w:tcW w:w="3259" w:type="dxa"/>
          </w:tcPr>
          <w:p w:rsidR="003372A1" w:rsidRDefault="003372A1" w:rsidP="002D4989">
            <w:pPr>
              <w:rPr>
                <w:rStyle w:val="detail-subject"/>
              </w:rPr>
            </w:pPr>
            <w:r>
              <w:rPr>
                <w:rStyle w:val="detail-subject"/>
              </w:rPr>
              <w:t>36</w:t>
            </w:r>
          </w:p>
        </w:tc>
        <w:tc>
          <w:tcPr>
            <w:tcW w:w="3259" w:type="dxa"/>
          </w:tcPr>
          <w:p w:rsidR="003372A1" w:rsidRDefault="003372A1" w:rsidP="002D4989">
            <w:pPr>
              <w:cnfStyle w:val="000000000000"/>
              <w:rPr>
                <w:rStyle w:val="detail-subject"/>
              </w:rPr>
            </w:pPr>
            <w:r>
              <w:rPr>
                <w:rStyle w:val="detail-subject"/>
              </w:rPr>
              <w:t>Opret klasse i logic lag til udregning</w:t>
            </w:r>
          </w:p>
        </w:tc>
        <w:tc>
          <w:tcPr>
            <w:tcW w:w="3260" w:type="dxa"/>
          </w:tcPr>
          <w:p w:rsidR="003372A1" w:rsidRDefault="003372A1" w:rsidP="002D4989">
            <w:pPr>
              <w:cnfStyle w:val="000000000000"/>
              <w:rPr>
                <w:rStyle w:val="detail-subject"/>
              </w:rPr>
            </w:pPr>
            <w:r>
              <w:rPr>
                <w:rStyle w:val="detail-subject"/>
              </w:rPr>
              <w:t>Claus</w:t>
            </w:r>
          </w:p>
        </w:tc>
      </w:tr>
      <w:tr w:rsidR="00A43CF4" w:rsidTr="00A43CF4">
        <w:trPr>
          <w:cnfStyle w:val="000000100000"/>
        </w:trPr>
        <w:tc>
          <w:tcPr>
            <w:cnfStyle w:val="001000000000"/>
            <w:tcW w:w="3259" w:type="dxa"/>
          </w:tcPr>
          <w:p w:rsidR="00A43CF4" w:rsidRDefault="003372A1" w:rsidP="00A43CF4">
            <w:pPr>
              <w:rPr>
                <w:rStyle w:val="detail-subject"/>
              </w:rPr>
            </w:pPr>
            <w:r>
              <w:rPr>
                <w:rStyle w:val="detail-subject"/>
              </w:rPr>
              <w:t>39</w:t>
            </w:r>
          </w:p>
        </w:tc>
        <w:tc>
          <w:tcPr>
            <w:tcW w:w="3259" w:type="dxa"/>
          </w:tcPr>
          <w:p w:rsidR="00A43CF4" w:rsidRDefault="003372A1" w:rsidP="00A43CF4">
            <w:pPr>
              <w:cnfStyle w:val="000000100000"/>
              <w:rPr>
                <w:rStyle w:val="detail-subject"/>
              </w:rPr>
            </w:pPr>
            <w:r>
              <w:rPr>
                <w:rStyle w:val="detail-subject"/>
              </w:rPr>
              <w:t>Opret Unit test til demo af hver udregner</w:t>
            </w:r>
          </w:p>
        </w:tc>
        <w:tc>
          <w:tcPr>
            <w:tcW w:w="3260" w:type="dxa"/>
          </w:tcPr>
          <w:p w:rsidR="00A43CF4" w:rsidRDefault="003372A1" w:rsidP="00A43CF4">
            <w:pPr>
              <w:cnfStyle w:val="000000100000"/>
              <w:rPr>
                <w:rStyle w:val="detail-subject"/>
              </w:rPr>
            </w:pPr>
            <w:r>
              <w:rPr>
                <w:rStyle w:val="detail-subject"/>
              </w:rPr>
              <w:t>Claus</w:t>
            </w:r>
          </w:p>
        </w:tc>
      </w:tr>
    </w:tbl>
    <w:p w:rsidR="00A43CF4" w:rsidRDefault="00A43CF4" w:rsidP="00DB5F4A"/>
    <w:p w:rsidR="00A43CF4" w:rsidRDefault="003372A1" w:rsidP="003372A1">
      <w:pPr>
        <w:pStyle w:val="Overskrift2"/>
      </w:pPr>
      <w:r>
        <w:t>20-11-2018:</w:t>
      </w:r>
    </w:p>
    <w:p w:rsidR="003372A1" w:rsidRPr="00DB5F4A" w:rsidRDefault="00252CB5" w:rsidP="00DB5F4A">
      <w:r>
        <w:t xml:space="preserve">Jesper er færdig med sine opgaver fra i går (56-64), og tester i dag JSP siderne for funktionsfejl. Claus har lavet en udregner til rem, udregnere </w:t>
      </w:r>
      <w:r w:rsidR="004C21AA">
        <w:t xml:space="preserve">til spær og stolper </w:t>
      </w:r>
      <w:r>
        <w:t>udvikles i dag.</w:t>
      </w:r>
    </w:p>
    <w:p w:rsidR="00DB5F4A" w:rsidRDefault="002D4989" w:rsidP="002D4989">
      <w:pPr>
        <w:pStyle w:val="Overskrift2"/>
      </w:pPr>
      <w:r>
        <w:t>21-11-2018:</w:t>
      </w:r>
    </w:p>
    <w:p w:rsidR="002D4989" w:rsidRDefault="002D4989" w:rsidP="00DB5F4A">
      <w:r>
        <w:t>Jesper har rettet småfejl i sine views fra mandag (56-64) så de nu er klar til fremvisning på Technical Review i dag.</w:t>
      </w:r>
      <w:r w:rsidR="004E4E93">
        <w:t xml:space="preserve"> </w:t>
      </w:r>
      <w:r w:rsidR="00766741">
        <w:t>Jesper ser på Task 70 for at igangsætte udvikling af tegningen. Claus har udviklet de første 4 beregnere til styklisten og laver en side så styklisten kan vises.</w:t>
      </w:r>
    </w:p>
    <w:tbl>
      <w:tblPr>
        <w:tblStyle w:val="Lysliste-fremhvningsfarve3"/>
        <w:tblW w:w="0" w:type="auto"/>
        <w:tblLook w:val="04A0"/>
      </w:tblPr>
      <w:tblGrid>
        <w:gridCol w:w="3259"/>
        <w:gridCol w:w="3259"/>
        <w:gridCol w:w="3260"/>
      </w:tblGrid>
      <w:tr w:rsidR="00766741" w:rsidTr="00766741">
        <w:trPr>
          <w:cnfStyle w:val="100000000000"/>
        </w:trPr>
        <w:tc>
          <w:tcPr>
            <w:cnfStyle w:val="001000000000"/>
            <w:tcW w:w="3259" w:type="dxa"/>
          </w:tcPr>
          <w:p w:rsidR="00766741" w:rsidRDefault="00766741" w:rsidP="00766741">
            <w:pPr>
              <w:rPr>
                <w:rStyle w:val="detail-subject"/>
              </w:rPr>
            </w:pPr>
            <w:r>
              <w:rPr>
                <w:rStyle w:val="detail-subject"/>
              </w:rPr>
              <w:t>Task nr.</w:t>
            </w:r>
          </w:p>
        </w:tc>
        <w:tc>
          <w:tcPr>
            <w:tcW w:w="3259" w:type="dxa"/>
          </w:tcPr>
          <w:p w:rsidR="00766741" w:rsidRDefault="00766741" w:rsidP="00766741">
            <w:pPr>
              <w:cnfStyle w:val="100000000000"/>
              <w:rPr>
                <w:rStyle w:val="detail-subject"/>
              </w:rPr>
            </w:pPr>
            <w:r>
              <w:rPr>
                <w:rStyle w:val="detail-subject"/>
              </w:rPr>
              <w:t>Beskrivelse</w:t>
            </w:r>
          </w:p>
        </w:tc>
        <w:tc>
          <w:tcPr>
            <w:tcW w:w="3260" w:type="dxa"/>
          </w:tcPr>
          <w:p w:rsidR="00766741" w:rsidRDefault="00766741" w:rsidP="00766741">
            <w:pPr>
              <w:cnfStyle w:val="100000000000"/>
              <w:rPr>
                <w:rStyle w:val="detail-subject"/>
              </w:rPr>
            </w:pPr>
            <w:r>
              <w:rPr>
                <w:rStyle w:val="detail-subject"/>
              </w:rPr>
              <w:t>Udvikler</w:t>
            </w:r>
          </w:p>
        </w:tc>
      </w:tr>
      <w:tr w:rsidR="00766741" w:rsidTr="00766741">
        <w:trPr>
          <w:cnfStyle w:val="000000100000"/>
        </w:trPr>
        <w:tc>
          <w:tcPr>
            <w:cnfStyle w:val="001000000000"/>
            <w:tcW w:w="3259" w:type="dxa"/>
          </w:tcPr>
          <w:p w:rsidR="00766741" w:rsidRDefault="00766741" w:rsidP="00766741">
            <w:pPr>
              <w:rPr>
                <w:rStyle w:val="detail-subject"/>
              </w:rPr>
            </w:pPr>
            <w:r>
              <w:rPr>
                <w:rStyle w:val="detail-subject"/>
              </w:rPr>
              <w:t>70</w:t>
            </w:r>
          </w:p>
        </w:tc>
        <w:tc>
          <w:tcPr>
            <w:tcW w:w="3259" w:type="dxa"/>
          </w:tcPr>
          <w:p w:rsidR="00766741" w:rsidRDefault="00766741" w:rsidP="00766741">
            <w:pPr>
              <w:cnfStyle w:val="000000100000"/>
              <w:rPr>
                <w:rStyle w:val="detail-subject"/>
              </w:rPr>
            </w:pPr>
            <w:r>
              <w:rPr>
                <w:rStyle w:val="detail-subject"/>
              </w:rPr>
              <w:t>Demo tegning for at skabe overblik.</w:t>
            </w:r>
          </w:p>
        </w:tc>
        <w:tc>
          <w:tcPr>
            <w:tcW w:w="3260" w:type="dxa"/>
          </w:tcPr>
          <w:p w:rsidR="00766741" w:rsidRDefault="00766741" w:rsidP="00766741">
            <w:pPr>
              <w:cnfStyle w:val="000000100000"/>
              <w:rPr>
                <w:rStyle w:val="detail-subject"/>
              </w:rPr>
            </w:pPr>
            <w:r>
              <w:rPr>
                <w:rStyle w:val="detail-subject"/>
              </w:rPr>
              <w:t>Jesper</w:t>
            </w:r>
          </w:p>
          <w:p w:rsidR="00766741" w:rsidRPr="00D74B1C" w:rsidRDefault="00766741" w:rsidP="00766741">
            <w:pPr>
              <w:cnfStyle w:val="000000100000"/>
            </w:pPr>
          </w:p>
        </w:tc>
      </w:tr>
      <w:tr w:rsidR="00766741" w:rsidTr="00766741">
        <w:tc>
          <w:tcPr>
            <w:cnfStyle w:val="001000000000"/>
            <w:tcW w:w="3259" w:type="dxa"/>
          </w:tcPr>
          <w:p w:rsidR="00766741" w:rsidRDefault="00766741" w:rsidP="00766741">
            <w:pPr>
              <w:rPr>
                <w:rStyle w:val="detail-subject"/>
              </w:rPr>
            </w:pPr>
            <w:r>
              <w:rPr>
                <w:rStyle w:val="detail-subject"/>
              </w:rPr>
              <w:t>71</w:t>
            </w:r>
          </w:p>
        </w:tc>
        <w:tc>
          <w:tcPr>
            <w:tcW w:w="3259" w:type="dxa"/>
          </w:tcPr>
          <w:p w:rsidR="00766741" w:rsidRDefault="00766741" w:rsidP="00766741">
            <w:pPr>
              <w:cnfStyle w:val="000000000000"/>
              <w:rPr>
                <w:rStyle w:val="detail-subject"/>
              </w:rPr>
            </w:pPr>
            <w:r>
              <w:rPr>
                <w:rStyle w:val="detail-subject"/>
              </w:rPr>
              <w:t>Side til visning af stykliste for en forespørgsel.</w:t>
            </w:r>
          </w:p>
        </w:tc>
        <w:tc>
          <w:tcPr>
            <w:tcW w:w="3260" w:type="dxa"/>
          </w:tcPr>
          <w:p w:rsidR="00766741" w:rsidRDefault="00766741" w:rsidP="00766741">
            <w:pPr>
              <w:cnfStyle w:val="000000000000"/>
              <w:rPr>
                <w:rStyle w:val="detail-subject"/>
              </w:rPr>
            </w:pPr>
            <w:r>
              <w:rPr>
                <w:rStyle w:val="detail-subject"/>
              </w:rPr>
              <w:t>Claus</w:t>
            </w:r>
          </w:p>
        </w:tc>
      </w:tr>
    </w:tbl>
    <w:p w:rsidR="00F653CF" w:rsidRDefault="00F653CF" w:rsidP="00DB5F4A"/>
    <w:p w:rsidR="00766741" w:rsidRPr="00DB5F4A" w:rsidRDefault="00766741" w:rsidP="00DB5F4A">
      <w:r>
        <w:lastRenderedPageBreak/>
        <w:t>Inden review i dag demoer vi for hinanden.</w:t>
      </w:r>
    </w:p>
    <w:p w:rsidR="00D74B1C" w:rsidRDefault="00BB6E48" w:rsidP="00F653CF">
      <w:pPr>
        <w:pStyle w:val="Overskrift2"/>
      </w:pPr>
      <w:r>
        <w:t xml:space="preserve"> </w:t>
      </w:r>
      <w:r w:rsidR="00F653CF">
        <w:t>22-11-2018:</w:t>
      </w:r>
    </w:p>
    <w:p w:rsidR="00F653CF" w:rsidRDefault="00F653CF" w:rsidP="00F653CF">
      <w:r>
        <w:t>Der var udfordringer med at få demo-tegning til at virke i går, derfor går vi i dag sammen om at udvikle det grundlæggende for at kunne lave en demo-tegning færdig i dag. Reviewet i går affødte en del tanker vedr. optimering af vores styklisteberegner og navngivning generelt. Styklisteberegneren virker fornuftigt for en version 0.8, siden som viser resultatet blev også klar i går, om end den savner design.</w:t>
      </w:r>
    </w:p>
    <w:p w:rsidR="00F653CF" w:rsidRPr="00F653CF" w:rsidRDefault="00F653CF" w:rsidP="00F653CF">
      <w:r>
        <w:t xml:space="preserve">Jesper kører videre i SVG-sporet, så vi kan demonstrere en tegning. </w:t>
      </w:r>
    </w:p>
    <w:p w:rsidR="00F653CF" w:rsidRDefault="000E23CD" w:rsidP="000E23CD">
      <w:pPr>
        <w:pStyle w:val="Overskrift2"/>
      </w:pPr>
      <w:r>
        <w:t>23-11-2018:</w:t>
      </w:r>
    </w:p>
    <w:p w:rsidR="000E23CD" w:rsidRDefault="008100DB" w:rsidP="005534E5">
      <w:r>
        <w:t>SVG har drillet i et par dage, og vi vil gerne have det klar til en demo og evt. koordinater fra styklisteberegneren i løbet af næste uge, derfor går vi sammen om at få en demo tegning klar i dag.</w:t>
      </w:r>
    </w:p>
    <w:p w:rsidR="008100DB" w:rsidRDefault="008100DB" w:rsidP="005534E5">
      <w:r>
        <w:t>Udregning af tagmaterialer har givet anledning til udvidelse af database, idet tagtyper er forskellige aht. hældning og fordi tagtyper består af forskellige materialer. Til PO</w:t>
      </w:r>
      <w:r w:rsidR="007C495E">
        <w:t xml:space="preserve"> møde</w:t>
      </w:r>
      <w:r>
        <w:t xml:space="preserve"> får vi kastet</w:t>
      </w:r>
      <w:r w:rsidR="007C495E">
        <w:t xml:space="preserve"> yderligere lys over dette</w:t>
      </w:r>
      <w:r>
        <w:t>. Rooftype og RooftypeMaterial tabel er oprettet for at håndtere udfordringen.</w:t>
      </w:r>
    </w:p>
    <w:p w:rsidR="00737F6A" w:rsidRDefault="00737F6A" w:rsidP="00737F6A">
      <w:pPr>
        <w:pStyle w:val="Overskrift2"/>
      </w:pPr>
      <w:r>
        <w:t>23-11-2018 Retrospective af uge 2:</w:t>
      </w:r>
    </w:p>
    <w:p w:rsidR="00737F6A" w:rsidRDefault="00737F6A" w:rsidP="005534E5">
      <w:r>
        <w:t>En bedre uge hvor vi havde mere klarhed over opgaverne idet PO stillede klare krav til efterfølgende fredag (23-11), hvor bl.a. styklisteberegneren skulle være færdig. Technical Review og PO-møde gav også klarhed over forventningerne, så vi bedre kunne retfærdiggøre vores afgrænsninger i projektet. Styklisteberegneren blev således 80% færdig til i dag, men afledte også en ændring i databasen, som igen gav anledning til flere overvejelser. Med afgrænsningen i baghovedet kunne vi hurtigt begrænse omfanget af ændringen.</w:t>
      </w:r>
    </w:p>
    <w:p w:rsidR="00737F6A" w:rsidRDefault="00737F6A" w:rsidP="00737F6A">
      <w:pPr>
        <w:pStyle w:val="Overskrift2"/>
      </w:pPr>
      <w:r>
        <w:t>26-11-2018:</w:t>
      </w:r>
    </w:p>
    <w:p w:rsidR="00737F6A" w:rsidRDefault="00737F6A" w:rsidP="005534E5">
      <w:r>
        <w:t>Ej afholdt pga. undervisning.</w:t>
      </w:r>
    </w:p>
    <w:p w:rsidR="00737F6A" w:rsidRDefault="00737F6A" w:rsidP="00737F6A">
      <w:pPr>
        <w:pStyle w:val="Overskrift2"/>
      </w:pPr>
      <w:r>
        <w:t>27-11-2018:</w:t>
      </w:r>
    </w:p>
    <w:p w:rsidR="005C2098" w:rsidRDefault="005C2098" w:rsidP="005C2098">
      <w:r>
        <w:t>Vi har i dag aftalt at hjælpes ad med at få den sidste funktionalitet på plads ift. tegning med svg, så vi er klar til at modtage en række rektangler fra materiale udregningen. Jesper ser herudover på carport konfiguratoren, så Martin, kunden m.fl. kan indtaste og gemme hhv. beregne stykliste direkte. Claus går i gang med beregning af tag.</w:t>
      </w:r>
    </w:p>
    <w:p w:rsidR="005C2098" w:rsidRDefault="005C2098" w:rsidP="005C2098">
      <w:pPr>
        <w:pStyle w:val="Overskrift2"/>
      </w:pPr>
      <w:r>
        <w:t>28-11-2018:</w:t>
      </w:r>
    </w:p>
    <w:p w:rsidR="005C2098" w:rsidRDefault="005C2098" w:rsidP="005C2098">
      <w:r>
        <w:t>Forespørgselsområde blev ikke færdigt i går, Jesper arbejder videre hermed. Claus færdiggør tagberegning og igangsætter udregning af koordinater til tegning.</w:t>
      </w:r>
    </w:p>
    <w:p w:rsidR="005C2098" w:rsidRPr="005C2098" w:rsidRDefault="005C2098" w:rsidP="005C2098">
      <w:r>
        <w:t>Vi har udfordringer med tidsplan, især ift. manglende analysearbejde, vi tager en snak til Technical Review i dag for at se på muligheder for at imødegå disse.</w:t>
      </w:r>
    </w:p>
    <w:p w:rsidR="00715D1F" w:rsidRDefault="00715D1F" w:rsidP="00715D1F">
      <w:pPr>
        <w:pStyle w:val="Overskrift2"/>
      </w:pPr>
      <w:r>
        <w:t>29-11-2018:</w:t>
      </w:r>
    </w:p>
    <w:p w:rsidR="00715D1F" w:rsidRDefault="00715D1F" w:rsidP="00737F6A">
      <w:r>
        <w:t>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materialeisten ikke er nødvendig længere. Således er koden optimeret i alle beregnere. I dag gøres tagberegning færdig.</w:t>
      </w:r>
    </w:p>
    <w:p w:rsidR="005376BA" w:rsidRDefault="005376BA" w:rsidP="005376BA">
      <w:r>
        <w:lastRenderedPageBreak/>
        <w:t>Vi skal sammen have set på hvordan vi sikrer at både skur og forespørgsel oprettes/redigeres eller ingen af delene (commit / rollback).</w:t>
      </w:r>
    </w:p>
    <w:p w:rsidR="005376BA" w:rsidRDefault="00AE028E" w:rsidP="00AE028E">
      <w:pPr>
        <w:pStyle w:val="Overskrift2"/>
      </w:pPr>
      <w:r>
        <w:t>30-11-2018:</w:t>
      </w:r>
    </w:p>
    <w:p w:rsidR="00AE028E" w:rsidRDefault="003F72B1" w:rsidP="00AE028E">
      <w:pPr>
        <w:rPr>
          <w:ins w:id="3477" w:author="Claus" w:date="2018-12-14T09:41:00Z"/>
        </w:rPr>
      </w:pPr>
      <w:r>
        <w:t xml:space="preserve">Forespørgselsområdet mangler drop down for valg af tagtype til carport. Jesper ser på dette i dag. Tagberegneren blev færdig i går og </w:t>
      </w:r>
      <w:r w:rsidR="00A56F7A">
        <w:t>grundlaget for tegningen er lagt, så der i dag kan oprettes forskellige del-tegnere. Dette ser Claus på.</w:t>
      </w:r>
    </w:p>
    <w:p w:rsidR="000A0755" w:rsidRDefault="00F05385" w:rsidP="000A0755">
      <w:pPr>
        <w:pStyle w:val="Overskrift2"/>
        <w:rPr>
          <w:ins w:id="3478" w:author="Claus" w:date="2018-12-14T09:42:00Z"/>
        </w:rPr>
        <w:pPrChange w:id="3479" w:author="Claus" w:date="2018-12-14T09:42:00Z">
          <w:pPr/>
        </w:pPrChange>
      </w:pPr>
      <w:ins w:id="3480" w:author="Claus" w:date="2018-12-14T09:41:00Z">
        <w:r>
          <w:t>30-11-2018 Retrospective af uge3:</w:t>
        </w:r>
      </w:ins>
    </w:p>
    <w:p w:rsidR="00F05385" w:rsidRPr="00F05385" w:rsidRDefault="00F6474F" w:rsidP="00F05385">
      <w:ins w:id="3481" w:author="Claus" w:date="2018-12-14T09:42:00Z">
        <w:r>
          <w:t xml:space="preserve">En mere kaotisk uge fordi sprint 2 </w:t>
        </w:r>
      </w:ins>
      <w:ins w:id="3482" w:author="Claus" w:date="2018-12-14T09:43:00Z">
        <w:r>
          <w:t>gik lidt ind i sprint 3 og fordi der ingen</w:t>
        </w:r>
      </w:ins>
      <w:ins w:id="3483" w:author="Claus" w:date="2018-12-14T10:01:00Z">
        <w:r w:rsidR="0065789E">
          <w:t xml:space="preserve"> nye</w:t>
        </w:r>
      </w:ins>
      <w:ins w:id="3484" w:author="Claus" w:date="2018-12-14T09:43:00Z">
        <w:r>
          <w:t xml:space="preserve"> User Stories var i sprint 3. Således blev vi fanget i at fortsætte udviklingen af de i gangværende opgaver, og fremdriften led lidt. </w:t>
        </w:r>
      </w:ins>
      <w:ins w:id="3485" w:author="Claus" w:date="2018-12-14T09:44:00Z">
        <w:r>
          <w:t xml:space="preserve">På den anden side blev de igangværende opgaver færdige, og huller således lukket. </w:t>
        </w:r>
      </w:ins>
    </w:p>
    <w:p w:rsidR="009122C7" w:rsidRDefault="009122C7" w:rsidP="009122C7">
      <w:pPr>
        <w:pStyle w:val="Overskrift2"/>
      </w:pPr>
      <w:r>
        <w:t>3-12-2018:</w:t>
      </w:r>
    </w:p>
    <w:p w:rsidR="009122C7" w:rsidRDefault="009122C7" w:rsidP="009122C7">
      <w:r>
        <w:t>Intet scrum pga. undervisning. Vi fik dog efterfølgende kigget på transaktioner i sql, da både skur og carportforspørgsel skal oprettes/opdateres eller ingen af delene.</w:t>
      </w:r>
    </w:p>
    <w:p w:rsidR="009122C7" w:rsidRDefault="009122C7" w:rsidP="009122C7">
      <w:pPr>
        <w:pStyle w:val="Overskrift2"/>
      </w:pPr>
      <w:r>
        <w:t>4-12-2018:</w:t>
      </w:r>
    </w:p>
    <w:p w:rsidR="009122C7" w:rsidRDefault="009122C7" w:rsidP="009122C7">
      <w:r>
        <w:t>Transaktion i SQL drillede, idet vi ikke var klar over at et ResultSet skal lukkes, inden næste sql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price-attribut i databasen samt i koden, pris udregnes og vises på styklisten.</w:t>
      </w:r>
    </w:p>
    <w:p w:rsidR="002B7E1D" w:rsidRPr="009122C7" w:rsidRDefault="002B7E1D" w:rsidP="009122C7">
      <w:r>
        <w:t>Jesper ser på drop-down til tagtyper i forespørgselsområdet, Claus færdiggør tegning.</w:t>
      </w:r>
    </w:p>
    <w:p w:rsidR="008F66F8" w:rsidRDefault="008F66F8" w:rsidP="008F66F8">
      <w:pPr>
        <w:pStyle w:val="Overskrift2"/>
      </w:pPr>
      <w:r>
        <w:t>5-12-2018:</w:t>
      </w:r>
    </w:p>
    <w:p w:rsidR="008F66F8" w:rsidRDefault="008F66F8" w:rsidP="008F66F8">
      <w:r>
        <w:t xml:space="preserve">Forespørgselsområdet er færdigt, tagtyper kan vælges og forespørgsler kan oprettes og ændres. Skur kan til- og fravælges. Tegningen mangler blot skur. </w:t>
      </w:r>
    </w:p>
    <w:p w:rsidR="008F66F8" w:rsidRDefault="005558FE" w:rsidP="008F66F8">
      <w:r>
        <w:t>Jesper går i gang med user story #19 – Administrer brugerkonti, først ændres Customers tabellen til også at indeholde password og brugertype/rank. Dernæst DTO og DAO.</w:t>
      </w:r>
    </w:p>
    <w:p w:rsidR="005558FE" w:rsidRDefault="005558FE" w:rsidP="008F66F8">
      <w:r>
        <w:t>Claus tegner skur og går i gang med unit tests.</w:t>
      </w:r>
    </w:p>
    <w:p w:rsidR="000E7B11" w:rsidRDefault="000E7B11" w:rsidP="000E7B11">
      <w:pPr>
        <w:pStyle w:val="Overskrift2"/>
      </w:pPr>
      <w:r>
        <w:t>6-12-2018:</w:t>
      </w:r>
    </w:p>
    <w:p w:rsidR="000E7B11" w:rsidRDefault="000E7B11" w:rsidP="008F66F8">
      <w:r>
        <w:t>I går fik Jesper ændret Customers tabellen til Users og tilføjet passwords mv. Data er lagt i postnumre og hentning af brugere fra databasen er påbegyndt i UsersDAO. Login-side og opret-bruger-side er påbegyndt.</w:t>
      </w:r>
    </w:p>
    <w:p w:rsidR="000E7B11" w:rsidRDefault="00170722" w:rsidP="008F66F8">
      <w:r>
        <w:t>Claus blev færdig med tegning af carporten: Stolper, spær, skur og rem tegnes. De første unit tests af div. udregnere er påbegyndt.</w:t>
      </w:r>
    </w:p>
    <w:p w:rsidR="00170722" w:rsidRDefault="00170722" w:rsidP="008F66F8">
      <w:r>
        <w:t>I dag fortsætter Jesper arbejdet med opret bruger-delen og login-delen, så det bliver færdigt. Unit tests laver Claus færdige i dag.</w:t>
      </w:r>
    </w:p>
    <w:p w:rsidR="008E19D1" w:rsidRDefault="008E19D1" w:rsidP="008E19D1">
      <w:pPr>
        <w:pStyle w:val="Overskrift2"/>
      </w:pPr>
      <w:r>
        <w:t>7-12-2018:</w:t>
      </w:r>
    </w:p>
    <w:p w:rsidR="008E19D1" w:rsidRDefault="008E19D1" w:rsidP="008E19D1">
      <w:r>
        <w:t xml:space="preserve">Jesper har færdiggjort login / log ud funktionalitet samt opret bruger delen. Claus har lavet unit tests og er i gang med integration tests. </w:t>
      </w:r>
    </w:p>
    <w:p w:rsidR="008E19D1" w:rsidRDefault="008E19D1" w:rsidP="008E19D1">
      <w:r>
        <w:lastRenderedPageBreak/>
        <w:t>I dag laver Jesper #115 vedr. admin sider der skal beskyttes af login, samt #18 hvor brugerkonto nulstilles.</w:t>
      </w:r>
    </w:p>
    <w:p w:rsidR="00761DD2" w:rsidRDefault="008E19D1" w:rsidP="008E19D1">
      <w:pPr>
        <w:rPr>
          <w:ins w:id="3486" w:author="Claus" w:date="2018-12-14T09:44:00Z"/>
        </w:rPr>
      </w:pPr>
      <w:r>
        <w:t xml:space="preserve">Claus laver #73/#87 vedr. integration tests færdig og ser herefter på #86 exceptions og logging. </w:t>
      </w:r>
    </w:p>
    <w:p w:rsidR="000A0755" w:rsidRDefault="00F6474F" w:rsidP="000A0755">
      <w:pPr>
        <w:pStyle w:val="Overskrift2"/>
        <w:rPr>
          <w:ins w:id="3487" w:author="Claus" w:date="2018-12-14T09:45:00Z"/>
        </w:rPr>
        <w:pPrChange w:id="3488" w:author="Claus" w:date="2018-12-14T09:45:00Z">
          <w:pPr/>
        </w:pPrChange>
      </w:pPr>
      <w:ins w:id="3489" w:author="Claus" w:date="2018-12-14T09:45:00Z">
        <w:r>
          <w:t>7-12-2018 Retrospective af uge 4:</w:t>
        </w:r>
      </w:ins>
    </w:p>
    <w:p w:rsidR="00F6474F" w:rsidRPr="00F6474F" w:rsidRDefault="00F6474F" w:rsidP="00F6474F">
      <w:ins w:id="3490" w:author="Claus" w:date="2018-12-14T09:47:00Z">
        <w:r>
          <w:t>En langt bedre uge hvor vi havde mange definerede opgaver opdelt ordentligt i tasks. Her fik vi endelig ordentlig fremdrift og kunne fornemme at opgaver blev lukket rigtigt i ugens løb.</w:t>
        </w:r>
      </w:ins>
    </w:p>
    <w:p w:rsidR="00761DD2" w:rsidRDefault="00761DD2" w:rsidP="00761DD2">
      <w:pPr>
        <w:pStyle w:val="Overskrift2"/>
      </w:pPr>
      <w:r>
        <w:t>10-12-2018:</w:t>
      </w:r>
    </w:p>
    <w:p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rsidR="00815A21" w:rsidRDefault="00815A21" w:rsidP="00761DD2">
      <w:r>
        <w:t>Claus laver interface over DataFacade og exception handling gøres færdig i dag.</w:t>
      </w:r>
    </w:p>
    <w:p w:rsidR="00A8637C" w:rsidRDefault="00A8637C" w:rsidP="00A8637C">
      <w:pPr>
        <w:pStyle w:val="Overskrift2"/>
      </w:pPr>
      <w:r>
        <w:t>11-12-2018:</w:t>
      </w:r>
    </w:p>
    <w:p w:rsidR="00A8637C" w:rsidRDefault="00A8637C" w:rsidP="00A8637C">
      <w:r>
        <w:t>Brugerkontoadministration er klar, så indlogget bruger kan ændre sit password. Indlogget administrator kan op/nedgradere rank, nulstille kodeord og slette brugere.</w:t>
      </w:r>
      <w:r w:rsidR="006608DC">
        <w:t xml:space="preserve"> Sidste administrator kan ikke nedgraderes og man kan ikke slette egen konto. Jesper ser i dag på validering af brugerinput client side, Claus når at gøre exception handling og logging færdig i dag.</w:t>
      </w:r>
    </w:p>
    <w:p w:rsidR="008E210D" w:rsidRDefault="008E210D" w:rsidP="008E210D">
      <w:pPr>
        <w:pStyle w:val="Overskrift2"/>
      </w:pPr>
      <w:r>
        <w:t>12-12-2018:</w:t>
      </w:r>
    </w:p>
    <w:p w:rsidR="008E210D" w:rsidRDefault="008E210D" w:rsidP="008E210D">
      <w:r>
        <w:t xml:space="preserve">Jesper færdiggjorde validering af brugerinput client side i går, Claus fik gjort logging og exception handling færdig. Logging er dog kun testet på lokal maskine da vi endnu ikke har udrullet til server. </w:t>
      </w:r>
    </w:p>
    <w:p w:rsidR="008E210D" w:rsidRDefault="008E210D" w:rsidP="008E210D">
      <w:r>
        <w:t>I dag starter vi på rapportskrivning, Claus ser på Indledning, baggrund, krav mv. Jesper skriver om status på implementationen og om processen.</w:t>
      </w:r>
    </w:p>
    <w:p w:rsidR="00CB06B3" w:rsidRDefault="00CB06B3" w:rsidP="00CB06B3">
      <w:pPr>
        <w:pStyle w:val="Overskrift2"/>
      </w:pPr>
      <w:r>
        <w:t>13-12-2018:</w:t>
      </w:r>
    </w:p>
    <w:p w:rsidR="00CB06B3" w:rsidRDefault="00CB06B3" w:rsidP="008E210D">
      <w:r>
        <w:t xml:space="preserve">Claus: Indledning og baggrund er i gang fra i går, Krav er påbegyndt. Jesper er i gang med punkterne fra i går, vi afventer svar </w:t>
      </w:r>
      <w:r w:rsidR="008A41C6">
        <w:t>på mail fra Ronni vedr. status på implementationen, men vi har besluttet at liste både hvad vi nåede og hvad vi ikke nåede, ellers kan man ikke se hvor langt vi kom.</w:t>
      </w:r>
    </w:p>
    <w:p w:rsidR="00A031FB" w:rsidRDefault="00A031FB" w:rsidP="008E210D">
      <w:pPr>
        <w:rPr>
          <w:ins w:id="3491" w:author="Claus" w:date="2018-12-14T09:50:00Z"/>
        </w:rPr>
      </w:pPr>
      <w:r>
        <w:t>Vi har i dag fået lagt rapportens delelementer i scrum boardet, så vi bedre kan følge fremdriften.</w:t>
      </w:r>
    </w:p>
    <w:p w:rsidR="008D1CB6" w:rsidRDefault="008D1CB6">
      <w:pPr>
        <w:pStyle w:val="Overskrift2"/>
        <w:pPrChange w:id="3492" w:author="Claus" w:date="2018-12-19T12:01:00Z">
          <w:pPr/>
        </w:pPrChange>
      </w:pPr>
    </w:p>
    <w:sectPr w:rsidR="008D1CB6" w:rsidSect="00C25F8E">
      <w:pgSz w:w="11906" w:h="16838"/>
      <w:pgMar w:top="1440" w:right="1080" w:bottom="1440" w:left="108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Claus" w:date="2018-12-19T16:12:00Z" w:initials="C">
    <w:p w:rsidR="008D1CB6" w:rsidRDefault="008D1CB6">
      <w:pPr>
        <w:pStyle w:val="Kommentartekst"/>
      </w:pPr>
      <w:r>
        <w:rPr>
          <w:rStyle w:val="Kommentarhenvisning"/>
        </w:rPr>
        <w:annotationRef/>
      </w:r>
      <w:r>
        <w:t>Kilde? Kan vi se det noget sted? Hvad vil der ske i fremtiden – kan vi dokumentere at det vil blive svært at finde et XP miljø?</w:t>
      </w:r>
    </w:p>
  </w:comment>
  <w:comment w:id="302" w:author="Claus" w:date="2018-12-19T16:12:00Z" w:initials="C">
    <w:p w:rsidR="008D1CB6" w:rsidRDefault="008D1CB6">
      <w:pPr>
        <w:pStyle w:val="Kommentartekst"/>
      </w:pPr>
      <w:r>
        <w:rPr>
          <w:rStyle w:val="Kommentarhenvisning"/>
        </w:rPr>
        <w:annotationRef/>
      </w:r>
      <w:r>
        <w:t>Er det ok? Lad os se videoen igen og se om der er nogle specifikke krav gemt et sted…</w:t>
      </w:r>
    </w:p>
  </w:comment>
  <w:comment w:id="503" w:author="Claus" w:date="2018-12-19T16:12:00Z" w:initials="C">
    <w:p w:rsidR="008D1CB6" w:rsidRDefault="008D1CB6">
      <w:pPr>
        <w:pStyle w:val="Kommentartekst"/>
      </w:pPr>
      <w:r>
        <w:rPr>
          <w:rStyle w:val="Kommentarhenvisning"/>
        </w:rPr>
        <w:annotationRef/>
      </w:r>
      <w:r>
        <w:t>Skal vi hellere kalde det brugsmønstre?</w:t>
      </w:r>
    </w:p>
  </w:comment>
  <w:comment w:id="779" w:author="Claus" w:date="2018-12-19T16:12:00Z" w:initials="C">
    <w:p w:rsidR="008D1CB6" w:rsidRDefault="008D1CB6">
      <w:pPr>
        <w:pStyle w:val="Kommentartekst"/>
      </w:pPr>
      <w:r>
        <w:rPr>
          <w:rStyle w:val="Kommentarhenvisning"/>
        </w:rPr>
        <w:annotationRef/>
      </w:r>
      <w:r>
        <w:t>Skal vi have flere US med? F.eks. styklisteberegner / tegning?</w:t>
      </w:r>
    </w:p>
  </w:comment>
  <w:comment w:id="781" w:author="Claus" w:date="2018-12-19T16:12:00Z" w:initials="C">
    <w:p w:rsidR="00E504E3" w:rsidRDefault="00E504E3">
      <w:pPr>
        <w:pStyle w:val="Kommentartekst"/>
      </w:pPr>
      <w:r>
        <w:rPr>
          <w:rStyle w:val="Kommentarhenvisning"/>
        </w:rPr>
        <w:annotationRef/>
      </w:r>
      <w:r w:rsidR="00840495">
        <w:t>OBS - færdigøres</w:t>
      </w:r>
    </w:p>
  </w:comment>
  <w:comment w:id="790" w:author="Claus" w:date="2018-12-19T16:12:00Z" w:initials="C">
    <w:p w:rsidR="008D1CB6" w:rsidRDefault="008D1CB6">
      <w:pPr>
        <w:pStyle w:val="Kommentartekst"/>
      </w:pPr>
      <w:r>
        <w:rPr>
          <w:rStyle w:val="Kommentarhenvisning"/>
        </w:rPr>
        <w:annotationRef/>
      </w:r>
      <w:r>
        <w:t>Skal vi nævne det her, eller blot nævne det når vi kommer til afsnittet?</w:t>
      </w:r>
    </w:p>
  </w:comment>
  <w:comment w:id="948" w:author="Claus" w:date="2018-12-19T16:12:00Z" w:initials="C">
    <w:p w:rsidR="008D1CB6" w:rsidRDefault="008D1CB6">
      <w:pPr>
        <w:pStyle w:val="Kommentartekst"/>
      </w:pPr>
      <w:r>
        <w:rPr>
          <w:rStyle w:val="Kommentarhenvisning"/>
        </w:rPr>
        <w:annotationRef/>
      </w:r>
      <w:r>
        <w:t>Relevant?</w:t>
      </w:r>
    </w:p>
  </w:comment>
  <w:comment w:id="1208" w:author="Claus" w:date="2018-12-19T16:12:00Z" w:initials="C">
    <w:p w:rsidR="0089264D" w:rsidRDefault="0089264D">
      <w:pPr>
        <w:pStyle w:val="Kommentartekst"/>
      </w:pPr>
      <w:r>
        <w:rPr>
          <w:rStyle w:val="Kommentarhenvisning"/>
        </w:rPr>
        <w:annotationRef/>
      </w:r>
      <w:r w:rsidR="00840495">
        <w:t>husk denne</w:t>
      </w:r>
    </w:p>
  </w:comment>
  <w:comment w:id="1634" w:author="Claus" w:date="2018-12-19T16:12:00Z" w:initials="C">
    <w:p w:rsidR="008D1CB6" w:rsidRDefault="008D1CB6">
      <w:pPr>
        <w:pStyle w:val="Kommentartekst"/>
      </w:pPr>
      <w:r>
        <w:rPr>
          <w:rStyle w:val="Kommentarhenvisning"/>
        </w:rPr>
        <w:annotationRef/>
      </w:r>
      <w:r>
        <w:t>Lad os skrive hvad det regulære udtryk dikterer.</w:t>
      </w:r>
    </w:p>
  </w:comment>
  <w:comment w:id="3359" w:author="Claus" w:date="2018-12-19T16:12:00Z" w:initials="C">
    <w:p w:rsidR="008D1CB6" w:rsidRDefault="008D1CB6">
      <w:pPr>
        <w:pStyle w:val="Kommentartekst"/>
      </w:pPr>
      <w:r>
        <w:rPr>
          <w:rStyle w:val="Kommentarhenvisning"/>
        </w:rPr>
        <w:annotationRef/>
      </w:r>
      <w:r>
        <w:t>Kilde? Se i slides...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0495" w:rsidRDefault="00840495" w:rsidP="00D420CE">
      <w:pPr>
        <w:spacing w:after="0" w:line="240" w:lineRule="auto"/>
      </w:pPr>
      <w:r>
        <w:separator/>
      </w:r>
    </w:p>
  </w:endnote>
  <w:endnote w:type="continuationSeparator" w:id="1">
    <w:p w:rsidR="00840495" w:rsidRDefault="00840495" w:rsidP="00D420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hnschrift SemiLight">
    <w:panose1 w:val="020B0502040204020203"/>
    <w:charset w:val="00"/>
    <w:family w:val="swiss"/>
    <w:pitch w:val="variable"/>
    <w:sig w:usb0="80000047"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0495" w:rsidRDefault="00840495" w:rsidP="00D420CE">
      <w:pPr>
        <w:spacing w:after="0" w:line="240" w:lineRule="auto"/>
      </w:pPr>
      <w:r>
        <w:separator/>
      </w:r>
    </w:p>
  </w:footnote>
  <w:footnote w:type="continuationSeparator" w:id="1">
    <w:p w:rsidR="00840495" w:rsidRDefault="00840495" w:rsidP="00D420CE">
      <w:pPr>
        <w:spacing w:after="0" w:line="240" w:lineRule="auto"/>
      </w:pPr>
      <w:r>
        <w:continuationSeparator/>
      </w:r>
    </w:p>
  </w:footnote>
  <w:footnote w:id="2">
    <w:p w:rsidR="008D1CB6" w:rsidRDefault="008D1CB6">
      <w:pPr>
        <w:pStyle w:val="Fodnotetekst"/>
      </w:pPr>
      <w:ins w:id="1" w:author="Claus" w:date="2018-12-19T14:08:00Z">
        <w:r>
          <w:rPr>
            <w:rStyle w:val="Fodnotehenvisning"/>
          </w:rPr>
          <w:footnoteRef/>
        </w:r>
        <w:r>
          <w:t xml:space="preserve"> Jf videointerview: </w:t>
        </w:r>
        <w:r>
          <w:fldChar w:fldCharType="begin"/>
        </w:r>
        <w:r>
          <w:instrText xml:space="preserve"> HYPERLINK "</w:instrText>
        </w:r>
        <w:r w:rsidRPr="00D420CE">
          <w:instrText>https://www.youtube.com/watch?v=OMatlvol_ns</w:instrText>
        </w:r>
        <w:r>
          <w:instrText xml:space="preserve">" </w:instrText>
        </w:r>
        <w:r>
          <w:fldChar w:fldCharType="separate"/>
        </w:r>
        <w:r w:rsidRPr="00F264A5">
          <w:rPr>
            <w:rStyle w:val="Hyperlink"/>
          </w:rPr>
          <w:t>https://www.youtube.com/watch?v=OMatlvol_ns</w:t>
        </w:r>
        <w:r>
          <w:fldChar w:fldCharType="end"/>
        </w:r>
        <w:r>
          <w:t xml:space="preserve"> @13.25</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nsid w:val="2CD814D8"/>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1432"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5">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8">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9"/>
  </w:num>
  <w:num w:numId="2">
    <w:abstractNumId w:val="11"/>
  </w:num>
  <w:num w:numId="3">
    <w:abstractNumId w:val="7"/>
  </w:num>
  <w:num w:numId="4">
    <w:abstractNumId w:val="3"/>
  </w:num>
  <w:num w:numId="5">
    <w:abstractNumId w:val="1"/>
  </w:num>
  <w:num w:numId="6">
    <w:abstractNumId w:val="4"/>
  </w:num>
  <w:num w:numId="7">
    <w:abstractNumId w:val="10"/>
  </w:num>
  <w:num w:numId="8">
    <w:abstractNumId w:val="8"/>
  </w:num>
  <w:num w:numId="9">
    <w:abstractNumId w:val="6"/>
  </w:num>
  <w:num w:numId="10">
    <w:abstractNumId w:val="5"/>
  </w:num>
  <w:num w:numId="11">
    <w:abstractNumId w:val="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trackRevisions/>
  <w:defaultTabStop w:val="1304"/>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0BEB"/>
    <w:rsid w:val="00035B7D"/>
    <w:rsid w:val="00040122"/>
    <w:rsid w:val="00042DBB"/>
    <w:rsid w:val="0006707D"/>
    <w:rsid w:val="000720BB"/>
    <w:rsid w:val="00072462"/>
    <w:rsid w:val="00076A19"/>
    <w:rsid w:val="00076F77"/>
    <w:rsid w:val="0009330D"/>
    <w:rsid w:val="000962EB"/>
    <w:rsid w:val="00096E66"/>
    <w:rsid w:val="00096F7C"/>
    <w:rsid w:val="000A0755"/>
    <w:rsid w:val="000A23A5"/>
    <w:rsid w:val="000A7255"/>
    <w:rsid w:val="000B207B"/>
    <w:rsid w:val="000C27CC"/>
    <w:rsid w:val="000C3AED"/>
    <w:rsid w:val="000C7945"/>
    <w:rsid w:val="000E23CD"/>
    <w:rsid w:val="000E6EE4"/>
    <w:rsid w:val="000E7B11"/>
    <w:rsid w:val="000E7FEC"/>
    <w:rsid w:val="00100DFB"/>
    <w:rsid w:val="00101BD5"/>
    <w:rsid w:val="0010475B"/>
    <w:rsid w:val="00112AE8"/>
    <w:rsid w:val="00112F20"/>
    <w:rsid w:val="001138BD"/>
    <w:rsid w:val="00113D11"/>
    <w:rsid w:val="001155AE"/>
    <w:rsid w:val="00131C01"/>
    <w:rsid w:val="00132A3B"/>
    <w:rsid w:val="0013533A"/>
    <w:rsid w:val="00135936"/>
    <w:rsid w:val="0014228C"/>
    <w:rsid w:val="001526CB"/>
    <w:rsid w:val="00164A52"/>
    <w:rsid w:val="00170722"/>
    <w:rsid w:val="001768C7"/>
    <w:rsid w:val="00180C87"/>
    <w:rsid w:val="00183D0A"/>
    <w:rsid w:val="00194AB3"/>
    <w:rsid w:val="00195087"/>
    <w:rsid w:val="00197717"/>
    <w:rsid w:val="00197D57"/>
    <w:rsid w:val="001A7B65"/>
    <w:rsid w:val="001B0E62"/>
    <w:rsid w:val="001B2587"/>
    <w:rsid w:val="001B599D"/>
    <w:rsid w:val="001C1E11"/>
    <w:rsid w:val="001C5B17"/>
    <w:rsid w:val="001C65C2"/>
    <w:rsid w:val="001D37FD"/>
    <w:rsid w:val="001D5824"/>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33F6A"/>
    <w:rsid w:val="002477D7"/>
    <w:rsid w:val="002526FE"/>
    <w:rsid w:val="00252CB5"/>
    <w:rsid w:val="0025794C"/>
    <w:rsid w:val="00257A2C"/>
    <w:rsid w:val="00263007"/>
    <w:rsid w:val="002643A2"/>
    <w:rsid w:val="00273A97"/>
    <w:rsid w:val="002740EB"/>
    <w:rsid w:val="00280FF3"/>
    <w:rsid w:val="00296A06"/>
    <w:rsid w:val="00297FE3"/>
    <w:rsid w:val="002A162A"/>
    <w:rsid w:val="002A6B5D"/>
    <w:rsid w:val="002A6E98"/>
    <w:rsid w:val="002B4840"/>
    <w:rsid w:val="002B654D"/>
    <w:rsid w:val="002B7E1D"/>
    <w:rsid w:val="002C605A"/>
    <w:rsid w:val="002D30AB"/>
    <w:rsid w:val="002D4989"/>
    <w:rsid w:val="002D67EF"/>
    <w:rsid w:val="002D68B2"/>
    <w:rsid w:val="002D7BB7"/>
    <w:rsid w:val="002E3D80"/>
    <w:rsid w:val="002E736F"/>
    <w:rsid w:val="002E7C06"/>
    <w:rsid w:val="002F1835"/>
    <w:rsid w:val="002F26FD"/>
    <w:rsid w:val="002F2E8C"/>
    <w:rsid w:val="00300DF4"/>
    <w:rsid w:val="00303390"/>
    <w:rsid w:val="00304385"/>
    <w:rsid w:val="0030440E"/>
    <w:rsid w:val="00307E1F"/>
    <w:rsid w:val="00314221"/>
    <w:rsid w:val="00323B0D"/>
    <w:rsid w:val="003320F0"/>
    <w:rsid w:val="00334F88"/>
    <w:rsid w:val="003372A1"/>
    <w:rsid w:val="00337A46"/>
    <w:rsid w:val="003460E7"/>
    <w:rsid w:val="00350316"/>
    <w:rsid w:val="00350C84"/>
    <w:rsid w:val="00353EA5"/>
    <w:rsid w:val="00364FF1"/>
    <w:rsid w:val="00366190"/>
    <w:rsid w:val="003709D6"/>
    <w:rsid w:val="00373076"/>
    <w:rsid w:val="003735A3"/>
    <w:rsid w:val="0038107B"/>
    <w:rsid w:val="00381A7A"/>
    <w:rsid w:val="00393F7A"/>
    <w:rsid w:val="003945CE"/>
    <w:rsid w:val="003961D3"/>
    <w:rsid w:val="0039723C"/>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5BDC"/>
    <w:rsid w:val="00477DB7"/>
    <w:rsid w:val="0048045C"/>
    <w:rsid w:val="00483A38"/>
    <w:rsid w:val="00487D78"/>
    <w:rsid w:val="004A25D9"/>
    <w:rsid w:val="004A6288"/>
    <w:rsid w:val="004B0118"/>
    <w:rsid w:val="004B2BEC"/>
    <w:rsid w:val="004C186E"/>
    <w:rsid w:val="004C21AA"/>
    <w:rsid w:val="004C2A55"/>
    <w:rsid w:val="004D1DD1"/>
    <w:rsid w:val="004D4777"/>
    <w:rsid w:val="004E4E93"/>
    <w:rsid w:val="004F64B0"/>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70697"/>
    <w:rsid w:val="0057427B"/>
    <w:rsid w:val="00574D6C"/>
    <w:rsid w:val="00577A46"/>
    <w:rsid w:val="00582449"/>
    <w:rsid w:val="005853FA"/>
    <w:rsid w:val="005858CF"/>
    <w:rsid w:val="00595086"/>
    <w:rsid w:val="005A0F3D"/>
    <w:rsid w:val="005A2AF4"/>
    <w:rsid w:val="005A3D16"/>
    <w:rsid w:val="005B11EB"/>
    <w:rsid w:val="005B3C40"/>
    <w:rsid w:val="005B49B6"/>
    <w:rsid w:val="005B5DE2"/>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23A0"/>
    <w:rsid w:val="00653D30"/>
    <w:rsid w:val="006551D5"/>
    <w:rsid w:val="006558CB"/>
    <w:rsid w:val="0065789E"/>
    <w:rsid w:val="006608DC"/>
    <w:rsid w:val="00660F23"/>
    <w:rsid w:val="00664C00"/>
    <w:rsid w:val="00671A45"/>
    <w:rsid w:val="00675D96"/>
    <w:rsid w:val="00680CD3"/>
    <w:rsid w:val="0068161A"/>
    <w:rsid w:val="00684E28"/>
    <w:rsid w:val="00685C0F"/>
    <w:rsid w:val="006866A2"/>
    <w:rsid w:val="00697B2E"/>
    <w:rsid w:val="006A396F"/>
    <w:rsid w:val="006B2B60"/>
    <w:rsid w:val="006B388D"/>
    <w:rsid w:val="006B38C4"/>
    <w:rsid w:val="006C176E"/>
    <w:rsid w:val="006D3C23"/>
    <w:rsid w:val="006D44D1"/>
    <w:rsid w:val="006E0EBB"/>
    <w:rsid w:val="006F1314"/>
    <w:rsid w:val="006F4246"/>
    <w:rsid w:val="00700410"/>
    <w:rsid w:val="0070346A"/>
    <w:rsid w:val="00706E95"/>
    <w:rsid w:val="007113BC"/>
    <w:rsid w:val="0071237E"/>
    <w:rsid w:val="00713779"/>
    <w:rsid w:val="00715D1F"/>
    <w:rsid w:val="007166A9"/>
    <w:rsid w:val="00722829"/>
    <w:rsid w:val="00725F23"/>
    <w:rsid w:val="00726328"/>
    <w:rsid w:val="00737F6A"/>
    <w:rsid w:val="007405C7"/>
    <w:rsid w:val="0075148A"/>
    <w:rsid w:val="0075163D"/>
    <w:rsid w:val="00757D83"/>
    <w:rsid w:val="00761DD2"/>
    <w:rsid w:val="007655DC"/>
    <w:rsid w:val="00766741"/>
    <w:rsid w:val="007803A6"/>
    <w:rsid w:val="007937F7"/>
    <w:rsid w:val="007946F3"/>
    <w:rsid w:val="0079628D"/>
    <w:rsid w:val="007A2EA7"/>
    <w:rsid w:val="007A3F99"/>
    <w:rsid w:val="007A5839"/>
    <w:rsid w:val="007B1C18"/>
    <w:rsid w:val="007B3786"/>
    <w:rsid w:val="007B669B"/>
    <w:rsid w:val="007C28B3"/>
    <w:rsid w:val="007C495E"/>
    <w:rsid w:val="007D26B1"/>
    <w:rsid w:val="007D6C41"/>
    <w:rsid w:val="007E5344"/>
    <w:rsid w:val="007E736A"/>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4E4C"/>
    <w:rsid w:val="00825774"/>
    <w:rsid w:val="00832B0C"/>
    <w:rsid w:val="00833486"/>
    <w:rsid w:val="008339AD"/>
    <w:rsid w:val="00840495"/>
    <w:rsid w:val="008424A1"/>
    <w:rsid w:val="008427AB"/>
    <w:rsid w:val="008452FA"/>
    <w:rsid w:val="00865F60"/>
    <w:rsid w:val="00886BA5"/>
    <w:rsid w:val="00886BDA"/>
    <w:rsid w:val="0089264D"/>
    <w:rsid w:val="008A2EEE"/>
    <w:rsid w:val="008A41C6"/>
    <w:rsid w:val="008A6BE9"/>
    <w:rsid w:val="008B0BF3"/>
    <w:rsid w:val="008B48CE"/>
    <w:rsid w:val="008B5297"/>
    <w:rsid w:val="008C018D"/>
    <w:rsid w:val="008C2F48"/>
    <w:rsid w:val="008C642B"/>
    <w:rsid w:val="008D1CB6"/>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BC5"/>
    <w:rsid w:val="009F4435"/>
    <w:rsid w:val="00A031FB"/>
    <w:rsid w:val="00A1147E"/>
    <w:rsid w:val="00A13D0E"/>
    <w:rsid w:val="00A21720"/>
    <w:rsid w:val="00A23311"/>
    <w:rsid w:val="00A26A30"/>
    <w:rsid w:val="00A2757F"/>
    <w:rsid w:val="00A4041A"/>
    <w:rsid w:val="00A420DC"/>
    <w:rsid w:val="00A43C50"/>
    <w:rsid w:val="00A43CF4"/>
    <w:rsid w:val="00A47FD9"/>
    <w:rsid w:val="00A56F7A"/>
    <w:rsid w:val="00A63E70"/>
    <w:rsid w:val="00A75109"/>
    <w:rsid w:val="00A76332"/>
    <w:rsid w:val="00A76C8B"/>
    <w:rsid w:val="00A8637C"/>
    <w:rsid w:val="00A87595"/>
    <w:rsid w:val="00A9131C"/>
    <w:rsid w:val="00A96EFF"/>
    <w:rsid w:val="00A975AE"/>
    <w:rsid w:val="00AA123A"/>
    <w:rsid w:val="00AA2496"/>
    <w:rsid w:val="00AA35F0"/>
    <w:rsid w:val="00AB0616"/>
    <w:rsid w:val="00AB2C0A"/>
    <w:rsid w:val="00AB357E"/>
    <w:rsid w:val="00AB4EC1"/>
    <w:rsid w:val="00AB5317"/>
    <w:rsid w:val="00AC2921"/>
    <w:rsid w:val="00AC3552"/>
    <w:rsid w:val="00AC397E"/>
    <w:rsid w:val="00AC3EDB"/>
    <w:rsid w:val="00AD5396"/>
    <w:rsid w:val="00AE028E"/>
    <w:rsid w:val="00AE152D"/>
    <w:rsid w:val="00AE588F"/>
    <w:rsid w:val="00AF4B03"/>
    <w:rsid w:val="00AF6395"/>
    <w:rsid w:val="00B06677"/>
    <w:rsid w:val="00B115C9"/>
    <w:rsid w:val="00B16096"/>
    <w:rsid w:val="00B30175"/>
    <w:rsid w:val="00B307C8"/>
    <w:rsid w:val="00B34EC4"/>
    <w:rsid w:val="00B35397"/>
    <w:rsid w:val="00B37B67"/>
    <w:rsid w:val="00B40E8C"/>
    <w:rsid w:val="00B42FD8"/>
    <w:rsid w:val="00B45F79"/>
    <w:rsid w:val="00B471CC"/>
    <w:rsid w:val="00B5463E"/>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29BF"/>
    <w:rsid w:val="00BC463E"/>
    <w:rsid w:val="00BC5317"/>
    <w:rsid w:val="00BD0E15"/>
    <w:rsid w:val="00BD48E0"/>
    <w:rsid w:val="00BD4CE3"/>
    <w:rsid w:val="00BD765D"/>
    <w:rsid w:val="00BD79D8"/>
    <w:rsid w:val="00BE1BED"/>
    <w:rsid w:val="00BE453F"/>
    <w:rsid w:val="00BF3F20"/>
    <w:rsid w:val="00BF746A"/>
    <w:rsid w:val="00C05CCC"/>
    <w:rsid w:val="00C10478"/>
    <w:rsid w:val="00C1419F"/>
    <w:rsid w:val="00C15A62"/>
    <w:rsid w:val="00C17CB4"/>
    <w:rsid w:val="00C21484"/>
    <w:rsid w:val="00C2307C"/>
    <w:rsid w:val="00C25B55"/>
    <w:rsid w:val="00C25F8E"/>
    <w:rsid w:val="00C263B0"/>
    <w:rsid w:val="00C26624"/>
    <w:rsid w:val="00C30EE6"/>
    <w:rsid w:val="00C30F07"/>
    <w:rsid w:val="00C31642"/>
    <w:rsid w:val="00C34705"/>
    <w:rsid w:val="00C3591A"/>
    <w:rsid w:val="00C46B5B"/>
    <w:rsid w:val="00C47D82"/>
    <w:rsid w:val="00C50BD7"/>
    <w:rsid w:val="00C5405C"/>
    <w:rsid w:val="00C555F6"/>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B6C52"/>
    <w:rsid w:val="00CC1900"/>
    <w:rsid w:val="00CC1B68"/>
    <w:rsid w:val="00CC2534"/>
    <w:rsid w:val="00CC3F67"/>
    <w:rsid w:val="00CC43AF"/>
    <w:rsid w:val="00CD6A49"/>
    <w:rsid w:val="00CE2647"/>
    <w:rsid w:val="00CE4FAF"/>
    <w:rsid w:val="00CE61F8"/>
    <w:rsid w:val="00CE686E"/>
    <w:rsid w:val="00CF1CF8"/>
    <w:rsid w:val="00D012D1"/>
    <w:rsid w:val="00D0793A"/>
    <w:rsid w:val="00D1176D"/>
    <w:rsid w:val="00D120E6"/>
    <w:rsid w:val="00D1465C"/>
    <w:rsid w:val="00D21BEA"/>
    <w:rsid w:val="00D2246B"/>
    <w:rsid w:val="00D24E49"/>
    <w:rsid w:val="00D25017"/>
    <w:rsid w:val="00D34BEB"/>
    <w:rsid w:val="00D36484"/>
    <w:rsid w:val="00D41ADB"/>
    <w:rsid w:val="00D420CE"/>
    <w:rsid w:val="00D42FE3"/>
    <w:rsid w:val="00D633E3"/>
    <w:rsid w:val="00D676C0"/>
    <w:rsid w:val="00D73ED6"/>
    <w:rsid w:val="00D74B1C"/>
    <w:rsid w:val="00D77EED"/>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12432"/>
    <w:rsid w:val="00E204A8"/>
    <w:rsid w:val="00E20BEB"/>
    <w:rsid w:val="00E2172F"/>
    <w:rsid w:val="00E2193E"/>
    <w:rsid w:val="00E34DB4"/>
    <w:rsid w:val="00E4355F"/>
    <w:rsid w:val="00E438F7"/>
    <w:rsid w:val="00E504E3"/>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6F1F"/>
    <w:rsid w:val="00EC75FF"/>
    <w:rsid w:val="00EC7EA7"/>
    <w:rsid w:val="00ED23D9"/>
    <w:rsid w:val="00ED3297"/>
    <w:rsid w:val="00ED5E7B"/>
    <w:rsid w:val="00ED6C02"/>
    <w:rsid w:val="00EE3A3C"/>
    <w:rsid w:val="00EE3BBC"/>
    <w:rsid w:val="00EF243D"/>
    <w:rsid w:val="00EF2558"/>
    <w:rsid w:val="00EF5BBB"/>
    <w:rsid w:val="00F00DC5"/>
    <w:rsid w:val="00F05385"/>
    <w:rsid w:val="00F05B50"/>
    <w:rsid w:val="00F11904"/>
    <w:rsid w:val="00F143EA"/>
    <w:rsid w:val="00F15E06"/>
    <w:rsid w:val="00F176D3"/>
    <w:rsid w:val="00F17913"/>
    <w:rsid w:val="00F263EC"/>
    <w:rsid w:val="00F270DB"/>
    <w:rsid w:val="00F35CAE"/>
    <w:rsid w:val="00F52F59"/>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E1FA5"/>
    <w:rsid w:val="00FF011F"/>
    <w:rsid w:val="00FF4059"/>
    <w:rsid w:val="00FF420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3591A"/>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5405C"/>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numPr>
        <w:ilvl w:val="3"/>
        <w:numId w:val="12"/>
      </w:numPr>
      <w:spacing w:before="200" w:after="0"/>
      <w:ind w:left="864"/>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2740EB"/>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2740EB"/>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2740EB"/>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2740EB"/>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2740EB"/>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C3591A"/>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uiPriority w:val="1"/>
    <w:qFormat/>
    <w:rsid w:val="00700410"/>
    <w:pPr>
      <w:spacing w:after="0" w:line="240" w:lineRule="auto"/>
    </w:pPr>
  </w:style>
  <w:style w:type="paragraph" w:styleId="Fodnotetekst">
    <w:name w:val="footnote text"/>
    <w:basedOn w:val="Normal"/>
    <w:link w:val="FodnotetekstTegn"/>
    <w:uiPriority w:val="99"/>
    <w:semiHidden/>
    <w:unhideWhenUsed/>
    <w:rsid w:val="00D420C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420CE"/>
    <w:rPr>
      <w:sz w:val="20"/>
      <w:szCs w:val="20"/>
    </w:rPr>
  </w:style>
  <w:style w:type="character" w:styleId="Fodnotehenvisning">
    <w:name w:val="footnote reference"/>
    <w:basedOn w:val="Standardskrifttypeiafsnit"/>
    <w:uiPriority w:val="99"/>
    <w:semiHidden/>
    <w:unhideWhenUsed/>
    <w:rsid w:val="00D420CE"/>
    <w:rPr>
      <w:vertAlign w:val="superscript"/>
    </w:rPr>
  </w:style>
  <w:style w:type="character" w:customStyle="1" w:styleId="Overskrift5Tegn">
    <w:name w:val="Overskrift 5 Tegn"/>
    <w:basedOn w:val="Standardskrifttypeiafsnit"/>
    <w:link w:val="Overskrift5"/>
    <w:uiPriority w:val="9"/>
    <w:semiHidden/>
    <w:rsid w:val="002740EB"/>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semiHidden/>
    <w:rsid w:val="002740EB"/>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2740E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2740E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2740E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728186161">
                  <w:marLeft w:val="0"/>
                  <w:marRight w:val="0"/>
                  <w:marTop w:val="0"/>
                  <w:marBottom w:val="0"/>
                  <w:divBdr>
                    <w:top w:val="none" w:sz="0" w:space="0" w:color="auto"/>
                    <w:left w:val="none" w:sz="0" w:space="0" w:color="auto"/>
                    <w:bottom w:val="none" w:sz="0" w:space="0" w:color="auto"/>
                    <w:right w:val="none" w:sz="0" w:space="0" w:color="auto"/>
                  </w:divBdr>
                </w:div>
                <w:div w:id="413089068">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430924436">
                  <w:marLeft w:val="0"/>
                  <w:marRight w:val="0"/>
                  <w:marTop w:val="0"/>
                  <w:marBottom w:val="0"/>
                  <w:divBdr>
                    <w:top w:val="none" w:sz="0" w:space="0" w:color="auto"/>
                    <w:left w:val="none" w:sz="0" w:space="0" w:color="auto"/>
                    <w:bottom w:val="none" w:sz="0" w:space="0" w:color="auto"/>
                    <w:right w:val="none" w:sz="0" w:space="0" w:color="auto"/>
                  </w:divBdr>
                </w:div>
                <w:div w:id="1332023668">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 w:id="1108158094">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1643345588">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1729189598">
                  <w:marLeft w:val="0"/>
                  <w:marRight w:val="0"/>
                  <w:marTop w:val="0"/>
                  <w:marBottom w:val="0"/>
                  <w:divBdr>
                    <w:top w:val="none" w:sz="0" w:space="0" w:color="auto"/>
                    <w:left w:val="none" w:sz="0" w:space="0" w:color="auto"/>
                    <w:bottom w:val="none" w:sz="0" w:space="0" w:color="auto"/>
                    <w:right w:val="none" w:sz="0" w:space="0" w:color="auto"/>
                  </w:divBdr>
                </w:div>
                <w:div w:id="374353485">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 w:id="1597594953">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1732535712">
                  <w:marLeft w:val="0"/>
                  <w:marRight w:val="0"/>
                  <w:marTop w:val="0"/>
                  <w:marBottom w:val="0"/>
                  <w:divBdr>
                    <w:top w:val="none" w:sz="0" w:space="0" w:color="auto"/>
                    <w:left w:val="none" w:sz="0" w:space="0" w:color="auto"/>
                    <w:bottom w:val="none" w:sz="0" w:space="0" w:color="auto"/>
                    <w:right w:val="none" w:sz="0" w:space="0" w:color="auto"/>
                  </w:divBdr>
                </w:div>
                <w:div w:id="1589147398">
                  <w:marLeft w:val="0"/>
                  <w:marRight w:val="0"/>
                  <w:marTop w:val="0"/>
                  <w:marBottom w:val="0"/>
                  <w:divBdr>
                    <w:top w:val="none" w:sz="0" w:space="0" w:color="auto"/>
                    <w:left w:val="none" w:sz="0" w:space="0" w:color="auto"/>
                    <w:bottom w:val="none" w:sz="0" w:space="0" w:color="auto"/>
                    <w:right w:val="none" w:sz="0" w:space="0" w:color="auto"/>
                  </w:divBdr>
                </w:div>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 w:id="1561213933">
                  <w:marLeft w:val="0"/>
                  <w:marRight w:val="0"/>
                  <w:marTop w:val="0"/>
                  <w:marBottom w:val="0"/>
                  <w:divBdr>
                    <w:top w:val="none" w:sz="0" w:space="0" w:color="auto"/>
                    <w:left w:val="none" w:sz="0" w:space="0" w:color="auto"/>
                    <w:bottom w:val="none" w:sz="0" w:space="0" w:color="auto"/>
                    <w:right w:val="none" w:sz="0" w:space="0" w:color="auto"/>
                  </w:divBdr>
                </w:div>
                <w:div w:id="222954244">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1494680424">
                  <w:marLeft w:val="0"/>
                  <w:marRight w:val="0"/>
                  <w:marTop w:val="0"/>
                  <w:marBottom w:val="0"/>
                  <w:divBdr>
                    <w:top w:val="none" w:sz="0" w:space="0" w:color="auto"/>
                    <w:left w:val="none" w:sz="0" w:space="0" w:color="auto"/>
                    <w:bottom w:val="none" w:sz="0" w:space="0" w:color="auto"/>
                    <w:right w:val="none" w:sz="0" w:space="0" w:color="auto"/>
                  </w:divBdr>
                </w:div>
                <w:div w:id="1142380385">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773983320">
                  <w:marLeft w:val="0"/>
                  <w:marRight w:val="0"/>
                  <w:marTop w:val="0"/>
                  <w:marBottom w:val="0"/>
                  <w:divBdr>
                    <w:top w:val="none" w:sz="0" w:space="0" w:color="auto"/>
                    <w:left w:val="none" w:sz="0" w:space="0" w:color="auto"/>
                    <w:bottom w:val="none" w:sz="0" w:space="0" w:color="auto"/>
                    <w:right w:val="none" w:sz="0" w:space="0" w:color="auto"/>
                  </w:divBdr>
                </w:div>
                <w:div w:id="436147096">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2039037955">
                  <w:marLeft w:val="0"/>
                  <w:marRight w:val="0"/>
                  <w:marTop w:val="0"/>
                  <w:marBottom w:val="0"/>
                  <w:divBdr>
                    <w:top w:val="none" w:sz="0" w:space="0" w:color="auto"/>
                    <w:left w:val="none" w:sz="0" w:space="0" w:color="auto"/>
                    <w:bottom w:val="none" w:sz="0" w:space="0" w:color="auto"/>
                    <w:right w:val="none" w:sz="0" w:space="0" w:color="auto"/>
                  </w:divBdr>
                </w:div>
                <w:div w:id="1112897648">
                  <w:marLeft w:val="0"/>
                  <w:marRight w:val="0"/>
                  <w:marTop w:val="0"/>
                  <w:marBottom w:val="0"/>
                  <w:divBdr>
                    <w:top w:val="none" w:sz="0" w:space="0" w:color="auto"/>
                    <w:left w:val="none" w:sz="0" w:space="0" w:color="auto"/>
                    <w:bottom w:val="none" w:sz="0" w:space="0" w:color="auto"/>
                    <w:right w:val="none" w:sz="0" w:space="0" w:color="auto"/>
                  </w:divBdr>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1278682099">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 w:id="2124808740">
                  <w:marLeft w:val="0"/>
                  <w:marRight w:val="0"/>
                  <w:marTop w:val="0"/>
                  <w:marBottom w:val="0"/>
                  <w:divBdr>
                    <w:top w:val="none" w:sz="0" w:space="0" w:color="auto"/>
                    <w:left w:val="none" w:sz="0" w:space="0" w:color="auto"/>
                    <w:bottom w:val="none" w:sz="0" w:space="0" w:color="auto"/>
                    <w:right w:val="none" w:sz="0" w:space="0" w:color="auto"/>
                  </w:divBdr>
                </w:div>
                <w:div w:id="53681835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689599590">
                  <w:marLeft w:val="0"/>
                  <w:marRight w:val="0"/>
                  <w:marTop w:val="0"/>
                  <w:marBottom w:val="0"/>
                  <w:divBdr>
                    <w:top w:val="none" w:sz="0" w:space="0" w:color="auto"/>
                    <w:left w:val="none" w:sz="0" w:space="0" w:color="auto"/>
                    <w:bottom w:val="none" w:sz="0" w:space="0" w:color="auto"/>
                    <w:right w:val="none" w:sz="0" w:space="0" w:color="auto"/>
                  </w:divBdr>
                </w:div>
                <w:div w:id="234360454">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289777729">
                  <w:marLeft w:val="0"/>
                  <w:marRight w:val="0"/>
                  <w:marTop w:val="0"/>
                  <w:marBottom w:val="0"/>
                  <w:divBdr>
                    <w:top w:val="none" w:sz="0" w:space="0" w:color="auto"/>
                    <w:left w:val="none" w:sz="0" w:space="0" w:color="auto"/>
                    <w:bottom w:val="none" w:sz="0" w:space="0" w:color="auto"/>
                    <w:right w:val="none" w:sz="0" w:space="0" w:color="auto"/>
                  </w:divBdr>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1622572152">
                  <w:marLeft w:val="0"/>
                  <w:marRight w:val="0"/>
                  <w:marTop w:val="0"/>
                  <w:marBottom w:val="0"/>
                  <w:divBdr>
                    <w:top w:val="none" w:sz="0" w:space="0" w:color="auto"/>
                    <w:left w:val="none" w:sz="0" w:space="0" w:color="auto"/>
                    <w:bottom w:val="none" w:sz="0" w:space="0" w:color="auto"/>
                    <w:right w:val="none" w:sz="0" w:space="0" w:color="auto"/>
                  </w:divBdr>
                </w:div>
                <w:div w:id="1143499552">
                  <w:marLeft w:val="0"/>
                  <w:marRight w:val="0"/>
                  <w:marTop w:val="0"/>
                  <w:marBottom w:val="0"/>
                  <w:divBdr>
                    <w:top w:val="none" w:sz="0" w:space="0" w:color="auto"/>
                    <w:left w:val="none" w:sz="0" w:space="0" w:color="auto"/>
                    <w:bottom w:val="none" w:sz="0" w:space="0" w:color="auto"/>
                    <w:right w:val="none" w:sz="0" w:space="0" w:color="auto"/>
                  </w:divBdr>
                </w:div>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73F914-E4A0-440C-A71A-DE57054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7106</TotalTime>
  <Pages>49</Pages>
  <Words>12964</Words>
  <Characters>79083</Characters>
  <Application>Microsoft Office Word</Application>
  <DocSecurity>0</DocSecurity>
  <Lines>659</Lines>
  <Paragraphs>183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Claus</dc:creator>
  <cp:lastModifiedBy>Claus</cp:lastModifiedBy>
  <cp:revision>482</cp:revision>
  <dcterms:created xsi:type="dcterms:W3CDTF">2018-11-01T10:54:00Z</dcterms:created>
  <dcterms:modified xsi:type="dcterms:W3CDTF">2018-12-19T15:15:00Z</dcterms:modified>
</cp:coreProperties>
</file>